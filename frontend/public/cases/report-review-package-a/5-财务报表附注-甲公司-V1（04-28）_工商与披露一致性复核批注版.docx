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36626">
      <w:pPr>
        <w:spacing w:line="400" w:lineRule="exact"/>
        <w:ind w:right="357"/>
        <w:jc w:val="center"/>
        <w:outlineLvl w:val="0"/>
        <w:rPr>
          <w:rFonts w:hint="eastAsia" w:cs="Arial" w:asciiTheme="minorEastAsia" w:hAnsiTheme="minorEastAsia" w:eastAsiaTheme="minorEastAsia"/>
          <w:b/>
          <w:color w:val="000000"/>
          <w:sz w:val="28"/>
          <w:szCs w:val="28"/>
        </w:rPr>
      </w:pPr>
      <w:r>
        <w:rPr>
          <w:rFonts w:hint="eastAsia" w:cs="Arial" w:asciiTheme="minorEastAsia" w:hAnsiTheme="minorEastAsia" w:eastAsiaTheme="minorEastAsia"/>
          <w:b/>
          <w:color w:val="000000"/>
          <w:sz w:val="28"/>
          <w:szCs w:val="28"/>
        </w:rPr>
        <w:t>北京北信源软件</w:t>
      </w:r>
      <w:r>
        <w:rPr>
          <w:rFonts w:cs="Arial" w:asciiTheme="minorEastAsia" w:hAnsiTheme="minorEastAsia" w:eastAsiaTheme="minorEastAsia"/>
          <w:b/>
          <w:color w:val="000000"/>
          <w:sz w:val="28"/>
          <w:szCs w:val="28"/>
        </w:rPr>
        <w:t>股份有限公司</w:t>
      </w:r>
    </w:p>
    <w:p w14:paraId="42687A03">
      <w:pPr>
        <w:spacing w:line="400" w:lineRule="exact"/>
        <w:ind w:right="357"/>
        <w:jc w:val="center"/>
        <w:rPr>
          <w:rFonts w:hint="eastAsia" w:cs="Arial" w:asciiTheme="minorEastAsia" w:hAnsiTheme="minorEastAsia" w:eastAsiaTheme="minorEastAsia"/>
          <w:b/>
          <w:color w:val="000000"/>
          <w:sz w:val="28"/>
          <w:szCs w:val="28"/>
        </w:rPr>
      </w:pPr>
      <w:r>
        <w:rPr>
          <w:rFonts w:cs="Arial" w:asciiTheme="minorEastAsia" w:hAnsiTheme="minorEastAsia" w:eastAsiaTheme="minorEastAsia"/>
          <w:b/>
          <w:color w:val="000000"/>
          <w:sz w:val="28"/>
          <w:szCs w:val="28"/>
        </w:rPr>
        <w:t>202</w:t>
      </w:r>
      <w:r>
        <w:rPr>
          <w:rFonts w:hint="eastAsia" w:cs="Arial" w:asciiTheme="minorEastAsia" w:hAnsiTheme="minorEastAsia" w:eastAsiaTheme="minorEastAsia"/>
          <w:b/>
          <w:color w:val="000000"/>
          <w:sz w:val="28"/>
          <w:szCs w:val="28"/>
        </w:rPr>
        <w:t>5</w:t>
      </w:r>
      <w:r>
        <w:rPr>
          <w:rFonts w:cs="Arial" w:asciiTheme="minorEastAsia" w:hAnsiTheme="minorEastAsia" w:eastAsiaTheme="minorEastAsia"/>
          <w:b/>
          <w:color w:val="000000"/>
          <w:sz w:val="28"/>
          <w:szCs w:val="28"/>
        </w:rPr>
        <w:t>年度财务报表附注</w:t>
      </w:r>
    </w:p>
    <w:p w14:paraId="1F4720BC">
      <w:pPr>
        <w:spacing w:line="400" w:lineRule="exact"/>
        <w:ind w:right="357"/>
        <w:jc w:val="center"/>
        <w:outlineLvl w:val="0"/>
        <w:rPr>
          <w:rFonts w:hint="eastAsia" w:cs="Arial" w:asciiTheme="minorEastAsia" w:hAnsiTheme="minorEastAsia" w:eastAsiaTheme="minorEastAsia"/>
          <w:b/>
          <w:color w:val="000000"/>
          <w:szCs w:val="21"/>
        </w:rPr>
      </w:pPr>
      <w:r>
        <w:rPr>
          <w:rFonts w:cs="Arial" w:asciiTheme="minorEastAsia" w:hAnsiTheme="minorEastAsia" w:eastAsiaTheme="minorEastAsia"/>
          <w:b/>
          <w:color w:val="000000"/>
          <w:szCs w:val="21"/>
        </w:rPr>
        <w:t>（除特别说明外，金额单位为人民币元）</w:t>
      </w:r>
    </w:p>
    <w:p w14:paraId="141E7C86">
      <w:pPr>
        <w:spacing w:line="400" w:lineRule="exact"/>
        <w:ind w:firstLine="422" w:firstLineChars="200"/>
        <w:rPr>
          <w:rFonts w:hint="eastAsia" w:cs="Arial" w:asciiTheme="minorEastAsia" w:hAnsiTheme="minorEastAsia" w:eastAsiaTheme="minorEastAsia"/>
          <w:b/>
          <w:bCs/>
          <w:szCs w:val="21"/>
        </w:rPr>
      </w:pPr>
    </w:p>
    <w:p w14:paraId="55308B41">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一、公司基本情况</w:t>
      </w:r>
    </w:p>
    <w:p w14:paraId="216344C2">
      <w:pPr>
        <w:pStyle w:val="12"/>
        <w:widowControl/>
        <w:numPr>
          <w:ilvl w:val="0"/>
          <w:numId w:val="1"/>
        </w:numPr>
        <w:adjustRightInd/>
        <w:spacing w:line="400" w:lineRule="exact"/>
        <w:textAlignment w:val="auto"/>
        <w:rPr>
          <w:rFonts w:hint="eastAsia" w:asciiTheme="minorEastAsia" w:hAnsiTheme="minorEastAsia" w:eastAsiaTheme="minorEastAsia"/>
          <w:b/>
          <w:sz w:val="21"/>
          <w:szCs w:val="21"/>
        </w:rPr>
      </w:pPr>
      <w:r>
        <w:rPr>
          <w:rFonts w:hint="eastAsia" w:asciiTheme="minorEastAsia" w:hAnsiTheme="minorEastAsia" w:eastAsiaTheme="minorEastAsia"/>
          <w:b/>
          <w:sz w:val="21"/>
          <w:szCs w:val="21"/>
        </w:rPr>
        <w:t>公司注册地、组织形式和总部地址</w:t>
      </w:r>
    </w:p>
    <w:p w14:paraId="2F8BFCDC">
      <w:pPr>
        <w:pStyle w:val="67"/>
        <w:widowControl w:val="0"/>
        <w:tabs>
          <w:tab w:val="left" w:pos="196"/>
          <w:tab w:val="left" w:pos="426"/>
        </w:tabs>
        <w:spacing w:line="400" w:lineRule="exact"/>
        <w:ind w:left="0" w:leftChars="0" w:firstLine="420" w:firstLineChars="200"/>
        <w:rPr>
          <w:rFonts w:hint="eastAsia" w:cs="Arial" w:asciiTheme="minorEastAsia" w:hAnsiTheme="minorEastAsia" w:eastAsiaTheme="minorEastAsia"/>
          <w:bCs/>
        </w:rPr>
      </w:pPr>
      <w:r>
        <w:rPr>
          <w:rFonts w:cs="Arial" w:asciiTheme="minorEastAsia" w:hAnsiTheme="minorEastAsia" w:eastAsiaTheme="minorEastAsia"/>
          <w:bCs/>
        </w:rPr>
        <w:t>北京北信源软件股份有限公司</w:t>
      </w:r>
      <w:r>
        <w:rPr>
          <w:rFonts w:asciiTheme="minorEastAsia" w:hAnsiTheme="minorEastAsia" w:eastAsiaTheme="minorEastAsia"/>
        </w:rPr>
        <w:t>（以下简称“公</w:t>
      </w:r>
      <w:r>
        <w:rPr>
          <w:rFonts w:cs="Arial" w:asciiTheme="minorEastAsia" w:hAnsiTheme="minorEastAsia" w:eastAsiaTheme="minorEastAsia"/>
          <w:bCs/>
        </w:rPr>
        <w:t>司”或“本公司”）前身为</w:t>
      </w:r>
      <w:r>
        <w:rPr>
          <w:rFonts w:hint="eastAsia" w:cs="Arial" w:asciiTheme="minorEastAsia" w:hAnsiTheme="minorEastAsia" w:eastAsiaTheme="minorEastAsia"/>
          <w:bCs/>
        </w:rPr>
        <w:t>北京北信源自动化技术有限公司，</w:t>
      </w:r>
      <w:r>
        <w:rPr>
          <w:rFonts w:cs="Arial" w:asciiTheme="minorEastAsia" w:hAnsiTheme="minorEastAsia" w:eastAsiaTheme="minorEastAsia"/>
          <w:bCs/>
        </w:rPr>
        <w:t>于1996</w:t>
      </w:r>
      <w:r>
        <w:rPr>
          <w:rFonts w:hint="eastAsia" w:cs="Arial" w:asciiTheme="minorEastAsia" w:hAnsiTheme="minorEastAsia" w:eastAsiaTheme="minorEastAsia"/>
          <w:bCs/>
        </w:rPr>
        <w:t>年</w:t>
      </w:r>
      <w:r>
        <w:rPr>
          <w:rFonts w:cs="Arial" w:asciiTheme="minorEastAsia" w:hAnsiTheme="minorEastAsia" w:eastAsiaTheme="minorEastAsia"/>
          <w:bCs/>
        </w:rPr>
        <w:t>5</w:t>
      </w:r>
      <w:r>
        <w:rPr>
          <w:rFonts w:hint="eastAsia" w:cs="Arial" w:asciiTheme="minorEastAsia" w:hAnsiTheme="minorEastAsia" w:eastAsiaTheme="minorEastAsia"/>
          <w:bCs/>
        </w:rPr>
        <w:t>月</w:t>
      </w:r>
      <w:r>
        <w:rPr>
          <w:rFonts w:cs="Arial" w:asciiTheme="minorEastAsia" w:hAnsiTheme="minorEastAsia" w:eastAsiaTheme="minorEastAsia"/>
          <w:bCs/>
        </w:rPr>
        <w:t>28</w:t>
      </w:r>
      <w:r>
        <w:rPr>
          <w:rFonts w:hint="eastAsia" w:cs="Arial" w:asciiTheme="minorEastAsia" w:hAnsiTheme="minorEastAsia" w:eastAsiaTheme="minorEastAsia"/>
          <w:bCs/>
        </w:rPr>
        <w:t>日</w:t>
      </w:r>
      <w:r>
        <w:rPr>
          <w:rFonts w:cs="Arial" w:asciiTheme="minorEastAsia" w:hAnsiTheme="minorEastAsia" w:eastAsiaTheme="minorEastAsia"/>
          <w:bCs/>
        </w:rPr>
        <w:t>经</w:t>
      </w:r>
      <w:r>
        <w:rPr>
          <w:rFonts w:hint="eastAsia" w:cs="Arial" w:asciiTheme="minorEastAsia" w:hAnsiTheme="minorEastAsia" w:eastAsiaTheme="minorEastAsia"/>
          <w:bCs/>
        </w:rPr>
        <w:t>北京市工商行政管理局核准登记</w:t>
      </w:r>
      <w:r>
        <w:rPr>
          <w:rFonts w:cs="Arial" w:asciiTheme="minorEastAsia" w:hAnsiTheme="minorEastAsia" w:eastAsiaTheme="minorEastAsia"/>
          <w:bCs/>
        </w:rPr>
        <w:t>，由</w:t>
      </w:r>
      <w:r>
        <w:rPr>
          <w:rFonts w:hint="eastAsia" w:cs="Arial" w:asciiTheme="minorEastAsia" w:hAnsiTheme="minorEastAsia" w:eastAsiaTheme="minorEastAsia"/>
          <w:bCs/>
        </w:rPr>
        <w:t>林皓先生与李纪敏女士</w:t>
      </w:r>
      <w:r>
        <w:rPr>
          <w:rFonts w:cs="Arial" w:asciiTheme="minorEastAsia" w:hAnsiTheme="minorEastAsia" w:eastAsiaTheme="minorEastAsia"/>
          <w:bCs/>
        </w:rPr>
        <w:t>共同发起设立。</w:t>
      </w:r>
      <w:r>
        <w:rPr>
          <w:rFonts w:hint="eastAsia" w:cs="Arial" w:asciiTheme="minorEastAsia" w:hAnsiTheme="minorEastAsia" w:eastAsiaTheme="minorEastAsia"/>
          <w:bCs/>
        </w:rPr>
        <w:t>公司</w:t>
      </w:r>
      <w:r>
        <w:rPr>
          <w:rFonts w:cs="Arial" w:asciiTheme="minorEastAsia" w:hAnsiTheme="minorEastAsia" w:eastAsiaTheme="minorEastAsia"/>
          <w:bCs/>
        </w:rPr>
        <w:t>企业法人营业执照注册号：91110000101967333M</w:t>
      </w:r>
      <w:r>
        <w:rPr>
          <w:rFonts w:hint="eastAsia" w:cs="Arial" w:asciiTheme="minorEastAsia" w:hAnsiTheme="minorEastAsia" w:eastAsiaTheme="minorEastAsia"/>
          <w:bCs/>
        </w:rPr>
        <w:t>，并于</w:t>
      </w:r>
      <w:r>
        <w:rPr>
          <w:rFonts w:cs="Arial" w:asciiTheme="minorEastAsia" w:hAnsiTheme="minorEastAsia" w:eastAsiaTheme="minorEastAsia"/>
          <w:bCs/>
        </w:rPr>
        <w:t>2012</w:t>
      </w:r>
      <w:r>
        <w:rPr>
          <w:rFonts w:hint="eastAsia" w:cs="Arial" w:asciiTheme="minorEastAsia" w:hAnsiTheme="minorEastAsia" w:eastAsiaTheme="minorEastAsia"/>
          <w:bCs/>
        </w:rPr>
        <w:t>年</w:t>
      </w:r>
      <w:r>
        <w:rPr>
          <w:rFonts w:cs="Arial" w:asciiTheme="minorEastAsia" w:hAnsiTheme="minorEastAsia" w:eastAsiaTheme="minorEastAsia"/>
          <w:bCs/>
        </w:rPr>
        <w:t>9</w:t>
      </w:r>
      <w:r>
        <w:rPr>
          <w:rFonts w:hint="eastAsia" w:cs="Arial" w:asciiTheme="minorEastAsia" w:hAnsiTheme="minorEastAsia" w:eastAsiaTheme="minorEastAsia"/>
          <w:bCs/>
        </w:rPr>
        <w:t>月</w:t>
      </w:r>
      <w:r>
        <w:rPr>
          <w:rFonts w:cs="Arial" w:asciiTheme="minorEastAsia" w:hAnsiTheme="minorEastAsia" w:eastAsiaTheme="minorEastAsia"/>
          <w:bCs/>
        </w:rPr>
        <w:t>12</w:t>
      </w:r>
      <w:r>
        <w:rPr>
          <w:rFonts w:hint="eastAsia" w:cs="Arial" w:asciiTheme="minorEastAsia" w:hAnsiTheme="minorEastAsia" w:eastAsiaTheme="minorEastAsia"/>
          <w:bCs/>
        </w:rPr>
        <w:t>日在深圳证券交易所上市</w:t>
      </w:r>
      <w:r>
        <w:rPr>
          <w:rFonts w:cs="Arial" w:asciiTheme="minorEastAsia" w:hAnsiTheme="minorEastAsia" w:eastAsiaTheme="minorEastAsia"/>
          <w:bCs/>
        </w:rPr>
        <w:t>。</w:t>
      </w:r>
    </w:p>
    <w:p w14:paraId="67CFC5C2">
      <w:pPr>
        <w:spacing w:line="400" w:lineRule="exact"/>
        <w:ind w:firstLine="420" w:firstLineChars="200"/>
        <w:rPr>
          <w:rFonts w:hint="eastAsia" w:cs="Arial" w:asciiTheme="minorEastAsia" w:hAnsiTheme="minorEastAsia" w:eastAsiaTheme="minorEastAsia"/>
          <w:bCs/>
          <w:szCs w:val="21"/>
        </w:rPr>
      </w:pPr>
      <w:r>
        <w:rPr>
          <w:rFonts w:hint="eastAsia" w:asciiTheme="minorEastAsia" w:hAnsiTheme="minorEastAsia" w:eastAsiaTheme="minorEastAsia"/>
          <w:szCs w:val="21"/>
        </w:rPr>
        <w:t>经过历年</w:t>
      </w:r>
      <w:r>
        <w:rPr>
          <w:rFonts w:hint="eastAsia" w:cs="Arial" w:asciiTheme="minorEastAsia" w:hAnsiTheme="minorEastAsia" w:eastAsiaTheme="minorEastAsia"/>
          <w:bCs/>
          <w:szCs w:val="21"/>
        </w:rPr>
        <w:t>的派送红股、配售新股、转增股本及增发新股，</w:t>
      </w:r>
      <w:r>
        <w:rPr>
          <w:rFonts w:cs="Arial" w:asciiTheme="minorEastAsia" w:hAnsiTheme="minorEastAsia" w:eastAsiaTheme="minorEastAsia"/>
          <w:bCs/>
          <w:szCs w:val="21"/>
        </w:rPr>
        <w:t>截止20</w:t>
      </w:r>
      <w:r>
        <w:rPr>
          <w:rFonts w:hint="eastAsia" w:cs="Arial" w:asciiTheme="minorEastAsia" w:hAnsiTheme="minorEastAsia" w:eastAsiaTheme="minorEastAsia"/>
          <w:bCs/>
          <w:szCs w:val="21"/>
        </w:rPr>
        <w:t>25</w:t>
      </w:r>
      <w:r>
        <w:rPr>
          <w:rFonts w:cs="Arial" w:asciiTheme="minorEastAsia" w:hAnsiTheme="minorEastAsia" w:eastAsiaTheme="minorEastAsia"/>
          <w:bCs/>
          <w:szCs w:val="21"/>
        </w:rPr>
        <w:t>年12月31日，本公司累计发行</w:t>
      </w:r>
      <w:r>
        <w:rPr>
          <w:rFonts w:hint="eastAsia" w:cs="Arial" w:asciiTheme="minorEastAsia" w:hAnsiTheme="minorEastAsia" w:eastAsiaTheme="minorEastAsia"/>
          <w:bCs/>
          <w:szCs w:val="21"/>
        </w:rPr>
        <w:t>普通股（</w:t>
      </w:r>
      <w:r>
        <w:rPr>
          <w:rFonts w:cs="Arial" w:asciiTheme="minorEastAsia" w:hAnsiTheme="minorEastAsia" w:eastAsiaTheme="minorEastAsia"/>
          <w:bCs/>
          <w:szCs w:val="21"/>
        </w:rPr>
        <w:t>A</w:t>
      </w:r>
      <w:r>
        <w:rPr>
          <w:rFonts w:hint="eastAsia" w:cs="Arial" w:asciiTheme="minorEastAsia" w:hAnsiTheme="minorEastAsia" w:eastAsiaTheme="minorEastAsia"/>
          <w:bCs/>
          <w:szCs w:val="21"/>
        </w:rPr>
        <w:t>股）</w:t>
      </w:r>
      <w:r>
        <w:rPr>
          <w:rFonts w:cs="Arial" w:asciiTheme="minorEastAsia" w:hAnsiTheme="minorEastAsia" w:eastAsiaTheme="minorEastAsia"/>
          <w:bCs/>
          <w:szCs w:val="21"/>
        </w:rPr>
        <w:t>1,670</w:t>
      </w:r>
      <w:r>
        <w:rPr>
          <w:rFonts w:hint="eastAsia" w:cs="Arial" w:asciiTheme="minorEastAsia" w:hAnsiTheme="minorEastAsia" w:eastAsiaTheme="minorEastAsia"/>
          <w:bCs/>
          <w:szCs w:val="21"/>
        </w:rPr>
        <w:t>万股</w:t>
      </w:r>
      <w:r>
        <w:rPr>
          <w:rFonts w:cs="Arial" w:asciiTheme="minorEastAsia" w:hAnsiTheme="minorEastAsia" w:eastAsiaTheme="minorEastAsia"/>
          <w:bCs/>
          <w:szCs w:val="21"/>
        </w:rPr>
        <w:t>，注册资本为144,982.41万元</w:t>
      </w:r>
      <w:r>
        <w:rPr>
          <w:rFonts w:hint="eastAsia" w:cs="Arial" w:asciiTheme="minorEastAsia" w:hAnsiTheme="minorEastAsia" w:eastAsiaTheme="minorEastAsia"/>
          <w:bCs/>
          <w:szCs w:val="21"/>
        </w:rPr>
        <w:t>，注册地址：北京市海淀区中关村南大街34号中关村科技发展大厦C座1602室，总部地址：北京市海淀区四季慧谷国家网络安全产业园16号楼2层。</w:t>
      </w:r>
    </w:p>
    <w:p w14:paraId="68410A98">
      <w:pPr>
        <w:pStyle w:val="12"/>
        <w:widowControl/>
        <w:numPr>
          <w:ilvl w:val="0"/>
          <w:numId w:val="1"/>
        </w:numPr>
        <w:adjustRightInd/>
        <w:spacing w:line="400" w:lineRule="exact"/>
        <w:textAlignment w:val="auto"/>
        <w:rPr>
          <w:rFonts w:hint="eastAsia" w:asciiTheme="minorEastAsia" w:hAnsiTheme="minorEastAsia" w:eastAsiaTheme="minorEastAsia"/>
          <w:b/>
          <w:sz w:val="21"/>
          <w:szCs w:val="21"/>
        </w:rPr>
      </w:pPr>
      <w:r>
        <w:rPr>
          <w:rFonts w:hint="eastAsia" w:asciiTheme="minorEastAsia" w:hAnsiTheme="minorEastAsia" w:eastAsiaTheme="minorEastAsia"/>
          <w:b/>
          <w:sz w:val="21"/>
          <w:szCs w:val="21"/>
        </w:rPr>
        <w:t>公司实际从事的主要经营活动</w:t>
      </w:r>
    </w:p>
    <w:p w14:paraId="5806E8A7">
      <w:pPr>
        <w:pStyle w:val="67"/>
        <w:widowControl w:val="0"/>
        <w:tabs>
          <w:tab w:val="left" w:pos="196"/>
          <w:tab w:val="left" w:pos="426"/>
        </w:tabs>
        <w:spacing w:line="400" w:lineRule="exact"/>
        <w:ind w:left="0" w:leftChars="0" w:firstLine="420" w:firstLineChars="200"/>
        <w:rPr>
          <w:rFonts w:hint="eastAsia" w:cs="Arial" w:asciiTheme="minorEastAsia" w:hAnsiTheme="minorEastAsia" w:eastAsiaTheme="minorEastAsia"/>
          <w:bCs/>
        </w:rPr>
      </w:pPr>
      <w:r>
        <w:rPr>
          <w:rFonts w:cs="Arial" w:asciiTheme="minorEastAsia" w:hAnsiTheme="minorEastAsia" w:eastAsiaTheme="minorEastAsia"/>
          <w:bCs/>
        </w:rPr>
        <w:t>本公司</w:t>
      </w:r>
      <w:r>
        <w:rPr>
          <w:rFonts w:hint="eastAsia" w:cs="Arial" w:asciiTheme="minorEastAsia" w:hAnsiTheme="minorEastAsia" w:eastAsiaTheme="minorEastAsia"/>
          <w:bCs/>
        </w:rPr>
        <w:t>及各子公司</w:t>
      </w:r>
      <w:r>
        <w:rPr>
          <w:rFonts w:cs="Arial" w:asciiTheme="minorEastAsia" w:hAnsiTheme="minorEastAsia" w:eastAsiaTheme="minorEastAsia"/>
          <w:bCs/>
        </w:rPr>
        <w:t>主要从事</w:t>
      </w:r>
      <w:r>
        <w:rPr>
          <w:rFonts w:hint="eastAsia" w:cs="Arial" w:asciiTheme="minorEastAsia" w:hAnsiTheme="minorEastAsia" w:eastAsiaTheme="minorEastAsia"/>
          <w:bCs/>
        </w:rPr>
        <w:t>计算机系统服务；数据处理；基础软件服务；应用软件服务；计算机软硬件及通信设备的研发、技术推广、技术转让、技术培训、维修、咨询、服务、销售；计算机软硬件的生产、组装；复制记录媒介（不含出版物）；技术进出口、货物进出口、代理进出口；销售计算机信息系统安全专用产品、经国家密码管理局审批并通过指定检测机构产品质量检测的商用密码产品；经国家密码管理机构批准的商用密码产品的开发；第二类增值电信业务中的信息服务业务（不含固定网电话信息服务）。</w:t>
      </w:r>
    </w:p>
    <w:p w14:paraId="7BD2A5B1">
      <w:pPr>
        <w:pStyle w:val="12"/>
        <w:widowControl/>
        <w:adjustRightInd/>
        <w:spacing w:line="400" w:lineRule="exact"/>
        <w:ind w:left="0" w:leftChars="0" w:firstLine="422" w:firstLineChars="200"/>
        <w:textAlignment w:val="auto"/>
        <w:rPr>
          <w:rFonts w:hint="eastAsia" w:cs="Arial" w:asciiTheme="minorEastAsia" w:hAnsiTheme="minorEastAsia" w:eastAsiaTheme="minorEastAsia"/>
          <w:bCs/>
          <w:kern w:val="2"/>
          <w:sz w:val="21"/>
          <w:szCs w:val="21"/>
        </w:rPr>
      </w:pPr>
      <w:r>
        <w:rPr>
          <w:rFonts w:hint="eastAsia" w:asciiTheme="minorEastAsia" w:hAnsiTheme="minorEastAsia" w:eastAsiaTheme="minorEastAsia"/>
          <w:b/>
          <w:sz w:val="21"/>
          <w:szCs w:val="21"/>
          <w:lang w:val="en-US" w:eastAsia="zh-CN"/>
        </w:rPr>
        <w:t>3、</w:t>
      </w:r>
      <w:r>
        <w:rPr>
          <w:rFonts w:hint="eastAsia" w:asciiTheme="minorEastAsia" w:hAnsiTheme="minorEastAsia" w:eastAsiaTheme="minorEastAsia"/>
          <w:b/>
          <w:sz w:val="21"/>
          <w:szCs w:val="21"/>
        </w:rPr>
        <w:t>财务报告的批准报出</w:t>
      </w:r>
    </w:p>
    <w:p w14:paraId="7BB6F8FF">
      <w:pPr>
        <w:overflowPunct w:val="0"/>
        <w:autoSpaceDE w:val="0"/>
        <w:autoSpaceDN w:val="0"/>
        <w:adjustRightInd w:val="0"/>
        <w:snapToGrid w:val="0"/>
        <w:spacing w:line="400" w:lineRule="exact"/>
        <w:ind w:firstLine="420" w:firstLineChars="200"/>
        <w:textAlignment w:val="bottom"/>
        <w:rPr>
          <w:rFonts w:hint="eastAsia" w:cs="Arial" w:asciiTheme="minorEastAsia" w:hAnsiTheme="minorEastAsia" w:eastAsiaTheme="minorEastAsia"/>
          <w:bCs/>
          <w:szCs w:val="21"/>
        </w:rPr>
      </w:pPr>
      <w:r>
        <w:rPr>
          <w:rFonts w:cs="Arial" w:asciiTheme="minorEastAsia" w:hAnsiTheme="minorEastAsia" w:eastAsiaTheme="minorEastAsia"/>
          <w:bCs/>
          <w:szCs w:val="21"/>
        </w:rPr>
        <w:tab/>
      </w:r>
      <w:r>
        <w:rPr>
          <w:rFonts w:cs="Arial" w:asciiTheme="minorEastAsia" w:hAnsiTheme="minorEastAsia" w:eastAsiaTheme="minorEastAsia"/>
          <w:bCs/>
          <w:szCs w:val="21"/>
        </w:rPr>
        <w:t>本财务报表业经本公司董事会于202</w:t>
      </w:r>
      <w:r>
        <w:rPr>
          <w:rFonts w:hint="eastAsia" w:cs="Arial" w:asciiTheme="minorEastAsia" w:hAnsiTheme="minorEastAsia" w:eastAsiaTheme="minorEastAsia"/>
          <w:bCs/>
          <w:szCs w:val="21"/>
        </w:rPr>
        <w:t>6</w:t>
      </w:r>
      <w:r>
        <w:rPr>
          <w:rFonts w:cs="Arial" w:asciiTheme="minorEastAsia" w:hAnsiTheme="minorEastAsia" w:eastAsiaTheme="minorEastAsia"/>
          <w:bCs/>
          <w:szCs w:val="21"/>
        </w:rPr>
        <w:t>年</w:t>
      </w:r>
      <w:r>
        <w:rPr>
          <w:rFonts w:hint="eastAsia" w:cs="Arial" w:asciiTheme="minorEastAsia" w:hAnsiTheme="minorEastAsia" w:eastAsiaTheme="minorEastAsia"/>
          <w:bCs/>
          <w:szCs w:val="21"/>
        </w:rPr>
        <w:t>4</w:t>
      </w:r>
      <w:r>
        <w:rPr>
          <w:rFonts w:cs="Arial" w:asciiTheme="minorEastAsia" w:hAnsiTheme="minorEastAsia" w:eastAsiaTheme="minorEastAsia"/>
          <w:bCs/>
          <w:szCs w:val="21"/>
        </w:rPr>
        <w:t>月</w:t>
      </w:r>
      <w:r>
        <w:rPr>
          <w:rFonts w:hint="eastAsia" w:cs="Arial" w:asciiTheme="minorEastAsia" w:hAnsiTheme="minorEastAsia" w:eastAsiaTheme="minorEastAsia"/>
          <w:bCs/>
          <w:szCs w:val="21"/>
        </w:rPr>
        <w:t>2</w:t>
      </w:r>
      <w:r>
        <w:rPr>
          <w:rFonts w:hint="eastAsia" w:cs="Arial" w:asciiTheme="minorEastAsia" w:hAnsiTheme="minorEastAsia" w:eastAsiaTheme="minorEastAsia"/>
          <w:bCs/>
          <w:szCs w:val="21"/>
          <w:lang w:val="en-US" w:eastAsia="zh-CN"/>
        </w:rPr>
        <w:t>8</w:t>
      </w:r>
      <w:r>
        <w:rPr>
          <w:rFonts w:cs="Arial" w:asciiTheme="minorEastAsia" w:hAnsiTheme="minorEastAsia" w:eastAsiaTheme="minorEastAsia"/>
          <w:bCs/>
          <w:szCs w:val="21"/>
        </w:rPr>
        <w:t>日决议批准报出。</w:t>
      </w:r>
    </w:p>
    <w:p w14:paraId="45815102">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二</w:t>
      </w:r>
      <w:r>
        <w:rPr>
          <w:rFonts w:cs="Arial" w:asciiTheme="minorEastAsia" w:hAnsiTheme="minorEastAsia" w:eastAsiaTheme="minorEastAsia"/>
          <w:b/>
          <w:bCs/>
          <w:szCs w:val="21"/>
        </w:rPr>
        <w:t>、财务报表的编制基础</w:t>
      </w:r>
    </w:p>
    <w:p w14:paraId="2DA90920">
      <w:pPr>
        <w:spacing w:line="400" w:lineRule="exact"/>
        <w:ind w:firstLine="422" w:firstLineChars="200"/>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1、编制基础</w:t>
      </w:r>
    </w:p>
    <w:p w14:paraId="4EC811FA">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财务报表以持续经营假设为基础，根据实际发生的交易和事项，按照财政部发布的《企业会计准则——基本准则》和各项具体会计准则、企业会计准则应用指南、企业会计准则解释及其他相关规定（以下合称“企业会计准则”），以及中国证券监督管理委员会《公开发行证券的公司信息披露编报规则第15号——财务报告的一般规定》（2024年修订）的规定编制。</w:t>
      </w:r>
    </w:p>
    <w:p w14:paraId="65CECC83">
      <w:pPr>
        <w:tabs>
          <w:tab w:val="left" w:pos="600"/>
        </w:tabs>
        <w:spacing w:line="400" w:lineRule="exact"/>
        <w:ind w:firstLine="420" w:firstLineChars="200"/>
        <w:rPr>
          <w:rFonts w:hint="eastAsia" w:cs="Arial" w:asciiTheme="minorEastAsia" w:hAnsiTheme="minorEastAsia" w:eastAsiaTheme="minorEastAsia"/>
          <w:color w:val="0000FF"/>
          <w:szCs w:val="21"/>
        </w:rPr>
      </w:pPr>
      <w:r>
        <w:rPr>
          <w:rFonts w:cs="Arial" w:asciiTheme="minorEastAsia" w:hAnsiTheme="minorEastAsia" w:eastAsiaTheme="minorEastAsia"/>
          <w:szCs w:val="21"/>
        </w:rPr>
        <w:t>根据企业会计准则的相关规定，本公司会计核算以权责发生制为基础。除某些金融工具外，本财务报表均以历史成本为计量基础。资产如果发生减值，则按照相关规定计提相应的减值准备。</w:t>
      </w:r>
    </w:p>
    <w:p w14:paraId="16379734">
      <w:pPr>
        <w:tabs>
          <w:tab w:val="left" w:pos="600"/>
        </w:tabs>
        <w:spacing w:line="400" w:lineRule="exact"/>
        <w:ind w:firstLine="422" w:firstLineChars="200"/>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2、持续经营</w:t>
      </w:r>
    </w:p>
    <w:p w14:paraId="17D50DEA">
      <w:pPr>
        <w:tabs>
          <w:tab w:val="left" w:pos="600"/>
        </w:tabs>
        <w:spacing w:line="400" w:lineRule="exact"/>
        <w:ind w:firstLine="420" w:firstLineChars="200"/>
        <w:rPr>
          <w:rFonts w:hint="eastAsia" w:ascii="Arial" w:hAnsi="宋体" w:cs="Arial"/>
          <w:szCs w:val="21"/>
        </w:rPr>
      </w:pPr>
      <w:r>
        <w:rPr>
          <w:rFonts w:hint="eastAsia" w:ascii="Arial" w:hAnsi="宋体" w:cs="Arial"/>
          <w:szCs w:val="21"/>
        </w:rPr>
        <w:t>本财务报表以持续经营为</w:t>
      </w:r>
      <w:r>
        <w:rPr>
          <w:rFonts w:hint="eastAsia" w:cs="Arial" w:asciiTheme="minorEastAsia" w:hAnsiTheme="minorEastAsia" w:eastAsiaTheme="minorEastAsia"/>
          <w:szCs w:val="21"/>
        </w:rPr>
        <w:t>基础</w:t>
      </w:r>
      <w:r>
        <w:rPr>
          <w:rFonts w:hint="eastAsia" w:ascii="Arial" w:hAnsi="宋体" w:cs="Arial"/>
          <w:szCs w:val="21"/>
        </w:rPr>
        <w:t>列报，本公司自报告期末起至少12个月具有持续经营能力。</w:t>
      </w:r>
    </w:p>
    <w:p w14:paraId="27A72EA1">
      <w:pPr>
        <w:numPr>
          <w:ilvl w:val="0"/>
          <w:numId w:val="2"/>
        </w:numPr>
        <w:spacing w:line="400" w:lineRule="exact"/>
        <w:ind w:firstLine="422" w:firstLineChars="200"/>
        <w:outlineLvl w:val="0"/>
        <w:rPr>
          <w:rFonts w:cs="Arial" w:asciiTheme="minorEastAsia" w:hAnsiTheme="minorEastAsia" w:eastAsiaTheme="minorEastAsia"/>
          <w:b/>
          <w:bCs/>
          <w:szCs w:val="21"/>
        </w:rPr>
      </w:pPr>
      <w:r>
        <w:rPr>
          <w:rFonts w:hint="eastAsia" w:cs="Arial" w:asciiTheme="minorEastAsia" w:hAnsiTheme="minorEastAsia" w:eastAsiaTheme="minorEastAsia"/>
          <w:b/>
          <w:bCs/>
          <w:szCs w:val="21"/>
        </w:rPr>
        <w:t>重</w:t>
      </w:r>
      <w:r>
        <w:rPr>
          <w:rFonts w:cs="Arial" w:asciiTheme="minorEastAsia" w:hAnsiTheme="minorEastAsia" w:eastAsiaTheme="minorEastAsia"/>
          <w:b/>
          <w:bCs/>
          <w:szCs w:val="21"/>
        </w:rPr>
        <w:t>要会计政策和会计估计</w:t>
      </w:r>
    </w:p>
    <w:p w14:paraId="3CD352B3">
      <w:pPr>
        <w:tabs>
          <w:tab w:val="left" w:pos="60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本公司及各</w:t>
      </w:r>
      <w:r>
        <w:rPr>
          <w:rFonts w:hint="eastAsia" w:ascii="Arial" w:hAnsi="宋体" w:cs="Arial"/>
          <w:szCs w:val="21"/>
        </w:rPr>
        <w:t>子公司从事</w:t>
      </w:r>
      <w:r>
        <w:rPr>
          <w:rFonts w:ascii="Arial" w:hAnsi="宋体" w:cs="Arial"/>
          <w:szCs w:val="21"/>
        </w:rPr>
        <w:t>软件产品、集成产品</w:t>
      </w:r>
      <w:r>
        <w:rPr>
          <w:rFonts w:hint="eastAsia" w:ascii="Arial" w:hAnsi="宋体" w:cs="Arial"/>
          <w:szCs w:val="21"/>
        </w:rPr>
        <w:t>经营及</w:t>
      </w:r>
      <w:r>
        <w:rPr>
          <w:rFonts w:ascii="Arial" w:hAnsi="宋体" w:cs="Arial"/>
          <w:szCs w:val="21"/>
        </w:rPr>
        <w:t>技术服务</w:t>
      </w:r>
      <w:r>
        <w:rPr>
          <w:rFonts w:hint="eastAsia" w:ascii="Arial" w:hAnsi="宋体" w:cs="Arial"/>
          <w:szCs w:val="21"/>
        </w:rPr>
        <w:t>。本公司及各子公司根据实际生产经营特点，依据相关企业会计准则的规定，对各项交易和事项制定了</w:t>
      </w:r>
      <w:r>
        <w:rPr>
          <w:rFonts w:hint="eastAsia" w:cs="Arial" w:asciiTheme="minorEastAsia" w:hAnsiTheme="minorEastAsia" w:eastAsiaTheme="minorEastAsia"/>
          <w:szCs w:val="21"/>
        </w:rPr>
        <w:t>若干项具体会计政策和会计估计，详见如下各项描述。</w:t>
      </w:r>
    </w:p>
    <w:p w14:paraId="2BB814A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1、遵循企业会计准则的声明</w:t>
      </w:r>
    </w:p>
    <w:p w14:paraId="4483FFD8">
      <w:pPr>
        <w:tabs>
          <w:tab w:val="left" w:pos="60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本公司编制的财务报表符合企业会计准则的要求，真实、完整地反映了本公司2025年12月31日的合并及母公司财务状况及2025年度的合并及母公司经营成果和合并及母公司现金流量等有关信息。</w:t>
      </w:r>
    </w:p>
    <w:p w14:paraId="2AF09AB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w:t>
      </w:r>
      <w:r>
        <w:rPr>
          <w:rFonts w:cs="Arial" w:asciiTheme="minorEastAsia" w:hAnsiTheme="minorEastAsia" w:eastAsiaTheme="minorEastAsia"/>
          <w:b/>
          <w:szCs w:val="21"/>
        </w:rPr>
        <w:t>、会计期间</w:t>
      </w:r>
    </w:p>
    <w:p w14:paraId="38122B2D">
      <w:pPr>
        <w:spacing w:line="400" w:lineRule="exact"/>
        <w:ind w:firstLine="420" w:firstLineChars="200"/>
        <w:rPr>
          <w:rFonts w:hint="eastAsia" w:cs="Arial" w:asciiTheme="minorEastAsia" w:hAnsiTheme="minorEastAsia" w:eastAsiaTheme="minorEastAsia"/>
          <w:color w:val="0000FF"/>
          <w:szCs w:val="21"/>
        </w:rPr>
      </w:pPr>
      <w:r>
        <w:rPr>
          <w:rFonts w:cs="Arial" w:asciiTheme="minorEastAsia" w:hAnsiTheme="minorEastAsia" w:eastAsiaTheme="minorEastAsia"/>
          <w:szCs w:val="21"/>
        </w:rPr>
        <w:t>本公司的会计期间分为年度和中期，会计中期指短于一个完整的会计年度的报告期间。本公司会计年度采用公历年度，即每年自1月1日起至12月31日止。</w:t>
      </w:r>
    </w:p>
    <w:p w14:paraId="00DEE9CB">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w:t>
      </w:r>
      <w:r>
        <w:rPr>
          <w:rFonts w:cs="Arial" w:asciiTheme="minorEastAsia" w:hAnsiTheme="minorEastAsia" w:eastAsiaTheme="minorEastAsia"/>
          <w:b/>
          <w:szCs w:val="21"/>
        </w:rPr>
        <w:t>、</w:t>
      </w:r>
      <w:r>
        <w:rPr>
          <w:rFonts w:hint="eastAsia" w:cs="Arial" w:asciiTheme="minorEastAsia" w:hAnsiTheme="minorEastAsia" w:eastAsiaTheme="minorEastAsia"/>
          <w:b/>
          <w:szCs w:val="21"/>
        </w:rPr>
        <w:t>营业周期</w:t>
      </w:r>
    </w:p>
    <w:p w14:paraId="0721503D">
      <w:pPr>
        <w:tabs>
          <w:tab w:val="left" w:pos="60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本公司以</w:t>
      </w:r>
      <w:r>
        <w:rPr>
          <w:rFonts w:cs="Arial" w:asciiTheme="minorEastAsia" w:hAnsiTheme="minorEastAsia" w:eastAsiaTheme="minorEastAsia"/>
          <w:szCs w:val="21"/>
        </w:rPr>
        <w:t>12</w:t>
      </w:r>
      <w:r>
        <w:rPr>
          <w:rFonts w:hint="eastAsia" w:cs="Arial" w:asciiTheme="minorEastAsia" w:hAnsiTheme="minorEastAsia" w:eastAsiaTheme="minorEastAsia"/>
          <w:szCs w:val="21"/>
        </w:rPr>
        <w:t>个月作为一个营业周期，并以其作为资产和负债的流动性划分标准。</w:t>
      </w:r>
    </w:p>
    <w:p w14:paraId="115133A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w:t>
      </w:r>
      <w:r>
        <w:rPr>
          <w:rFonts w:cs="Arial" w:asciiTheme="minorEastAsia" w:hAnsiTheme="minorEastAsia" w:eastAsiaTheme="minorEastAsia"/>
          <w:b/>
          <w:szCs w:val="21"/>
        </w:rPr>
        <w:t>、记账本位币</w:t>
      </w:r>
    </w:p>
    <w:p w14:paraId="5173D92D">
      <w:pPr>
        <w:spacing w:line="400" w:lineRule="exact"/>
        <w:ind w:firstLine="420" w:firstLineChars="200"/>
        <w:jc w:val="left"/>
        <w:rPr>
          <w:rFonts w:hint="eastAsia" w:cs="Arial" w:asciiTheme="minorEastAsia" w:hAnsiTheme="minorEastAsia" w:eastAsiaTheme="minorEastAsia"/>
          <w:color w:val="FF0000"/>
          <w:szCs w:val="21"/>
        </w:rPr>
      </w:pPr>
      <w:r>
        <w:rPr>
          <w:rFonts w:cs="Arial" w:asciiTheme="minorEastAsia" w:hAnsiTheme="minorEastAsia" w:eastAsiaTheme="minorEastAsia"/>
          <w:szCs w:val="21"/>
        </w:rPr>
        <w:t>人民币为本公司及境内子公司经营所处的主要经济环境中的货币，本公司及境内子公司以人民币为记账本位币。</w:t>
      </w:r>
    </w:p>
    <w:p w14:paraId="5DCCE4EB">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本公司编制本财务报表时所采用的货币为人民币。</w:t>
      </w:r>
    </w:p>
    <w:p w14:paraId="566C96AB">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w:t>
      </w:r>
      <w:r>
        <w:rPr>
          <w:rFonts w:cs="Arial" w:asciiTheme="minorEastAsia" w:hAnsiTheme="minorEastAsia" w:eastAsiaTheme="minorEastAsia"/>
          <w:b/>
          <w:szCs w:val="21"/>
        </w:rPr>
        <w:t>、</w:t>
      </w:r>
      <w:r>
        <w:rPr>
          <w:rFonts w:hint="eastAsia" w:cs="Arial" w:asciiTheme="minorEastAsia" w:hAnsiTheme="minorEastAsia" w:eastAsiaTheme="minorEastAsia"/>
          <w:b/>
          <w:szCs w:val="21"/>
        </w:rPr>
        <w:t>同一控制下和非同一控制下</w:t>
      </w:r>
      <w:r>
        <w:rPr>
          <w:rFonts w:cs="Arial" w:asciiTheme="minorEastAsia" w:hAnsiTheme="minorEastAsia" w:eastAsiaTheme="minorEastAsia"/>
          <w:b/>
          <w:szCs w:val="21"/>
        </w:rPr>
        <w:t>企业合并的会计处理方法</w:t>
      </w:r>
    </w:p>
    <w:p w14:paraId="4FC894F4">
      <w:pPr>
        <w:spacing w:line="400" w:lineRule="exact"/>
        <w:ind w:left="3"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企业合并，是指将两个或两个以上单独的企业合并形成一个报告主体的交易或事项。企业合并分为同一控制下企业合并和非同一控制下企业合并。</w:t>
      </w:r>
    </w:p>
    <w:p w14:paraId="35ABB464">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（1）同一控制下企业合并</w:t>
      </w:r>
    </w:p>
    <w:p w14:paraId="3055C8AB">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参与合并的企业在合并前后均受同一方或相同的多方最终控制，且该控制并非暂时性的，为同一控制下的企业合并。同一控制下的企业合并，在合并日取得对其他参与合并企业控制权的一方为合并方，参与合并的其他企业为被合并方。合并日，是指合并方实际取得对被合并方控制权的日期。</w:t>
      </w:r>
    </w:p>
    <w:p w14:paraId="009B8886">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公司在企业合并中取得的资产和负债，按照合并日被合并方资产、负债（包括最终控制方收购被合并方形成的商誉）在最终控制方合并财务报表中的账面价值计量；取得的净资产账面价值与支付的合并对价账面价值（或发行股份面值总额）的差额，调整资本公积中的股本溢价，资本公积中股本溢价不足冲减的，调整留存收益。</w:t>
      </w:r>
    </w:p>
    <w:p w14:paraId="45820D8D">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合并方为进行企业合并发生的各项直接费用，于发生时计入当期损益。</w:t>
      </w:r>
    </w:p>
    <w:p w14:paraId="2FDDDF22">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（2）非同一控制下企业合并</w:t>
      </w:r>
    </w:p>
    <w:p w14:paraId="05327C72">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参与合并的企业在合并前后不受同一方或相同的多方最终控制的，为非同一控制下的企业合并。非同一控制下的企业合并，在购买日取得对其他参与合并企业控制权的一方为购买方，参与合并的其他企业为被购买方。购买日，是指为购买方实际取得对被购买方控制权的日期。</w:t>
      </w:r>
    </w:p>
    <w:p w14:paraId="1B85E5D9">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对于非同一控制下的企业合并，合并成本包含购买日购买方为取得对被购买方的控制权而付出的资产、发生或承担的负债以及发行的权益性证券的公允价值，为企业合并发生的审计、法律服务、评估咨询等中介费用以及其他管理费用于发生时计入当期损益。购买方作为合并对价发行的权益性证券或债务性证券的交易费用，计入权益性证券或债务性证券的初始确认金额。所涉及的或有对价按其在购买日的公允价值计入合并成本，购买日后12个月内出现对购买日已存在情况的新的或进一步证据而需要调整或有对价的，相应调整合并商誉。购买方发生的合并成本及在合并中取得的可辨认净资产按购买日的公允价值计量。合并成本大于合并中取得的被购买方于购买日可辨认净资产公允价值份额的差额，确认为商誉。合并成本小于合并中取得的被购买方可辨认净资产公允价值份额的，首先对取得的被购买方各项可辨认资产、负债及或有负债的公允价值以及合并成本的计量进行复核，复核后合并成本仍小于合并中取得的被购买方可辨认净资产公允价值份额的，其差额计入当期损益。</w:t>
      </w:r>
    </w:p>
    <w:p w14:paraId="79B6CD6D">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购买方取得被购买方的可抵扣暂时性差异，在购买日因不符合递延所得税资产确认条件而未予确认的，在购买日后12个月内，如取得新的或进一步的信息表明购买日的相关情况已经存在，预期被购买方在购买日可抵扣暂时性差异带来的经济利益能够实现的，则确认相关的递延所得税资产，同时减少商誉，商誉不足冲减的，差额部分确认为当期损益；除上述情况以外，确认与企业合并相关的递延所得税资产的，计入当期损益。</w:t>
      </w:r>
    </w:p>
    <w:p w14:paraId="75B919B2">
      <w:pPr>
        <w:snapToGrid w:val="0"/>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通过多次交易分步实现的非同一控制下企业合并，属于“一揽子交易”的，参考本部分前面各段描</w:t>
      </w:r>
      <w:r>
        <w:rPr>
          <w:rFonts w:hint="eastAsia" w:cs="Arial" w:asciiTheme="minorEastAsia" w:hAnsiTheme="minorEastAsia" w:eastAsiaTheme="minorEastAsia"/>
          <w:color w:val="auto"/>
          <w:szCs w:val="21"/>
        </w:rPr>
        <w:t>述及本附注三、14“长期</w:t>
      </w:r>
      <w:r>
        <w:rPr>
          <w:rFonts w:hint="eastAsia" w:cs="Arial" w:asciiTheme="minorEastAsia" w:hAnsiTheme="minorEastAsia" w:eastAsiaTheme="minorEastAsia"/>
          <w:szCs w:val="21"/>
        </w:rPr>
        <w:t>股权投资”进行会计处理；不属于“一揽子交易”的，区分个别财务报表和合并财务报表进行相关会计处理：</w:t>
      </w:r>
    </w:p>
    <w:p w14:paraId="44B03EA4">
      <w:pPr>
        <w:snapToGrid w:val="0"/>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在个别财务报表中，以购买日之前所持被购买方的股权投资的账面价值与购买日新增投资成本之和，作为该项投资的初始投资成本；购买日之前持有的被购买方的股权涉及其他综合收益的，在处置该项投资时将与其相关的其他综合收益采用与被购买方直接处置相关资产或负债相同的基础进行会计处理（即，除了按照权益法核算的在被购买方重新计量设定受益计划净负债或净资产导致的变动中的相应份额以外，其余转入当期投资收益）。</w:t>
      </w:r>
    </w:p>
    <w:p w14:paraId="6B6A1FDD">
      <w:pPr>
        <w:snapToGrid w:val="0"/>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在合并财务报表中，对于购买日之前持有的被购买方的股权，按照该股权在购买日的公允价值进行重新计量，公允价值与其账面价值的差额计入当期投资收益；购买日之前持有的被购买方的股权涉及其他综合收益的，与其相关的其他综合收益应当采用与被购买方直接处置相关资产或负债相同的基础进行会计处理（即，除了按照权益法核算的在被购买方重新计量设定受益计划净负债或净资产导致的变动中的相应份额以外，其余转为购买日所属当期投资收益）。</w:t>
      </w:r>
    </w:p>
    <w:p w14:paraId="480F349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6</w:t>
      </w:r>
      <w:r>
        <w:rPr>
          <w:rFonts w:cs="Arial" w:asciiTheme="minorEastAsia" w:hAnsiTheme="minorEastAsia" w:eastAsiaTheme="minorEastAsia"/>
          <w:b/>
          <w:szCs w:val="21"/>
        </w:rPr>
        <w:t>、</w:t>
      </w:r>
      <w:r>
        <w:rPr>
          <w:rFonts w:hint="eastAsia" w:cs="Arial" w:asciiTheme="minorEastAsia" w:hAnsiTheme="minorEastAsia" w:eastAsiaTheme="minorEastAsia"/>
          <w:b/>
          <w:szCs w:val="21"/>
        </w:rPr>
        <w:t>控制的判断标准和合并财务报表的编制方法</w:t>
      </w:r>
    </w:p>
    <w:p w14:paraId="38C6C1C9">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w:t>
      </w:r>
      <w:r>
        <w:rPr>
          <w:rFonts w:hint="eastAsia" w:cs="Arial" w:asciiTheme="minorEastAsia" w:hAnsiTheme="minorEastAsia" w:eastAsiaTheme="minorEastAsia"/>
          <w:szCs w:val="21"/>
        </w:rPr>
        <w:t>控制的判断标准</w:t>
      </w:r>
    </w:p>
    <w:p w14:paraId="17FC4115">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合并财务报表的合并范围以控制为基础予以确定。控制是指</w:t>
      </w:r>
      <w:r>
        <w:rPr>
          <w:rFonts w:hint="eastAsia" w:cs="Arial" w:asciiTheme="minorEastAsia" w:hAnsiTheme="minorEastAsia" w:eastAsiaTheme="minorEastAsia"/>
          <w:szCs w:val="21"/>
        </w:rPr>
        <w:t>本公司拥有对被投资方的权力，通过参与被投资方的相关活动而享有可变回报，并且有能力运用对被投资方的权力影响该回报金额</w:t>
      </w:r>
      <w:r>
        <w:rPr>
          <w:rFonts w:cs="Arial" w:asciiTheme="minorEastAsia" w:hAnsiTheme="minorEastAsia" w:eastAsiaTheme="minorEastAsia"/>
          <w:szCs w:val="21"/>
        </w:rPr>
        <w:t>。</w:t>
      </w:r>
      <w:r>
        <w:rPr>
          <w:rFonts w:hint="eastAsia" w:cs="Arial" w:asciiTheme="minorEastAsia" w:hAnsiTheme="minorEastAsia" w:eastAsiaTheme="minorEastAsia"/>
          <w:szCs w:val="21"/>
        </w:rPr>
        <w:t>通常包括母公司拥有其半数以上的表决权的被投资单位和公司虽拥有其半数以下的表决权但通过与被投资单位其他投资者之间的协议，拥有被投资单位半数以上表决权；根据公司章程或协议，有权决定被投资单位的财务和经营决策；有权任免被投资单位的董事会的多数成员；在被投资单位董事会占多数表决权。</w:t>
      </w:r>
    </w:p>
    <w:p w14:paraId="09153F5D">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（2）合并财务报表编制的方法</w:t>
      </w:r>
    </w:p>
    <w:p w14:paraId="4C78822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从取得子公司的净资产和生产经营决策的实际控制权之日起，本公司开始将其纳入合并范围；从丧失实际控制权之日起停止纳入合并范围。对于处置的子公司，处置日前的经营成果和现金流量已经适当地包括在合并利润表和合并现金流量表中；当期处置的子公司，不调整合并资产负债表的期初数。非同一控制下企业合并增加的子公司，其购买日后的经营成果及现金流量已经适当地包括在合并利润表和合并现金流量表中，且不调整合并财务报表的期初数和对比数。同一控制下企业合并增加的子公司，其自合并当期期初至合并日的经营成果和现金流量已经适当地包括在合并利润表和合并现金流量表中，并且同时调整合并财务报表的对比数。</w:t>
      </w:r>
    </w:p>
    <w:p w14:paraId="5CFB605D">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编制合并财务报表时，子公司与本公司采用的会计政策或会计期间不一致的，按照本公司的会计政策和会计期间对子公司财务报表进行必要的调整。对于非同一控制下企业合并取得的子公司，以购买日可辨认净资产公允价值为基础对其财务报表进行调整。</w:t>
      </w:r>
    </w:p>
    <w:p w14:paraId="5BE7527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公司内所有重大往来余额、交易及未实现利润在合并财务报表编制时予以抵销。</w:t>
      </w:r>
    </w:p>
    <w:p w14:paraId="34A0F0F8">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子公司的股东权益及当期净损益中不属于本公司所拥有的部分分别作为少数股东权益及少数股东损益在合并财务报表中股东权益及净利润项下单独列示。子公司当期净损益中属于少数股东权益的份额，在合并利润表中净利润项目下以</w:t>
      </w:r>
      <w:r>
        <w:rPr>
          <w:rFonts w:hint="eastAsia" w:cs="Arial" w:asciiTheme="minorEastAsia" w:hAnsiTheme="minorEastAsia" w:eastAsiaTheme="minorEastAsia"/>
          <w:szCs w:val="21"/>
        </w:rPr>
        <w:t>“</w:t>
      </w:r>
      <w:r>
        <w:rPr>
          <w:rFonts w:cs="Arial" w:asciiTheme="minorEastAsia" w:hAnsiTheme="minorEastAsia" w:eastAsiaTheme="minorEastAsia"/>
          <w:szCs w:val="21"/>
        </w:rPr>
        <w:t>少数股东损益</w:t>
      </w:r>
      <w:r>
        <w:rPr>
          <w:rFonts w:hint="eastAsia" w:cs="Arial" w:asciiTheme="minorEastAsia" w:hAnsiTheme="minorEastAsia" w:eastAsiaTheme="minorEastAsia"/>
          <w:szCs w:val="21"/>
        </w:rPr>
        <w:t>”</w:t>
      </w:r>
      <w:r>
        <w:rPr>
          <w:rFonts w:cs="Arial" w:asciiTheme="minorEastAsia" w:hAnsiTheme="minorEastAsia" w:eastAsiaTheme="minorEastAsia"/>
          <w:szCs w:val="21"/>
        </w:rPr>
        <w:t>项目列示。少数股东分担的子公司的亏损超过了少数股东在该子公司期初</w:t>
      </w:r>
      <w:r>
        <w:rPr>
          <w:rFonts w:hint="eastAsia" w:cs="Arial" w:asciiTheme="minorEastAsia" w:hAnsiTheme="minorEastAsia" w:eastAsiaTheme="minorEastAsia"/>
          <w:szCs w:val="21"/>
        </w:rPr>
        <w:t>股东</w:t>
      </w:r>
      <w:r>
        <w:rPr>
          <w:rFonts w:cs="Arial" w:asciiTheme="minorEastAsia" w:hAnsiTheme="minorEastAsia" w:eastAsiaTheme="minorEastAsia"/>
          <w:szCs w:val="21"/>
        </w:rPr>
        <w:t>权益中所享有的份额，</w:t>
      </w:r>
      <w:r>
        <w:rPr>
          <w:rFonts w:hint="eastAsia" w:cs="Arial" w:asciiTheme="minorEastAsia" w:hAnsiTheme="minorEastAsia" w:eastAsiaTheme="minorEastAsia"/>
          <w:szCs w:val="21"/>
        </w:rPr>
        <w:t>仍</w:t>
      </w:r>
      <w:r>
        <w:rPr>
          <w:rFonts w:cs="Arial" w:asciiTheme="minorEastAsia" w:hAnsiTheme="minorEastAsia" w:eastAsiaTheme="minorEastAsia"/>
          <w:szCs w:val="21"/>
        </w:rPr>
        <w:t>冲减少数股东权益。</w:t>
      </w:r>
    </w:p>
    <w:p w14:paraId="666F97C6">
      <w:pPr>
        <w:widowControl/>
        <w:spacing w:line="400" w:lineRule="exact"/>
        <w:ind w:firstLine="420" w:firstLineChars="200"/>
        <w:jc w:val="left"/>
        <w:rPr>
          <w:rFonts w:hint="eastAsia" w:cs="Arial" w:asciiTheme="minorEastAsia" w:hAnsiTheme="minorEastAsia" w:eastAsiaTheme="minorEastAsia"/>
          <w:color w:val="auto"/>
          <w:szCs w:val="21"/>
        </w:rPr>
      </w:pPr>
      <w:r>
        <w:rPr>
          <w:rFonts w:cs="Arial" w:asciiTheme="minorEastAsia" w:hAnsiTheme="minorEastAsia" w:eastAsiaTheme="minorEastAsia"/>
          <w:szCs w:val="21"/>
        </w:rPr>
        <w:t>当因处置部分股权投资或其他原因丧失了对原有子公司的控制权时，对于剩余股权，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与原有子公司股权投资相关的其他综合收益，在丧失控制权时</w:t>
      </w:r>
      <w:r>
        <w:rPr>
          <w:rFonts w:hint="eastAsia" w:cs="Arial" w:asciiTheme="minorEastAsia" w:hAnsiTheme="minorEastAsia" w:eastAsiaTheme="minorEastAsia"/>
          <w:szCs w:val="21"/>
        </w:rPr>
        <w:t>采用与被购买方直接处置相关资产或负债相同的基础进行会计处理（即，除了在该原有子公司重新计量设定受益计划净负债或净资产导致的变动以外，其余</w:t>
      </w:r>
      <w:r>
        <w:rPr>
          <w:rFonts w:cs="Arial" w:asciiTheme="minorEastAsia" w:hAnsiTheme="minorEastAsia" w:eastAsiaTheme="minorEastAsia"/>
          <w:szCs w:val="21"/>
        </w:rPr>
        <w:t>一并转为当期投资收益</w:t>
      </w:r>
      <w:r>
        <w:rPr>
          <w:rFonts w:hint="eastAsia" w:cs="Arial" w:asciiTheme="minorEastAsia" w:hAnsiTheme="minorEastAsia" w:eastAsiaTheme="minorEastAsia"/>
          <w:szCs w:val="21"/>
        </w:rPr>
        <w:t>）</w:t>
      </w:r>
      <w:r>
        <w:rPr>
          <w:rFonts w:cs="Arial" w:asciiTheme="minorEastAsia" w:hAnsiTheme="minorEastAsia" w:eastAsiaTheme="minorEastAsia"/>
          <w:szCs w:val="21"/>
        </w:rPr>
        <w:t>。其后，对该部分剩余股权按照《企业会计准则第2号——长期股权投资》或《企业会计准则第22号——金融工具确认和计量》等</w:t>
      </w:r>
      <w:r>
        <w:rPr>
          <w:rFonts w:cs="Arial" w:asciiTheme="minorEastAsia" w:hAnsiTheme="minorEastAsia" w:eastAsiaTheme="minorEastAsia"/>
          <w:color w:val="auto"/>
          <w:szCs w:val="21"/>
        </w:rPr>
        <w:t>相关规定进行后续计量，详见本附注三、1</w:t>
      </w:r>
      <w:r>
        <w:rPr>
          <w:rFonts w:hint="eastAsia" w:cs="Arial" w:asciiTheme="minorEastAsia" w:hAnsiTheme="minorEastAsia" w:eastAsiaTheme="minorEastAsia"/>
          <w:color w:val="auto"/>
          <w:szCs w:val="21"/>
        </w:rPr>
        <w:t>4“</w:t>
      </w:r>
      <w:r>
        <w:rPr>
          <w:rFonts w:cs="Arial" w:asciiTheme="minorEastAsia" w:hAnsiTheme="minorEastAsia" w:eastAsiaTheme="minorEastAsia"/>
          <w:color w:val="auto"/>
          <w:szCs w:val="21"/>
        </w:rPr>
        <w:t>长期股权投资</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或本附注三、</w:t>
      </w:r>
      <w:r>
        <w:rPr>
          <w:rFonts w:hint="eastAsia" w:cs="Arial" w:asciiTheme="minorEastAsia" w:hAnsiTheme="minorEastAsia" w:eastAsiaTheme="minorEastAsia"/>
          <w:color w:val="auto"/>
          <w:szCs w:val="21"/>
        </w:rPr>
        <w:t>10“</w:t>
      </w:r>
      <w:r>
        <w:rPr>
          <w:rFonts w:cs="Arial" w:asciiTheme="minorEastAsia" w:hAnsiTheme="minorEastAsia" w:eastAsiaTheme="minorEastAsia"/>
          <w:color w:val="auto"/>
          <w:szCs w:val="21"/>
        </w:rPr>
        <w:t>金融工具</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w:t>
      </w:r>
    </w:p>
    <w:p w14:paraId="1EE457A8">
      <w:pPr>
        <w:widowControl/>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通过多次交易分步处置对子公司股权投资直至丧失控制权的，需区分处置对子公司股权投资直至丧失控制权的各项交易是否属于一揽子交易。处置对子公司股权投资的各项交易的条款、条件以及经济影响符合以下一种或多种情况，通常表明应将多次交易事项作为一揽子交易进行会计处理：①这些交易是同时或者在考虑了彼此影响的情况下订立的；②这些交易整体才能达成一项完整的商业结果；③一项交易的发生取决于其他至少一项交易的发生；④一项交易单独看是不经济的，但是和其他交易一并考虑时是经济的。不属于一揽子交易的，对其中的每一项交易视情况分别按照“不丧失控制权的情况下部分处置对子公司的长期股权投资”和“因处置部分股权投资或其他原因丧失了对原有子公司的控制权”适用的原则进行会计处理。处置对子公司股权投资直至丧失控制权的各项交易属于一揽子交易的，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p>
    <w:p w14:paraId="47C08554">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7、合营安排分类及共同经营会计处理方法</w:t>
      </w:r>
    </w:p>
    <w:p w14:paraId="7C3800DB">
      <w:pPr>
        <w:spacing w:line="400" w:lineRule="exact"/>
        <w:ind w:firstLine="420" w:firstLineChars="200"/>
        <w:jc w:val="left"/>
        <w:rPr>
          <w:rFonts w:hint="eastAsia" w:ascii="宋体" w:hAnsi="宋体" w:cs="Arial"/>
          <w:szCs w:val="21"/>
        </w:rPr>
      </w:pPr>
      <w:r>
        <w:rPr>
          <w:rFonts w:hint="eastAsia" w:ascii="宋体" w:hAnsi="宋体" w:cs="Arial"/>
          <w:szCs w:val="21"/>
        </w:rPr>
        <w:t>合营安排，是指一项由两个或两个以上的参与方共同控制的安排。本公司根据在合营安排中享有的权利和承担的义务</w:t>
      </w:r>
      <w:r>
        <w:rPr>
          <w:rFonts w:ascii="宋体" w:hAnsi="宋体" w:cs="Arial"/>
          <w:szCs w:val="21"/>
        </w:rPr>
        <w:t>，</w:t>
      </w:r>
      <w:r>
        <w:rPr>
          <w:rFonts w:hint="eastAsia" w:ascii="宋体" w:hAnsi="宋体" w:cs="Arial"/>
          <w:szCs w:val="21"/>
        </w:rPr>
        <w:t>将合营安排</w:t>
      </w:r>
      <w:r>
        <w:rPr>
          <w:rFonts w:ascii="宋体" w:hAnsi="宋体" w:cs="Arial"/>
          <w:szCs w:val="21"/>
        </w:rPr>
        <w:t>分为共同经营和合营企业。共同经营，是指</w:t>
      </w:r>
      <w:r>
        <w:rPr>
          <w:rFonts w:hint="eastAsia" w:ascii="宋体" w:hAnsi="宋体" w:cs="Arial"/>
          <w:szCs w:val="21"/>
        </w:rPr>
        <w:t>本公司</w:t>
      </w:r>
      <w:r>
        <w:rPr>
          <w:rFonts w:ascii="宋体" w:hAnsi="宋体" w:cs="Arial"/>
          <w:szCs w:val="21"/>
        </w:rPr>
        <w:t>享有该安排相关资产且承担该安排相关负债的合营安排。合营企业，是指</w:t>
      </w:r>
      <w:r>
        <w:rPr>
          <w:rFonts w:hint="eastAsia" w:ascii="宋体" w:hAnsi="宋体" w:cs="Arial"/>
          <w:szCs w:val="21"/>
        </w:rPr>
        <w:t>本公司</w:t>
      </w:r>
      <w:r>
        <w:rPr>
          <w:rFonts w:ascii="宋体" w:hAnsi="宋体" w:cs="Arial"/>
          <w:szCs w:val="21"/>
        </w:rPr>
        <w:t>仅对该安排的净资产享有权利的合营安排。</w:t>
      </w:r>
    </w:p>
    <w:p w14:paraId="1C684EFD">
      <w:pPr>
        <w:spacing w:line="400" w:lineRule="exact"/>
        <w:ind w:firstLine="420" w:firstLineChars="200"/>
        <w:jc w:val="left"/>
        <w:rPr>
          <w:rFonts w:hint="eastAsia" w:ascii="宋体" w:hAnsi="宋体" w:cs="Arial"/>
          <w:szCs w:val="21"/>
        </w:rPr>
      </w:pPr>
      <w:r>
        <w:rPr>
          <w:rFonts w:hint="eastAsia" w:ascii="宋体" w:hAnsi="宋体" w:cs="Arial"/>
          <w:szCs w:val="21"/>
        </w:rPr>
        <w:t>本公司</w:t>
      </w:r>
      <w:r>
        <w:rPr>
          <w:rFonts w:ascii="宋体" w:hAnsi="宋体" w:cs="Arial"/>
          <w:szCs w:val="21"/>
        </w:rPr>
        <w:t>对合营企</w:t>
      </w:r>
      <w:r>
        <w:rPr>
          <w:rFonts w:ascii="宋体" w:hAnsi="宋体" w:cs="Arial"/>
          <w:color w:val="auto"/>
          <w:szCs w:val="21"/>
        </w:rPr>
        <w:t>业的投资</w:t>
      </w:r>
      <w:r>
        <w:rPr>
          <w:rFonts w:hint="eastAsia" w:ascii="宋体" w:hAnsi="宋体" w:cs="Arial"/>
          <w:color w:val="auto"/>
          <w:szCs w:val="21"/>
        </w:rPr>
        <w:t>采</w:t>
      </w:r>
      <w:r>
        <w:rPr>
          <w:rFonts w:ascii="宋体" w:hAnsi="宋体" w:cs="Arial"/>
          <w:color w:val="auto"/>
          <w:szCs w:val="21"/>
        </w:rPr>
        <w:t>用权益法核算</w:t>
      </w:r>
      <w:r>
        <w:rPr>
          <w:rFonts w:hint="eastAsia" w:ascii="宋体" w:hAnsi="宋体" w:cs="Arial"/>
          <w:color w:val="auto"/>
          <w:szCs w:val="21"/>
        </w:rPr>
        <w:t>，按照本</w:t>
      </w:r>
      <w:r>
        <w:rPr>
          <w:rFonts w:ascii="宋体" w:hAnsi="宋体" w:cs="Arial"/>
          <w:color w:val="auto"/>
          <w:szCs w:val="21"/>
        </w:rPr>
        <w:t>附注</w:t>
      </w:r>
      <w:r>
        <w:rPr>
          <w:rFonts w:hint="eastAsia" w:ascii="宋体" w:hAnsi="宋体" w:cs="Arial"/>
          <w:color w:val="auto"/>
          <w:szCs w:val="21"/>
        </w:rPr>
        <w:t>三</w:t>
      </w:r>
      <w:r>
        <w:rPr>
          <w:rFonts w:ascii="宋体" w:hAnsi="宋体" w:cs="Arial"/>
          <w:color w:val="auto"/>
          <w:szCs w:val="21"/>
        </w:rPr>
        <w:t>、</w:t>
      </w:r>
      <w:r>
        <w:rPr>
          <w:rFonts w:hint="eastAsia" w:ascii="宋体" w:hAnsi="宋体" w:cs="Arial"/>
          <w:color w:val="auto"/>
          <w:szCs w:val="21"/>
        </w:rPr>
        <w:t>14（2）</w:t>
      </w:r>
      <w:r>
        <w:rPr>
          <w:rFonts w:ascii="宋体" w:hAnsi="宋体" w:cs="Arial"/>
          <w:color w:val="auto"/>
          <w:szCs w:val="21"/>
        </w:rPr>
        <w:t>②</w:t>
      </w:r>
      <w:r>
        <w:rPr>
          <w:rFonts w:hint="eastAsia" w:ascii="宋体" w:hAnsi="宋体" w:cs="Arial"/>
          <w:color w:val="auto"/>
          <w:szCs w:val="21"/>
        </w:rPr>
        <w:t>“</w:t>
      </w:r>
      <w:r>
        <w:rPr>
          <w:rFonts w:ascii="宋体" w:hAnsi="宋体" w:cs="Arial"/>
          <w:color w:val="auto"/>
          <w:szCs w:val="21"/>
        </w:rPr>
        <w:t>权益法核算的长期股权投资</w:t>
      </w:r>
      <w:r>
        <w:rPr>
          <w:rFonts w:hint="eastAsia" w:ascii="宋体" w:hAnsi="宋体" w:cs="Arial"/>
          <w:color w:val="auto"/>
          <w:szCs w:val="21"/>
        </w:rPr>
        <w:t>”中所述的会计政策</w:t>
      </w:r>
      <w:r>
        <w:rPr>
          <w:rFonts w:hint="eastAsia" w:ascii="宋体" w:hAnsi="宋体" w:cs="Arial"/>
          <w:szCs w:val="21"/>
        </w:rPr>
        <w:t>处理。</w:t>
      </w:r>
    </w:p>
    <w:p w14:paraId="2B5E051F">
      <w:pPr>
        <w:spacing w:line="400" w:lineRule="exact"/>
        <w:ind w:firstLine="420" w:firstLineChars="200"/>
        <w:jc w:val="left"/>
        <w:rPr>
          <w:rFonts w:hint="eastAsia" w:ascii="宋体" w:hAnsi="宋体" w:cs="Arial"/>
          <w:szCs w:val="21"/>
        </w:rPr>
      </w:pPr>
      <w:r>
        <w:rPr>
          <w:rFonts w:hint="eastAsia" w:ascii="宋体" w:hAnsi="宋体" w:cs="Arial"/>
          <w:szCs w:val="21"/>
        </w:rPr>
        <w:t>本公司作为合营方</w:t>
      </w:r>
      <w:r>
        <w:rPr>
          <w:rFonts w:ascii="宋体" w:hAnsi="宋体" w:cs="Arial"/>
          <w:szCs w:val="21"/>
        </w:rPr>
        <w:t>对共同经营</w:t>
      </w:r>
      <w:r>
        <w:rPr>
          <w:rFonts w:hint="eastAsia" w:ascii="宋体" w:hAnsi="宋体" w:cs="Arial"/>
          <w:szCs w:val="21"/>
        </w:rPr>
        <w:t>，</w:t>
      </w:r>
      <w:r>
        <w:rPr>
          <w:rFonts w:ascii="宋体" w:hAnsi="宋体" w:cs="Arial"/>
          <w:szCs w:val="21"/>
        </w:rPr>
        <w:t>确认</w:t>
      </w:r>
      <w:r>
        <w:rPr>
          <w:rFonts w:hint="eastAsia" w:ascii="宋体" w:hAnsi="宋体" w:cs="Arial"/>
          <w:szCs w:val="21"/>
        </w:rPr>
        <w:t>本公司单独持有的资产、单独所承担的负债，以及按本公司份额确认共同持有的资产和共同承担的负债；确认出售本公司享有的共同经营产出份额所产生的收入；按本公司份额确认共同经营因出售产出所产生的收入；确认本公司单独所发生的费用，以及按本公司份额确认共同经营发生的费用。</w:t>
      </w:r>
    </w:p>
    <w:p w14:paraId="6B8A02CA">
      <w:pPr>
        <w:spacing w:line="400" w:lineRule="exact"/>
        <w:ind w:firstLine="420" w:firstLineChars="200"/>
        <w:jc w:val="left"/>
        <w:rPr>
          <w:rFonts w:hint="eastAsia" w:ascii="宋体" w:hAnsi="宋体" w:cs="Arial"/>
          <w:b/>
          <w:szCs w:val="21"/>
        </w:rPr>
      </w:pPr>
      <w:r>
        <w:rPr>
          <w:rFonts w:hint="eastAsia" w:ascii="宋体" w:hAnsi="宋体" w:cs="Arial"/>
          <w:szCs w:val="21"/>
        </w:rPr>
        <w:t>当本公司作为合营方向共同经营投出或出售资产（该资产不构成业务，下同）、或者自共同经营购买资产时，在该等资产出售给第三方之前，本公司仅确认因该交易产生的损益中归属于共同经营其他参与方的部分。该等资产发生符合《企业会计准则第8号——资产减值》等规定的资产减值损失的，对于由本公司向共同经营投出或出售资产的情况，本公司全额确认该损失；对于本公司自共同经营购买资产的情况，本公司按承担的份额确认该损失。</w:t>
      </w:r>
    </w:p>
    <w:p w14:paraId="65F9334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8</w:t>
      </w:r>
      <w:r>
        <w:rPr>
          <w:rFonts w:cs="Arial" w:asciiTheme="minorEastAsia" w:hAnsiTheme="minorEastAsia" w:eastAsiaTheme="minorEastAsia"/>
          <w:b/>
          <w:szCs w:val="21"/>
        </w:rPr>
        <w:t>、现金及现金等价物的确定标准</w:t>
      </w:r>
    </w:p>
    <w:p w14:paraId="0862C4C5">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本公司现金及现金等价物包括库存现金、可以随时用于支付的存款以及本公司持有的期限短（一般为从购买日起三个月内到期）、流动性强、易于转换为已知金额现金、价值变动风险很小的投资。</w:t>
      </w:r>
    </w:p>
    <w:p w14:paraId="6813A44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9</w:t>
      </w:r>
      <w:r>
        <w:rPr>
          <w:rFonts w:cs="Arial" w:asciiTheme="minorEastAsia" w:hAnsiTheme="minorEastAsia" w:eastAsiaTheme="minorEastAsia"/>
          <w:b/>
          <w:szCs w:val="21"/>
        </w:rPr>
        <w:t>、外币业务和外币报表折算</w:t>
      </w:r>
    </w:p>
    <w:p w14:paraId="3FFCDF77">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rPr>
        <w:t>（1）外币交易的折算方法</w:t>
      </w:r>
    </w:p>
    <w:p w14:paraId="5268BE61">
      <w:pPr>
        <w:pStyle w:val="10"/>
        <w:spacing w:line="400" w:lineRule="exact"/>
        <w:ind w:firstLine="420" w:firstLineChars="200"/>
        <w:rPr>
          <w:rFonts w:hint="eastAsia" w:cs="Arial" w:asciiTheme="minorEastAsia" w:hAnsiTheme="minorEastAsia" w:eastAsiaTheme="minorEastAsia"/>
        </w:rPr>
      </w:pPr>
      <w:bookmarkStart w:id="0" w:name="OLE_LINK5"/>
      <w:bookmarkStart w:id="1" w:name="OLE_LINK59"/>
      <w:r>
        <w:rPr>
          <w:rFonts w:cs="Arial" w:asciiTheme="minorEastAsia" w:hAnsiTheme="minorEastAsia" w:eastAsiaTheme="minorEastAsia"/>
        </w:rPr>
        <w:t>本公司发生的外币交易在初始确认时，按交易日的即期汇率折算为记账本位币金额，但公司发生的外币兑换业务或涉及外币兑换的交易事项，按照实际采用的汇率折算为记账本位币金额。</w:t>
      </w:r>
    </w:p>
    <w:p w14:paraId="1897E585">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rPr>
        <w:t>（2）对于外币货币性项目和外币非货币性项目的折算方法</w:t>
      </w:r>
    </w:p>
    <w:p w14:paraId="455AEA96">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资产负债表日，对于外币货币性项目采用资产负债表日即期汇率折算，由此产生的汇兑差额，除：①属于与购建符合资本化条件的资产相关的外币专门借款产生的汇兑差额按照借款费用资本化的原则处理；②可供出售的外币货币性项目除摊余成本之外的其他账面余额变动产生的汇兑差额计入其他综合收益之外，均计入当期损益。</w:t>
      </w:r>
    </w:p>
    <w:p w14:paraId="44287845">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编制合并财务报表涉及境外经营的，如有实质上构成对境外经营净投资的外币货币性项目，因汇率变动而产生的汇兑差额，计入其他综合收益；处置境外经营时，转入处置当期损益。</w:t>
      </w:r>
    </w:p>
    <w:p w14:paraId="6E665CF1">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以历史成本计量的外币非货币性项目，仍采用交易发生日的即期汇率折算的记账本位币金额计量。以公允价值计量的外币非货币性项目，采用公允价值确定日的即期汇率折算，折算后的记账本位币金额与原记账本位币金额的差额，作为公允价值变动（含汇率变动）处理，计入当期损益或确认为其他综合收益。</w:t>
      </w:r>
    </w:p>
    <w:p w14:paraId="64E28496">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rPr>
        <w:t>（3）外币财务报表的折算方法</w:t>
      </w:r>
    </w:p>
    <w:p w14:paraId="18028485">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rPr>
        <w:t>编制合并财务报表涉及境外经营的，如有实质上构成对境外经营净投资的外币货币性项目，因汇率变动而产生的汇兑差额，</w:t>
      </w:r>
      <w:r>
        <w:rPr>
          <w:rFonts w:hint="eastAsia" w:cs="Arial" w:asciiTheme="minorEastAsia" w:hAnsiTheme="minorEastAsia" w:eastAsiaTheme="minorEastAsia"/>
        </w:rPr>
        <w:t>作为</w:t>
      </w:r>
      <w:r>
        <w:rPr>
          <w:rFonts w:cs="Arial" w:asciiTheme="minorEastAsia" w:hAnsiTheme="minorEastAsia" w:eastAsiaTheme="minorEastAsia"/>
        </w:rPr>
        <w:t>“外币报表折算差额”</w:t>
      </w:r>
      <w:r>
        <w:rPr>
          <w:rFonts w:hint="eastAsia" w:cs="Arial" w:asciiTheme="minorEastAsia" w:hAnsiTheme="minorEastAsia" w:eastAsiaTheme="minorEastAsia"/>
        </w:rPr>
        <w:t>确认为其他综合收益</w:t>
      </w:r>
      <w:r>
        <w:rPr>
          <w:rFonts w:cs="Arial" w:asciiTheme="minorEastAsia" w:hAnsiTheme="minorEastAsia" w:eastAsiaTheme="minorEastAsia"/>
        </w:rPr>
        <w:t>；处置境外经营时，计入处置当期损益。</w:t>
      </w:r>
    </w:p>
    <w:p w14:paraId="5E19249C">
      <w:pPr>
        <w:pStyle w:val="10"/>
        <w:spacing w:line="400" w:lineRule="exact"/>
        <w:ind w:firstLine="420" w:firstLineChars="200"/>
        <w:rPr>
          <w:rFonts w:hint="eastAsia" w:cs="Arial" w:asciiTheme="minorEastAsia" w:hAnsiTheme="minorEastAsia" w:eastAsiaTheme="minorEastAsia"/>
        </w:rPr>
      </w:pPr>
      <w:bookmarkStart w:id="2" w:name="_Hlk155364688"/>
      <w:r>
        <w:rPr>
          <w:rFonts w:cs="Arial" w:asciiTheme="minorEastAsia" w:hAnsiTheme="minorEastAsia" w:eastAsiaTheme="minorEastAsia"/>
        </w:rPr>
        <w:t>境外经营的外币财务报表按以下方法折算为人民币报表：资产负债表中的资产和负债项目，采用资产负债表日的即期汇率折算；</w:t>
      </w:r>
      <w:r>
        <w:rPr>
          <w:rFonts w:hint="eastAsia" w:cs="Arial" w:asciiTheme="minorEastAsia" w:hAnsiTheme="minorEastAsia" w:eastAsiaTheme="minorEastAsia"/>
        </w:rPr>
        <w:t>股东</w:t>
      </w:r>
      <w:r>
        <w:rPr>
          <w:rFonts w:cs="Arial" w:asciiTheme="minorEastAsia" w:hAnsiTheme="minorEastAsia" w:eastAsiaTheme="minorEastAsia"/>
        </w:rPr>
        <w:t>权益类项目除“未分配利润”项目外，其他项目采用发生时的即期汇率折算。利润表中的收入和费用项目，采用交易</w:t>
      </w:r>
      <w:r>
        <w:rPr>
          <w:rFonts w:cs="Arial" w:asciiTheme="minorEastAsia" w:hAnsiTheme="minorEastAsia" w:eastAsiaTheme="minorEastAsia"/>
          <w:color w:val="auto"/>
        </w:rPr>
        <w:t>发生日的即期汇率折算。上</w:t>
      </w:r>
      <w:r>
        <w:rPr>
          <w:rFonts w:cs="Arial" w:asciiTheme="minorEastAsia" w:hAnsiTheme="minorEastAsia" w:eastAsiaTheme="minorEastAsia"/>
        </w:rPr>
        <w:t>年年末未分配利润为上一年折算后的年末</w:t>
      </w:r>
      <w:r>
        <w:rPr>
          <w:rFonts w:cs="Arial" w:asciiTheme="minorEastAsia" w:hAnsiTheme="minorEastAsia" w:eastAsiaTheme="minorEastAsia"/>
          <w:color w:val="auto"/>
        </w:rPr>
        <w:t>未分配利润；</w:t>
      </w:r>
      <w:r>
        <w:rPr>
          <w:rFonts w:hint="eastAsia" w:cs="Arial" w:asciiTheme="minorEastAsia" w:hAnsiTheme="minorEastAsia" w:eastAsiaTheme="minorEastAsia"/>
          <w:color w:val="auto"/>
        </w:rPr>
        <w:t>期</w:t>
      </w:r>
      <w:r>
        <w:rPr>
          <w:rFonts w:cs="Arial" w:asciiTheme="minorEastAsia" w:hAnsiTheme="minorEastAsia" w:eastAsiaTheme="minorEastAsia"/>
          <w:color w:val="auto"/>
        </w:rPr>
        <w:t>末未分配利润按折算后的利润分配各项目计算列示；折算后资产类项目与负债类项目和股东权益类项目合计数的差额，作为外币报表折算差额，确认为其他综合收益。处置境外经营并丧失控制权时，将资产负债表中股东权益项目下列示的、与该境外经营相关的外币报表折算差额，全部或按处置该境外经营的比例转入处置当期损益。</w:t>
      </w:r>
    </w:p>
    <w:bookmarkEnd w:id="2"/>
    <w:p w14:paraId="5765FD9C">
      <w:pPr>
        <w:pStyle w:val="10"/>
        <w:spacing w:line="400" w:lineRule="exact"/>
        <w:ind w:firstLine="420" w:firstLineChars="200"/>
        <w:rPr>
          <w:rFonts w:hint="eastAsia" w:cs="Arial" w:asciiTheme="minorEastAsia" w:hAnsiTheme="minorEastAsia" w:eastAsiaTheme="minorEastAsia"/>
          <w:color w:val="auto"/>
        </w:rPr>
      </w:pPr>
      <w:bookmarkStart w:id="3" w:name="_Hlk155364778"/>
      <w:r>
        <w:rPr>
          <w:rFonts w:cs="Arial" w:asciiTheme="minorEastAsia" w:hAnsiTheme="minorEastAsia" w:eastAsiaTheme="minorEastAsia"/>
        </w:rPr>
        <w:t>外币现金</w:t>
      </w:r>
      <w:r>
        <w:rPr>
          <w:rFonts w:cs="Arial" w:asciiTheme="minorEastAsia" w:hAnsiTheme="minorEastAsia" w:eastAsiaTheme="minorEastAsia"/>
          <w:color w:val="auto"/>
        </w:rPr>
        <w:t>流量以及境外子公司的现金流量，采用现金流量发生日的即期汇率折算。汇率变动对现金的影响额作为调节项目，在现金流量表中单独列报。</w:t>
      </w:r>
    </w:p>
    <w:p w14:paraId="742D7344">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color w:val="auto"/>
        </w:rPr>
        <w:t>上年年末数和上年实际数按照上年财务报表折</w:t>
      </w:r>
      <w:r>
        <w:rPr>
          <w:rFonts w:cs="Arial" w:asciiTheme="minorEastAsia" w:hAnsiTheme="minorEastAsia" w:eastAsiaTheme="minorEastAsia"/>
        </w:rPr>
        <w:t>算后的数额列示。</w:t>
      </w:r>
    </w:p>
    <w:p w14:paraId="20C8CE92">
      <w:pPr>
        <w:pStyle w:val="10"/>
        <w:spacing w:line="400" w:lineRule="exact"/>
        <w:ind w:firstLine="420" w:firstLineChars="200"/>
        <w:rPr>
          <w:rFonts w:hint="eastAsia" w:cs="Arial" w:asciiTheme="minorEastAsia" w:hAnsiTheme="minorEastAsia" w:eastAsiaTheme="minorEastAsia"/>
        </w:rPr>
      </w:pPr>
      <w:r>
        <w:rPr>
          <w:rFonts w:hint="eastAsia" w:cs="Arial" w:asciiTheme="minorEastAsia" w:hAnsiTheme="minorEastAsia" w:eastAsiaTheme="minorEastAsia"/>
        </w:rPr>
        <w:t>在处置本公司在境外经营的全部所有者权益或因</w:t>
      </w:r>
      <w:r>
        <w:rPr>
          <w:rFonts w:hint="eastAsia" w:cs="Arial" w:asciiTheme="minorEastAsia" w:hAnsiTheme="minorEastAsia" w:eastAsiaTheme="minorEastAsia"/>
          <w:color w:val="auto"/>
        </w:rPr>
        <w:t>处置部分股权投资或其他原因丧失了对境外经营控制权时，将资产负债表中股东权益项目下列示的、与该境外经营相关的归属于母公司所有者权益的外币报表折算差额，全部转入处置当期损益。</w:t>
      </w:r>
    </w:p>
    <w:p w14:paraId="263BB5E4">
      <w:pPr>
        <w:pStyle w:val="10"/>
        <w:spacing w:line="400" w:lineRule="exact"/>
        <w:ind w:firstLine="420" w:firstLineChars="200"/>
        <w:rPr>
          <w:rFonts w:hint="eastAsia" w:cs="Arial" w:asciiTheme="minorEastAsia" w:hAnsiTheme="minorEastAsia" w:eastAsiaTheme="minorEastAsia"/>
        </w:rPr>
      </w:pPr>
      <w:r>
        <w:rPr>
          <w:rFonts w:hint="eastAsia" w:cs="Arial" w:asciiTheme="minorEastAsia" w:hAnsiTheme="minorEastAsia" w:eastAsiaTheme="minorEastAsia"/>
        </w:rPr>
        <w:t>在处置部分股权投资或其他原因导致持有境外经营权益比例降低但不丧失对境外经营控制权时，与该境外经营处置部分相关的外币报表折算差额将归属于少数股东权益，不转入当期损益。在处置境外经营为联营企业或合营企业的部分股权时，与该境外经营相关的外币报表折算差额，按处置该境外经营的比例转入处置当期损益。</w:t>
      </w:r>
    </w:p>
    <w:bookmarkEnd w:id="0"/>
    <w:bookmarkEnd w:id="1"/>
    <w:bookmarkEnd w:id="3"/>
    <w:p w14:paraId="577D827A">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10</w:t>
      </w:r>
      <w:r>
        <w:rPr>
          <w:rFonts w:cs="Arial" w:asciiTheme="minorEastAsia" w:hAnsiTheme="minorEastAsia" w:eastAsiaTheme="minorEastAsia"/>
          <w:b/>
          <w:szCs w:val="21"/>
        </w:rPr>
        <w:t>、金融工具</w:t>
      </w:r>
    </w:p>
    <w:p w14:paraId="4F9C65EF">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在本公司成为金融工具合同的一方时确认一项金融资产或金融负债。</w:t>
      </w:r>
    </w:p>
    <w:p w14:paraId="633270F6">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1</w:t>
      </w:r>
      <w:r>
        <w:rPr>
          <w:rFonts w:hint="eastAsia" w:cs="Arial" w:asciiTheme="minorEastAsia" w:hAnsiTheme="minorEastAsia" w:eastAsiaTheme="minorEastAsia"/>
          <w:szCs w:val="21"/>
        </w:rPr>
        <w:t>）金融资产的分类、确认和计量</w:t>
      </w:r>
    </w:p>
    <w:p w14:paraId="16F3FFEB">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根据管理金融资产的业务模式和金融资产的合同现金流量特征，将金融资产划分为：以摊余成本计量的金融资产；以公允价值计量且其变动计入其他综合收益的金融资产；以公允价值计量且其变动计入当期损益的金融资产。</w:t>
      </w:r>
    </w:p>
    <w:p w14:paraId="7D8CD566">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或应收票据，本公司按照预期有权收取的对价金额作为初始确认金额。</w:t>
      </w:r>
    </w:p>
    <w:p w14:paraId="1F9F4A61">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1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①</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以摊余成本计量的金融资产</w:t>
      </w:r>
    </w:p>
    <w:p w14:paraId="6510D9B9">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管理以摊余成本计量的金融资产的业务模式为以收取合同现金流量为目标，且此类金融资产的合同现金流量特征与基本借贷安排相一致，即在特定日期产生的现金流量，仅为对本金和以未偿付本金金额为基础的利息的支付。本公司对于此类金融资产，采用实际利率法，按照摊余成本进行后续计量，其摊销或减值产生的利得或损失，计入当期损益。</w:t>
      </w:r>
    </w:p>
    <w:p w14:paraId="053FFFAC">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2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②</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以公允价值计量且其变动计入其他综合收益的金融资产</w:t>
      </w:r>
    </w:p>
    <w:p w14:paraId="38A64DF6">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管理此类金融资产的业务模式为既以收取合同现金流量为目标又以出售为目标，且此类金融资产的合同现金流量特征与基本借贷安排相一致。本公司对此类金融资产按照公允价值计量且其变动计入其他综合收益，但减值损失或利得、汇兑损益和按照实际利率法计算的利息收入计入当期损益。</w:t>
      </w:r>
    </w:p>
    <w:p w14:paraId="3F2FFFA6">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此外，本公司将部分非交易性权益工具投资指定为以公允价值计量且其变动计入其他综合收益的金融资产。本公司将该类金融资产的相关股利收入计入当期损益，公允价值变动计入其他综合收益。当该金融资产终止确认时，之前计入其他综合收益的累计利得或损失将从其他综合收益转入留存收益，不计入当期损益。</w:t>
      </w:r>
    </w:p>
    <w:p w14:paraId="6E9A28C1">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3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③</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以公允价值计量且其变动计入当期损益的金融资产</w:t>
      </w:r>
    </w:p>
    <w:p w14:paraId="535C334A">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将上述以摊余成本计量的金融资产和以公允价值计量且其变动计入其他综合收益的金融资产之外的金融资产，分类为以公允价值计量且其变动计入当期损益的金融资产。此外，在初始确认时，本公司为了消除或显著减少会计错配，将部分金融资产指定为以公允价值计量且其变动计入当期损益的金融资产。对于此类金融资产，本公司采用公允价值进行后续计量，公允价值变动计入当期损益。</w:t>
      </w:r>
    </w:p>
    <w:p w14:paraId="4D6B5A8F">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cs="Arial" w:asciiTheme="minorEastAsia" w:hAnsiTheme="minorEastAsia" w:eastAsiaTheme="minorEastAsia"/>
          <w:color w:val="000000"/>
          <w:szCs w:val="21"/>
        </w:rPr>
        <w:t>2</w:t>
      </w:r>
      <w:r>
        <w:rPr>
          <w:rFonts w:hint="eastAsia" w:cs="Arial" w:asciiTheme="minorEastAsia" w:hAnsiTheme="minorEastAsia" w:eastAsiaTheme="minorEastAsia"/>
          <w:color w:val="000000"/>
          <w:szCs w:val="21"/>
        </w:rPr>
        <w:t>）金融负债的分类、确认和计量</w:t>
      </w:r>
    </w:p>
    <w:p w14:paraId="4C71D724">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金融负债于初始确认时分类为以公允价值计量且其变动计入当期损益的金融负债和其他金融负债。对于以公允价值计量且其变动计入当期损益的金融负债，相关交易费用直接计入当期损益，其他金融负债的相关交易费用计入其初始确认金额。</w:t>
      </w:r>
    </w:p>
    <w:p w14:paraId="2CA62B64">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1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①</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以公允价值计量且其变动计入当期损益的金融负债</w:t>
      </w:r>
    </w:p>
    <w:p w14:paraId="6C7ABD0D">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以公允价值计量且其变动计入当期损益的金融负债，包括交易性金融负债</w:t>
      </w:r>
      <w:r>
        <w:rPr>
          <w:rFonts w:hint="eastAsia" w:cs="Arial" w:asciiTheme="minorEastAsia" w:hAnsiTheme="minorEastAsia" w:eastAsiaTheme="minorEastAsia"/>
          <w:szCs w:val="21"/>
        </w:rPr>
        <w:t>（含属于金融负债的衍生工具）</w:t>
      </w:r>
      <w:r>
        <w:rPr>
          <w:rFonts w:hint="eastAsia" w:cs="Arial" w:asciiTheme="minorEastAsia" w:hAnsiTheme="minorEastAsia" w:eastAsiaTheme="minorEastAsia"/>
          <w:color w:val="000000"/>
          <w:szCs w:val="21"/>
        </w:rPr>
        <w:t>和初始确认时指定为以公允价值计量且其变动计入当期损益的金融负债。</w:t>
      </w:r>
    </w:p>
    <w:p w14:paraId="769E69FB">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交易性金融负债</w:t>
      </w:r>
      <w:r>
        <w:rPr>
          <w:rFonts w:hint="eastAsia" w:cs="Arial" w:asciiTheme="minorEastAsia" w:hAnsiTheme="minorEastAsia" w:eastAsiaTheme="minorEastAsia"/>
          <w:szCs w:val="21"/>
        </w:rPr>
        <w:t>（含属于金融负债的衍生工具）</w:t>
      </w:r>
      <w:r>
        <w:rPr>
          <w:rFonts w:hint="eastAsia" w:cs="Arial" w:asciiTheme="minorEastAsia" w:hAnsiTheme="minorEastAsia" w:eastAsiaTheme="minorEastAsia"/>
          <w:color w:val="000000"/>
          <w:szCs w:val="21"/>
        </w:rPr>
        <w:t>，按照公允价值进行后续计量，除与套期会计有关外，公允价值变动计入当期损益。</w:t>
      </w:r>
    </w:p>
    <w:p w14:paraId="6E845623">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被指定为以公允价值计量且其变动计入当期损益的金融负债，该负债由本公司自身信用风险变动引起的公允价值变动计入其他综合收益，且终止确认该负债时，计入其他综合收益的自身信用风险变动引起的其公允价值累计变动额转入留存收益。其余公允价值变动计入当期损益。若按上述方式对该等金融负债的自身信用风险变动的影响进行处理会造成或扩大损益中的会计错配的，本公司将该金融负债的全部利得或损失（包括企业自身信用风险变动的影响金额）计入当期损益。</w:t>
      </w:r>
    </w:p>
    <w:p w14:paraId="0D76C402">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2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②</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其他金融负债</w:t>
      </w:r>
    </w:p>
    <w:p w14:paraId="179CCDF4">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除金融资产转移不符合终止确认条件或继续涉入被转移金融资产所形成的金融负债、财务担保合同外的其他金融负债分类为以摊余成本计量的金融负债，按摊余成本进行后续计量，终止确认或摊销产生的利得或损失计入当期损益。</w:t>
      </w:r>
    </w:p>
    <w:p w14:paraId="1D83384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3</w:t>
      </w:r>
      <w:r>
        <w:rPr>
          <w:rFonts w:hint="eastAsia" w:cs="Arial" w:asciiTheme="minorEastAsia" w:hAnsiTheme="minorEastAsia" w:eastAsiaTheme="minorEastAsia"/>
          <w:szCs w:val="21"/>
        </w:rPr>
        <w:t>）金融资产转移的确认依据和计量方法</w:t>
      </w:r>
    </w:p>
    <w:p w14:paraId="55B2169D">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满足下列条件之一的金融资产，予以终止确认：①收取该金融资产现金流量的合同权利终止；②该金融资产已转移，且将金融资产所有权上几乎所有的风险和报酬转移给转入方；③该金融资产已转移，虽然企业既没有转移也没有保留金融资产所有权上几乎所有的风险和报酬，但是放弃了对该金融资产的控制。</w:t>
      </w:r>
    </w:p>
    <w:p w14:paraId="2036C28C">
      <w:pPr>
        <w:spacing w:line="400" w:lineRule="exact"/>
        <w:ind w:firstLine="420" w:firstLineChars="200"/>
        <w:jc w:val="left"/>
        <w:rPr>
          <w:rFonts w:hint="eastAsia" w:cs="Arial" w:asciiTheme="minorEastAsia" w:hAnsiTheme="minorEastAsia" w:eastAsiaTheme="minorEastAsia"/>
          <w:szCs w:val="21"/>
          <w:u w:val="single"/>
        </w:rPr>
      </w:pPr>
      <w:r>
        <w:rPr>
          <w:rFonts w:hint="eastAsia" w:cs="Arial" w:asciiTheme="minorEastAsia" w:hAnsiTheme="minorEastAsia" w:eastAsiaTheme="minorEastAsia"/>
          <w:szCs w:val="21"/>
        </w:rPr>
        <w:t>若企业既没有转移也没有保留金融资产所有权上几乎所有的风险和报酬，且未放弃对该金融资产的控制的，则按照继续涉入所转移金融资产的程度确认有关金融资产，并相应确认有关负债。继续涉入所转移金融资产的程度，是指该金融资产价值变动使企业面临的风险水平。</w:t>
      </w:r>
    </w:p>
    <w:p w14:paraId="0FF1856A">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金融资产整体转移满足终止确认条件的，将所转移金融资产的账面价值及因转移而收到的对价与原计入其他综合收益的公允价值变动累计额之和的差额计入当期损益。</w:t>
      </w:r>
    </w:p>
    <w:p w14:paraId="76CDBE5B">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金融资产部分转移满足终止确认条件的，将所转移金融资产的账面价值在终止确认及未终止确认部分之间按其相对的公允价值进行分摊，并将因转移而收到的对价与应分摊至终止确认部分的原计入其他综合收益的公允价值变动累计额之和与分摊的前述账面金额之差额计入当期损益。</w:t>
      </w:r>
    </w:p>
    <w:p w14:paraId="6726A789">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对采用附追索权方式出售的金融资产，或将持有的金融资产背书转让，需确定该金融资产所有权上几乎所有的风险和报酬是否已经转移。已将该金融资产所有权上几乎所有的风险和报酬转移给转入方的，终止确认该金融资产；保留了金融资产所有权上几乎所有的风险和报酬的，不终止确认该金融资产；既没有转移也没有保留金融资产所有权上几乎所有的风险和报酬的，则继续判断企业是否对该资产保留了控制，并根据前面各段所述的原则进行会计处理。</w:t>
      </w:r>
    </w:p>
    <w:p w14:paraId="701CD804">
      <w:pPr>
        <w:tabs>
          <w:tab w:val="left" w:pos="198"/>
        </w:tabs>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4</w:t>
      </w:r>
      <w:r>
        <w:rPr>
          <w:rFonts w:hint="eastAsia" w:cs="Arial" w:asciiTheme="minorEastAsia" w:hAnsiTheme="minorEastAsia" w:eastAsiaTheme="minorEastAsia"/>
          <w:szCs w:val="21"/>
        </w:rPr>
        <w:t>）金融负债的终止确认</w:t>
      </w:r>
    </w:p>
    <w:p w14:paraId="51D49430">
      <w:pPr>
        <w:tabs>
          <w:tab w:val="left" w:pos="198"/>
        </w:tabs>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金融负债（或其一部分）的现时义务已经解除的，本公司终止确认该金融负债（或该部分金融负债）。本公司（借入方）与借出方签订协议，以承担新金融负债的方式替换原金融负债，且新金融负债与原金融负债的合同条款实质上不同的，终止确认原金融负债，同时确认一项新金融负债。本公司对原金融负债（或其一部分）的合同条款作出实质性修改的，终止确认原金融负债，同时按照修改后的条款确认一项新金融负债。</w:t>
      </w:r>
    </w:p>
    <w:p w14:paraId="38328C07">
      <w:pPr>
        <w:tabs>
          <w:tab w:val="left" w:pos="198"/>
        </w:tabs>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金融负债（或其一部分）终止确认的，本公司将其账面价值与支付的对价（包括转出的非现金资产或承担的负债）之间的差额，计入当期损益。</w:t>
      </w:r>
    </w:p>
    <w:p w14:paraId="34E524E1">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5</w:t>
      </w:r>
      <w:r>
        <w:rPr>
          <w:rFonts w:hint="eastAsia" w:cs="Arial" w:asciiTheme="minorEastAsia" w:hAnsiTheme="minorEastAsia" w:eastAsiaTheme="minorEastAsia"/>
          <w:szCs w:val="21"/>
        </w:rPr>
        <w:t>）金融资产和金融负债的抵销</w:t>
      </w:r>
    </w:p>
    <w:p w14:paraId="138BB001">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当本公司具有抵销已确认金额的金融资产和金融负债的法定权利，且该种法定权利是当前可执行的，同时本公司计划以净额结算或同时变现该金融资产和清偿该金融负债时，金融资产和金融负债以相互抵销后的净额在资产负债表内列示。除此以外，金融资产和金融负债在资产负债表内分别列示，不予相互抵销。</w:t>
      </w:r>
    </w:p>
    <w:p w14:paraId="57237732">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6</w:t>
      </w:r>
      <w:r>
        <w:rPr>
          <w:rFonts w:hint="eastAsia" w:cs="Arial" w:asciiTheme="minorEastAsia" w:hAnsiTheme="minorEastAsia" w:eastAsiaTheme="minorEastAsia"/>
          <w:szCs w:val="21"/>
        </w:rPr>
        <w:t>）金融资产和金融负债的公允价值确定方法</w:t>
      </w:r>
    </w:p>
    <w:p w14:paraId="4686C18C">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公允价值，是指市场参与者在计量日发生的有序交易中，出售一项资产所能收到或者转移一项负债所需支付的价格。金融工具存在活跃市场的，本公司采用活跃市场中的报价确定其公允价值。活跃市场中的报价是指易于定期从交易所、经纪商、行业协会、定价服务机构等获得的价格，且代表了在公平交易中实际发生的市场交易的价格。金融工具不存在活跃市场的，本公司采用估值技术确定其公允价值。估值技术包括参考熟悉情况并自愿交易的各方最近进行的市场交易中使用的价格、参照实质上相同的其他金融工具当前的公允价值、现金流量折现法和期权定价模型等。在估值时，公司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输入值。</w:t>
      </w:r>
    </w:p>
    <w:p w14:paraId="668B8E2C">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11</w:t>
      </w:r>
      <w:r>
        <w:rPr>
          <w:rFonts w:cs="Arial" w:asciiTheme="minorEastAsia" w:hAnsiTheme="minorEastAsia" w:eastAsiaTheme="minorEastAsia"/>
          <w:b/>
          <w:bCs/>
          <w:szCs w:val="21"/>
        </w:rPr>
        <w:t>、</w:t>
      </w:r>
      <w:r>
        <w:rPr>
          <w:rFonts w:hint="eastAsia" w:cs="Arial" w:asciiTheme="minorEastAsia" w:hAnsiTheme="minorEastAsia" w:eastAsiaTheme="minorEastAsia"/>
          <w:b/>
          <w:bCs/>
          <w:szCs w:val="21"/>
        </w:rPr>
        <w:t>金融</w:t>
      </w:r>
      <w:r>
        <w:rPr>
          <w:rFonts w:cs="Arial" w:asciiTheme="minorEastAsia" w:hAnsiTheme="minorEastAsia" w:eastAsiaTheme="minorEastAsia"/>
          <w:b/>
          <w:bCs/>
          <w:szCs w:val="21"/>
        </w:rPr>
        <w:t>资产减值</w:t>
      </w:r>
    </w:p>
    <w:p w14:paraId="07DE0C0B">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需确认减值损失的金融资产系以摊余成本计量的金融资产、以公允价值计量且其变动计入其他综合收益的债务工具投资，主要包括应收票据、应收账款、合同资产、其他应收款、债权投资、其他债权投资、长期应收款</w:t>
      </w:r>
      <w:r>
        <w:rPr>
          <w:rFonts w:hint="eastAsia" w:cs="Arial" w:asciiTheme="minorEastAsia" w:hAnsiTheme="minorEastAsia" w:eastAsiaTheme="minorEastAsia"/>
          <w:color w:val="000000"/>
          <w:szCs w:val="21"/>
          <w:lang w:eastAsia="zh-CN"/>
        </w:rPr>
        <w:t>、</w:t>
      </w:r>
      <w:r>
        <w:rPr>
          <w:rFonts w:hint="eastAsia" w:cs="Arial" w:asciiTheme="minorEastAsia" w:hAnsiTheme="minorEastAsia" w:eastAsiaTheme="minorEastAsia"/>
          <w:color w:val="000000"/>
          <w:szCs w:val="21"/>
          <w:lang w:val="en-US" w:eastAsia="zh-CN"/>
        </w:rPr>
        <w:t>租赁应收款</w:t>
      </w:r>
      <w:r>
        <w:rPr>
          <w:rFonts w:hint="eastAsia" w:cs="Arial" w:asciiTheme="minorEastAsia" w:hAnsiTheme="minorEastAsia" w:eastAsiaTheme="minorEastAsia"/>
          <w:color w:val="000000"/>
          <w:szCs w:val="21"/>
        </w:rPr>
        <w:t>等。此外，对部分财务担保合同，也按照本部分所述会计政策计提减值准备和确认信用减值损失。</w:t>
      </w:r>
    </w:p>
    <w:p w14:paraId="631CFCFB">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cs="Arial" w:asciiTheme="minorEastAsia" w:hAnsiTheme="minorEastAsia" w:eastAsiaTheme="minorEastAsia"/>
          <w:color w:val="000000"/>
          <w:szCs w:val="21"/>
        </w:rPr>
        <w:t>1</w:t>
      </w:r>
      <w:r>
        <w:rPr>
          <w:rFonts w:hint="eastAsia" w:cs="Arial" w:asciiTheme="minorEastAsia" w:hAnsiTheme="minorEastAsia" w:eastAsiaTheme="minorEastAsia"/>
          <w:color w:val="000000"/>
          <w:szCs w:val="21"/>
        </w:rPr>
        <w:t>）减值准备的确认方法</w:t>
      </w:r>
    </w:p>
    <w:p w14:paraId="0EEBF620">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本公司以预期信用损失为基础，对上述各项目</w:t>
      </w:r>
      <w:r>
        <w:rPr>
          <w:rFonts w:hint="eastAsia" w:asciiTheme="minorEastAsia" w:hAnsiTheme="minorEastAsia" w:eastAsiaTheme="minorEastAsia"/>
          <w:szCs w:val="21"/>
        </w:rPr>
        <w:t>按照其适用的预期信用损失计量方法（一般方法或简化方法）</w:t>
      </w:r>
      <w:r>
        <w:rPr>
          <w:rFonts w:hint="eastAsia" w:cs="Arial" w:asciiTheme="minorEastAsia" w:hAnsiTheme="minorEastAsia" w:eastAsiaTheme="minorEastAsia"/>
          <w:szCs w:val="21"/>
        </w:rPr>
        <w:t>计提减值准备并确认信用减值损失</w:t>
      </w:r>
      <w:r>
        <w:rPr>
          <w:rFonts w:hint="eastAsia" w:cs="Arial" w:asciiTheme="minorEastAsia" w:hAnsiTheme="minorEastAsia" w:eastAsiaTheme="minorEastAsia"/>
          <w:color w:val="000000"/>
          <w:szCs w:val="21"/>
        </w:rPr>
        <w:t>。</w:t>
      </w:r>
    </w:p>
    <w:p w14:paraId="5C3DA0CA">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信用损失，是指本公司按照原实际利率折现的、根据合同应收的所有合同现金流量与预期收取的所有现金流量之间的差额，即全部现金短缺的现值。其中，对于购买或源生的已发生信用减值的金融资产，本公司按照该金融资产经信用调整的实际利率折现。</w:t>
      </w:r>
    </w:p>
    <w:p w14:paraId="74E84F3F">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预期信用损失计量的一般方法是指，本公司在每个资产负债表日评估金融资产的信用风险自初始确认后是否已经显著增加，如果信用风险自初始确认后已显著增加，本公司按照相当于整个存续期内预期信用损失的金额计量损失准备；如果信用风险自初始确认后未显著增加，本公司按照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个月内预期信用损失的金额计量损失准备。本公司在评估预期信用损失时，考虑所有合理且有依据的信息，包括前瞻性信息。</w:t>
      </w:r>
    </w:p>
    <w:p w14:paraId="0DF4AA8C">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对于在资产负债表日具有较低信用风险的金融工具，本集团假设其信用风险自初始确认后并未显著增加，按照未来12个月内的预期信用损失计量损失准备。</w:t>
      </w:r>
    </w:p>
    <w:p w14:paraId="2C6C5C99">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cs="Arial" w:asciiTheme="minorEastAsia" w:hAnsiTheme="minorEastAsia" w:eastAsiaTheme="minorEastAsia"/>
          <w:color w:val="000000"/>
          <w:szCs w:val="21"/>
        </w:rPr>
        <w:t>2</w:t>
      </w:r>
      <w:r>
        <w:rPr>
          <w:rFonts w:hint="eastAsia" w:cs="Arial" w:asciiTheme="minorEastAsia" w:hAnsiTheme="minorEastAsia" w:eastAsiaTheme="minorEastAsia"/>
          <w:color w:val="000000"/>
          <w:szCs w:val="21"/>
        </w:rPr>
        <w:t>）</w:t>
      </w:r>
      <w:bookmarkStart w:id="4" w:name="OLE_LINK31"/>
      <w:r>
        <w:rPr>
          <w:rFonts w:hint="eastAsia" w:cs="Arial" w:asciiTheme="minorEastAsia" w:hAnsiTheme="minorEastAsia" w:eastAsiaTheme="minorEastAsia"/>
          <w:color w:val="000000"/>
          <w:szCs w:val="21"/>
        </w:rPr>
        <w:t>信用风险自初始确认后是否显著增加的判断标准</w:t>
      </w:r>
    </w:p>
    <w:bookmarkEnd w:id="4"/>
    <w:p w14:paraId="022DD7B1">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本集团通过比较金融工具在资产负债表日发生违约的风险与在初始确认日发生违约的风险，以确定金融工具预计存续期内发生违约风险的相对变化，以评估金融工具的信用风险自初始确认后是否已显著增加。</w:t>
      </w:r>
    </w:p>
    <w:p w14:paraId="6E19FE38">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在确定信用风险自初始确认后是否显著增加时，本集团考虑无须付出不必要的额外成本或努力即可获得的合理且有依据的信息，包括前瞻性信息。本集团考虑的信息包括：</w:t>
      </w:r>
    </w:p>
    <w:p w14:paraId="707CB14E">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①债务人未能按合同到期日支付本金和利息的情况；</w:t>
      </w:r>
    </w:p>
    <w:p w14:paraId="78F57140">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②已发生的或预期的金融工具的外部或内部信用评级（如有）的严重恶化；</w:t>
      </w:r>
    </w:p>
    <w:p w14:paraId="2F35EDEF">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③已发生的或预期的债务人经营成果的严重恶化；</w:t>
      </w:r>
    </w:p>
    <w:p w14:paraId="7C94381D">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④现存的或预期的技术、市场、经济或法律环境变化，并将对债务人对本集团的还款能力产生重大不利影响。</w:t>
      </w:r>
    </w:p>
    <w:p w14:paraId="4B85098F">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根据金融工具的性质，本集团以单项金融工具或金融工具组合为基础评估信用风险是否显著增加。以金融工具组合为基础进行评估时，本集团可基于共同信用风险特征对金融工具进行分类，例如逾期信息和信用风险评级。</w:t>
      </w:r>
    </w:p>
    <w:p w14:paraId="4AFE4A71">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如果很可能无法从欠款人全额收到其对公司的欠款（该评估不考虑公司采取例如变现抵押品（如果持有）等追索行动），公司确定金融工具的信用风险已显著增加。</w:t>
      </w:r>
    </w:p>
    <w:p w14:paraId="43858E7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3</w:t>
      </w:r>
      <w:r>
        <w:rPr>
          <w:rFonts w:hint="eastAsia" w:cs="Arial" w:asciiTheme="minorEastAsia" w:hAnsiTheme="minorEastAsia" w:eastAsiaTheme="minorEastAsia"/>
          <w:szCs w:val="21"/>
        </w:rPr>
        <w:t>）金融资产减值的会计处理方法</w:t>
      </w:r>
    </w:p>
    <w:p w14:paraId="394B81B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期末，本公司计算各类金融资产的预计信用损失，如果该预计信用损失大于其当前减值准备的账面金额，将其差额确认为减值损失；如果小于当前减值准备的账面金额，则将差额确认为减值利得。</w:t>
      </w:r>
    </w:p>
    <w:p w14:paraId="2C7EF093">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4</w:t>
      </w:r>
      <w:r>
        <w:rPr>
          <w:rFonts w:hint="eastAsia" w:cs="Arial" w:asciiTheme="minorEastAsia" w:hAnsiTheme="minorEastAsia" w:eastAsiaTheme="minorEastAsia"/>
          <w:szCs w:val="21"/>
        </w:rPr>
        <w:t>）各类金融资产信用损失的确定方法</w:t>
      </w:r>
    </w:p>
    <w:p w14:paraId="5F3CFB82">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 1 \* GB3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应收票据</w:t>
      </w:r>
    </w:p>
    <w:p w14:paraId="75EE56E5">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szCs w:val="21"/>
        </w:rPr>
        <w:t>本公司对于应收票据</w:t>
      </w:r>
      <w:r>
        <w:rPr>
          <w:rFonts w:hint="eastAsia" w:cs="Arial" w:asciiTheme="minorEastAsia" w:hAnsiTheme="minorEastAsia" w:eastAsiaTheme="minorEastAsia"/>
          <w:color w:val="000000"/>
          <w:szCs w:val="21"/>
        </w:rPr>
        <w:t>按照相当于整个存续期内的预期信用损失金额计量损失准备。基于应收票据的信用风险特征，将其划分为不同组合：</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057"/>
        <w:gridCol w:w="6015"/>
      </w:tblGrid>
      <w:tr w14:paraId="6265C0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78" w:hRule="atLeast"/>
          <w:tblHeader/>
        </w:trPr>
        <w:tc>
          <w:tcPr>
            <w:tcW w:w="3057" w:type="dxa"/>
            <w:tcBorders>
              <w:top w:val="single" w:color="auto" w:sz="12" w:space="0"/>
              <w:left w:val="nil"/>
              <w:bottom w:val="dotted" w:color="auto" w:sz="4" w:space="0"/>
              <w:right w:val="dotted" w:color="auto" w:sz="4" w:space="0"/>
            </w:tcBorders>
            <w:vAlign w:val="center"/>
          </w:tcPr>
          <w:p w14:paraId="528EB10B">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15" w:type="dxa"/>
            <w:tcBorders>
              <w:top w:val="single" w:color="auto" w:sz="12" w:space="0"/>
              <w:left w:val="dotted" w:color="auto" w:sz="4" w:space="0"/>
              <w:bottom w:val="dotted" w:color="auto" w:sz="4" w:space="0"/>
              <w:right w:val="nil"/>
            </w:tcBorders>
            <w:vAlign w:val="center"/>
          </w:tcPr>
          <w:p w14:paraId="1253AD7D">
            <w:pPr>
              <w:spacing w:line="400" w:lineRule="exact"/>
              <w:ind w:firstLine="420" w:firstLineChars="200"/>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确定组合的依据</w:t>
            </w:r>
          </w:p>
        </w:tc>
      </w:tr>
      <w:tr w14:paraId="47AAEE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dotted" w:color="auto" w:sz="4" w:space="0"/>
              <w:right w:val="dotted" w:color="auto" w:sz="4" w:space="0"/>
            </w:tcBorders>
            <w:noWrap/>
            <w:vAlign w:val="center"/>
          </w:tcPr>
          <w:p w14:paraId="291F4567">
            <w:pPr>
              <w:spacing w:line="400" w:lineRule="exact"/>
              <w:jc w:val="left"/>
              <w:rPr>
                <w:rFonts w:hint="eastAsia" w:cs="Arial" w:asciiTheme="minorEastAsia" w:hAnsiTheme="minorEastAsia" w:eastAsiaTheme="minorEastAsia"/>
                <w:color w:val="auto"/>
                <w:kern w:val="0"/>
                <w:szCs w:val="21"/>
              </w:rPr>
            </w:pPr>
            <w:r>
              <w:rPr>
                <w:rFonts w:hint="eastAsia" w:cs="Arial" w:asciiTheme="minorEastAsia" w:hAnsiTheme="minorEastAsia" w:eastAsiaTheme="minorEastAsia"/>
                <w:color w:val="auto"/>
                <w:kern w:val="0"/>
                <w:szCs w:val="21"/>
              </w:rPr>
              <w:t>银行承兑汇票</w:t>
            </w:r>
          </w:p>
        </w:tc>
        <w:tc>
          <w:tcPr>
            <w:tcW w:w="6015" w:type="dxa"/>
            <w:tcBorders>
              <w:top w:val="dotted" w:color="auto" w:sz="4" w:space="0"/>
              <w:left w:val="dotted" w:color="auto" w:sz="4" w:space="0"/>
              <w:bottom w:val="dotted" w:color="auto" w:sz="4" w:space="0"/>
              <w:right w:val="nil"/>
            </w:tcBorders>
            <w:noWrap/>
            <w:vAlign w:val="center"/>
          </w:tcPr>
          <w:p w14:paraId="7B9D0C94">
            <w:pPr>
              <w:spacing w:line="400" w:lineRule="exact"/>
              <w:jc w:val="left"/>
              <w:rPr>
                <w:rFonts w:hint="eastAsia" w:cs="Arial" w:asciiTheme="minorEastAsia" w:hAnsiTheme="minorEastAsia" w:eastAsiaTheme="minorEastAsia"/>
                <w:color w:val="auto"/>
                <w:kern w:val="0"/>
                <w:szCs w:val="21"/>
              </w:rPr>
            </w:pPr>
            <w:r>
              <w:rPr>
                <w:rFonts w:hint="eastAsia" w:cs="Arial" w:asciiTheme="minorEastAsia" w:hAnsiTheme="minorEastAsia" w:eastAsiaTheme="minorEastAsia"/>
                <w:color w:val="auto"/>
                <w:kern w:val="0"/>
                <w:szCs w:val="21"/>
              </w:rPr>
              <w:t>承兑人为信用风险较小的银行</w:t>
            </w:r>
          </w:p>
        </w:tc>
      </w:tr>
      <w:tr w14:paraId="51857E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single" w:color="auto" w:sz="12" w:space="0"/>
              <w:right w:val="dotted" w:color="auto" w:sz="4" w:space="0"/>
            </w:tcBorders>
            <w:noWrap/>
            <w:vAlign w:val="center"/>
          </w:tcPr>
          <w:p w14:paraId="0C8B0799">
            <w:pPr>
              <w:spacing w:line="400" w:lineRule="exact"/>
              <w:jc w:val="left"/>
              <w:rPr>
                <w:rFonts w:hint="eastAsia" w:cs="Arial" w:asciiTheme="minorEastAsia" w:hAnsiTheme="minorEastAsia" w:eastAsiaTheme="minorEastAsia"/>
                <w:color w:val="auto"/>
                <w:kern w:val="0"/>
                <w:szCs w:val="21"/>
              </w:rPr>
            </w:pPr>
            <w:r>
              <w:rPr>
                <w:rFonts w:hint="eastAsia" w:cs="Arial" w:asciiTheme="minorEastAsia" w:hAnsiTheme="minorEastAsia" w:eastAsiaTheme="minorEastAsia"/>
                <w:color w:val="auto"/>
                <w:kern w:val="0"/>
                <w:szCs w:val="21"/>
              </w:rPr>
              <w:t>商业承兑汇票</w:t>
            </w:r>
          </w:p>
        </w:tc>
        <w:tc>
          <w:tcPr>
            <w:tcW w:w="6015" w:type="dxa"/>
            <w:tcBorders>
              <w:top w:val="dotted" w:color="auto" w:sz="4" w:space="0"/>
              <w:left w:val="dotted" w:color="auto" w:sz="4" w:space="0"/>
              <w:bottom w:val="single" w:color="auto" w:sz="12" w:space="0"/>
              <w:right w:val="nil"/>
            </w:tcBorders>
            <w:noWrap/>
            <w:vAlign w:val="center"/>
          </w:tcPr>
          <w:p w14:paraId="14A4BBDA">
            <w:pPr>
              <w:spacing w:line="400" w:lineRule="exact"/>
              <w:jc w:val="left"/>
              <w:rPr>
                <w:rFonts w:hint="eastAsia" w:cs="Arial" w:asciiTheme="minorEastAsia" w:hAnsiTheme="minorEastAsia" w:eastAsiaTheme="minorEastAsia"/>
                <w:color w:val="auto"/>
                <w:kern w:val="0"/>
                <w:szCs w:val="21"/>
              </w:rPr>
            </w:pPr>
            <w:r>
              <w:rPr>
                <w:rFonts w:hint="eastAsia" w:cs="Arial" w:asciiTheme="minorEastAsia" w:hAnsiTheme="minorEastAsia" w:eastAsiaTheme="minorEastAsia"/>
                <w:color w:val="auto"/>
                <w:kern w:val="0"/>
                <w:szCs w:val="21"/>
              </w:rPr>
              <w:t>根据承兑人的信用风险划分，应与“应收账款”组合划分相同</w:t>
            </w:r>
          </w:p>
        </w:tc>
      </w:tr>
    </w:tbl>
    <w:p w14:paraId="59562F4D">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信誉较好的银行承兑汇票一般不考虑计提坏账准备。</w:t>
      </w:r>
    </w:p>
    <w:p w14:paraId="763F50DC">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2 \* GB3 </w:instrText>
      </w:r>
      <w:r>
        <w:rPr>
          <w:rFonts w:cs="Arial" w:asciiTheme="minorEastAsia" w:hAnsiTheme="minorEastAsia" w:eastAsiaTheme="minorEastAsia"/>
          <w:color w:val="000000"/>
          <w:szCs w:val="21"/>
        </w:rPr>
        <w:fldChar w:fldCharType="separate"/>
      </w:r>
      <w:r>
        <w:rPr>
          <w:rFonts w:hint="eastAsia" w:cs="Arial" w:asciiTheme="minorEastAsia" w:hAnsiTheme="minorEastAsia" w:eastAsiaTheme="minorEastAsia"/>
          <w:color w:val="000000"/>
          <w:szCs w:val="21"/>
        </w:rPr>
        <w:t>②</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应收账款及合同资产</w:t>
      </w:r>
    </w:p>
    <w:p w14:paraId="4BD00F62">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对于不含重大融资成分的应收款项和合同资产，本公司按照相当于整个存续期内的预期信用损失金额计量损失准备。</w:t>
      </w:r>
    </w:p>
    <w:p w14:paraId="51DE933F">
      <w:pPr>
        <w:spacing w:line="400" w:lineRule="exact"/>
        <w:ind w:firstLine="420" w:firstLineChars="200"/>
        <w:rPr>
          <w:rFonts w:hint="eastAsia" w:cs="Arial" w:asciiTheme="minorEastAsia" w:hAnsiTheme="minorEastAsia" w:eastAsiaTheme="minorEastAsia"/>
          <w:color w:val="auto"/>
          <w:szCs w:val="21"/>
        </w:rPr>
      </w:pPr>
      <w:r>
        <w:rPr>
          <w:rFonts w:hint="eastAsia" w:cs="Arial" w:asciiTheme="minorEastAsia" w:hAnsiTheme="minorEastAsia" w:eastAsiaTheme="minorEastAsia"/>
          <w:color w:val="000000"/>
          <w:szCs w:val="21"/>
        </w:rPr>
        <w:t>对于包含重大融资成分的应收款项、合同资产，</w:t>
      </w:r>
      <w:r>
        <w:rPr>
          <w:rFonts w:hint="eastAsia" w:cs="Arial" w:asciiTheme="minorEastAsia" w:hAnsiTheme="minorEastAsia" w:eastAsiaTheme="minorEastAsia"/>
          <w:color w:val="auto"/>
          <w:szCs w:val="21"/>
        </w:rPr>
        <w:t>本公司选择始终按照相当于存续期内预期信用损失的金额计量损失准备。依据其信用风险自初始确认后是否已经显著增加，而采用未来</w:t>
      </w:r>
      <w:r>
        <w:rPr>
          <w:rFonts w:cs="Arial" w:asciiTheme="minorEastAsia" w:hAnsiTheme="minorEastAsia" w:eastAsiaTheme="minorEastAsia"/>
          <w:color w:val="auto"/>
          <w:szCs w:val="21"/>
        </w:rPr>
        <w:t>12</w:t>
      </w:r>
      <w:r>
        <w:rPr>
          <w:rFonts w:hint="eastAsia" w:cs="Arial" w:asciiTheme="minorEastAsia" w:hAnsiTheme="minorEastAsia" w:eastAsiaTheme="minorEastAsia"/>
          <w:color w:val="auto"/>
          <w:szCs w:val="21"/>
        </w:rPr>
        <w:t>个月内或者整个存续期内预期信用损失的金额计量损失准备。</w:t>
      </w:r>
    </w:p>
    <w:p w14:paraId="2642490E">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bCs/>
          <w:szCs w:val="21"/>
        </w:rPr>
        <w:t>除了单项评估信用风险的应收账款外，</w:t>
      </w:r>
      <w:r>
        <w:rPr>
          <w:rFonts w:hint="eastAsia" w:cs="Arial" w:asciiTheme="minorEastAsia" w:hAnsiTheme="minorEastAsia" w:eastAsiaTheme="minorEastAsia"/>
          <w:color w:val="000000"/>
          <w:szCs w:val="21"/>
        </w:rPr>
        <w:t>基于其信用风险特征，将其划分为不同组合：</w:t>
      </w:r>
    </w:p>
    <w:tbl>
      <w:tblPr>
        <w:tblStyle w:val="20"/>
        <w:tblW w:w="9072" w:type="dxa"/>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057"/>
        <w:gridCol w:w="6015"/>
      </w:tblGrid>
      <w:tr w14:paraId="3654EF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8" w:hRule="atLeast"/>
          <w:tblHeader/>
        </w:trPr>
        <w:tc>
          <w:tcPr>
            <w:tcW w:w="3057" w:type="dxa"/>
            <w:vAlign w:val="center"/>
          </w:tcPr>
          <w:p w14:paraId="02F0BB0C">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15" w:type="dxa"/>
            <w:vAlign w:val="center"/>
          </w:tcPr>
          <w:p w14:paraId="7D6F3FE8">
            <w:pPr>
              <w:spacing w:line="400" w:lineRule="exact"/>
              <w:ind w:firstLine="420" w:firstLineChars="200"/>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确定组合的依据</w:t>
            </w:r>
          </w:p>
        </w:tc>
      </w:tr>
      <w:tr w14:paraId="20847E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57" w:type="dxa"/>
            <w:noWrap/>
            <w:vAlign w:val="center"/>
          </w:tcPr>
          <w:p w14:paraId="37E59206">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组合</w:t>
            </w:r>
            <w:r>
              <w:rPr>
                <w:rFonts w:cs="Arial" w:asciiTheme="minorEastAsia" w:hAnsiTheme="minorEastAsia" w:eastAsiaTheme="minorEastAsia"/>
                <w:color w:val="000000"/>
                <w:szCs w:val="21"/>
              </w:rPr>
              <w:t>1</w:t>
            </w:r>
          </w:p>
        </w:tc>
        <w:tc>
          <w:tcPr>
            <w:tcW w:w="6015" w:type="dxa"/>
            <w:noWrap/>
            <w:vAlign w:val="center"/>
          </w:tcPr>
          <w:p w14:paraId="6EA8C7F9">
            <w:pPr>
              <w:spacing w:line="400" w:lineRule="exact"/>
              <w:jc w:val="left"/>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t>软件与信息技术服务业务客户</w:t>
            </w:r>
            <w:r>
              <w:rPr>
                <w:rFonts w:hint="eastAsia" w:cs="Arial" w:asciiTheme="minorEastAsia" w:hAnsiTheme="minorEastAsia" w:eastAsiaTheme="minorEastAsia"/>
                <w:color w:val="000000"/>
                <w:szCs w:val="21"/>
              </w:rPr>
              <w:t>。</w:t>
            </w:r>
          </w:p>
        </w:tc>
      </w:tr>
      <w:tr w14:paraId="07C4F8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57" w:type="dxa"/>
            <w:noWrap/>
            <w:vAlign w:val="center"/>
          </w:tcPr>
          <w:p w14:paraId="251E6883">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组合</w:t>
            </w:r>
            <w:r>
              <w:rPr>
                <w:rFonts w:cs="Arial" w:asciiTheme="minorEastAsia" w:hAnsiTheme="minorEastAsia" w:eastAsiaTheme="minorEastAsia"/>
                <w:color w:val="000000"/>
                <w:szCs w:val="21"/>
              </w:rPr>
              <w:t>2</w:t>
            </w:r>
          </w:p>
        </w:tc>
        <w:tc>
          <w:tcPr>
            <w:tcW w:w="6015" w:type="dxa"/>
            <w:noWrap/>
            <w:vAlign w:val="center"/>
          </w:tcPr>
          <w:p w14:paraId="7EB43EF8">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供应链业务客户</w:t>
            </w:r>
          </w:p>
        </w:tc>
      </w:tr>
      <w:tr w14:paraId="1B9B7C8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57" w:type="dxa"/>
            <w:noWrap/>
            <w:vAlign w:val="center"/>
          </w:tcPr>
          <w:p w14:paraId="6C5378DB">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组合</w:t>
            </w:r>
            <w:r>
              <w:rPr>
                <w:rFonts w:cs="Arial" w:asciiTheme="minorEastAsia" w:hAnsiTheme="minorEastAsia" w:eastAsiaTheme="minorEastAsia"/>
                <w:color w:val="000000"/>
                <w:szCs w:val="21"/>
              </w:rPr>
              <w:t>3</w:t>
            </w:r>
          </w:p>
        </w:tc>
        <w:tc>
          <w:tcPr>
            <w:tcW w:w="6015" w:type="dxa"/>
            <w:noWrap/>
            <w:vAlign w:val="center"/>
          </w:tcPr>
          <w:p w14:paraId="1B91CEE8">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合并范围内关联方</w:t>
            </w:r>
          </w:p>
        </w:tc>
      </w:tr>
    </w:tbl>
    <w:p w14:paraId="01E0C62B">
      <w:pPr>
        <w:spacing w:line="400" w:lineRule="exact"/>
        <w:ind w:firstLine="420" w:firstLineChars="200"/>
        <w:jc w:val="left"/>
        <w:rPr>
          <w:rFonts w:hint="eastAsia" w:cs="Arial" w:asciiTheme="minorEastAsia" w:hAnsiTheme="minorEastAsia" w:eastAsiaTheme="minorEastAsia"/>
          <w:color w:val="auto"/>
          <w:szCs w:val="21"/>
        </w:rPr>
      </w:pPr>
      <w:r>
        <w:rPr>
          <w:rFonts w:hint="eastAsia" w:cs="Arial" w:asciiTheme="minorEastAsia" w:hAnsiTheme="minorEastAsia" w:eastAsiaTheme="minorEastAsia"/>
          <w:szCs w:val="21"/>
        </w:rPr>
        <w:t>a、</w:t>
      </w:r>
      <w:bookmarkStart w:id="5" w:name="OLE_LINK41"/>
      <w:bookmarkStart w:id="6" w:name="OLE_LINK42"/>
      <w:r>
        <w:rPr>
          <w:rFonts w:hint="eastAsia" w:cs="Arial" w:asciiTheme="minorEastAsia" w:hAnsiTheme="minorEastAsia" w:eastAsiaTheme="minorEastAsia"/>
          <w:szCs w:val="21"/>
        </w:rPr>
        <w:t>本公司应收款项账龄从发生日开</w:t>
      </w:r>
      <w:r>
        <w:rPr>
          <w:rFonts w:hint="eastAsia" w:cs="Arial" w:asciiTheme="minorEastAsia" w:hAnsiTheme="minorEastAsia" w:eastAsiaTheme="minorEastAsia"/>
          <w:color w:val="auto"/>
          <w:szCs w:val="21"/>
        </w:rPr>
        <w:t>始计算</w:t>
      </w:r>
      <w:bookmarkEnd w:id="5"/>
      <w:bookmarkEnd w:id="6"/>
      <w:r>
        <w:rPr>
          <w:rFonts w:hint="eastAsia" w:cs="Arial" w:asciiTheme="minorEastAsia" w:hAnsiTheme="minorEastAsia" w:eastAsiaTheme="minorEastAsia"/>
          <w:color w:val="auto"/>
          <w:szCs w:val="21"/>
        </w:rPr>
        <w:t>/从预期日开始计算。</w:t>
      </w:r>
    </w:p>
    <w:p w14:paraId="6D2E50C4">
      <w:pPr>
        <w:overflowPunct w:val="0"/>
        <w:spacing w:line="400" w:lineRule="exact"/>
        <w:ind w:left="482"/>
        <w:rPr>
          <w:rFonts w:ascii="Arial" w:hAnsi="Arial" w:cs="Arial"/>
          <w:color w:val="auto"/>
          <w:szCs w:val="21"/>
        </w:rPr>
      </w:pPr>
      <w:bookmarkStart w:id="7" w:name="OLE_LINK45"/>
      <w:bookmarkStart w:id="8" w:name="OLE_LINK43"/>
      <w:bookmarkStart w:id="9" w:name="OLE_LINK47"/>
      <w:r>
        <w:rPr>
          <w:rFonts w:ascii="Arial" w:hAnsi="宋体" w:cs="Arial"/>
          <w:color w:val="auto"/>
          <w:szCs w:val="21"/>
        </w:rPr>
        <w:t>组合中，采用账龄</w:t>
      </w:r>
      <w:r>
        <w:rPr>
          <w:rFonts w:hint="eastAsia" w:ascii="Arial" w:hAnsi="宋体" w:cs="Arial"/>
          <w:color w:val="auto"/>
          <w:szCs w:val="21"/>
        </w:rPr>
        <w:t>组合</w:t>
      </w:r>
      <w:r>
        <w:rPr>
          <w:rFonts w:ascii="Arial" w:hAnsi="宋体" w:cs="Arial"/>
          <w:color w:val="auto"/>
          <w:szCs w:val="21"/>
        </w:rPr>
        <w:t>计提</w:t>
      </w:r>
      <w:r>
        <w:rPr>
          <w:rFonts w:hint="eastAsia" w:ascii="Arial" w:hAnsi="宋体" w:cs="Arial"/>
          <w:color w:val="auto"/>
          <w:szCs w:val="21"/>
        </w:rPr>
        <w:t>预期信用损失</w:t>
      </w:r>
      <w:r>
        <w:rPr>
          <w:rFonts w:ascii="Arial" w:hAnsi="宋体" w:cs="Arial"/>
          <w:color w:val="auto"/>
          <w:szCs w:val="21"/>
        </w:rPr>
        <w:t>的组合计提方法</w:t>
      </w:r>
      <w:r>
        <w:rPr>
          <w:rFonts w:hint="eastAsia" w:ascii="Arial" w:hAnsi="宋体" w:cs="Arial"/>
          <w:color w:val="auto"/>
          <w:szCs w:val="21"/>
        </w:rPr>
        <w:t>：</w:t>
      </w:r>
    </w:p>
    <w:bookmarkEnd w:id="7"/>
    <w:bookmarkEnd w:id="8"/>
    <w:bookmarkEnd w:id="9"/>
    <w:tbl>
      <w:tblPr>
        <w:tblStyle w:val="20"/>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28" w:type="dxa"/>
          <w:bottom w:w="0" w:type="dxa"/>
          <w:right w:w="28" w:type="dxa"/>
        </w:tblCellMar>
      </w:tblPr>
      <w:tblGrid>
        <w:gridCol w:w="1328"/>
        <w:gridCol w:w="1798"/>
        <w:gridCol w:w="1877"/>
        <w:gridCol w:w="1933"/>
        <w:gridCol w:w="2120"/>
      </w:tblGrid>
      <w:tr w14:paraId="745BEE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75" w:hRule="atLeast"/>
          <w:tblHeader/>
          <w:jc w:val="center"/>
        </w:trPr>
        <w:tc>
          <w:tcPr>
            <w:tcW w:w="1328" w:type="dxa"/>
            <w:vAlign w:val="center"/>
          </w:tcPr>
          <w:p w14:paraId="66C381D4">
            <w:pPr>
              <w:widowControl/>
              <w:spacing w:line="400" w:lineRule="exact"/>
              <w:jc w:val="center"/>
              <w:rPr>
                <w:rFonts w:ascii="Arial" w:hAnsi="Arial" w:cs="Arial"/>
                <w:kern w:val="0"/>
                <w:szCs w:val="21"/>
              </w:rPr>
            </w:pPr>
            <w:r>
              <w:rPr>
                <w:rFonts w:ascii="Arial" w:hAnsi="宋体" w:cs="Arial"/>
                <w:kern w:val="0"/>
                <w:szCs w:val="21"/>
              </w:rPr>
              <w:t>账龄</w:t>
            </w:r>
          </w:p>
        </w:tc>
        <w:tc>
          <w:tcPr>
            <w:tcW w:w="1857" w:type="dxa"/>
          </w:tcPr>
          <w:p w14:paraId="0E9A61B3">
            <w:pPr>
              <w:widowControl/>
              <w:spacing w:line="400" w:lineRule="exact"/>
              <w:jc w:val="center"/>
              <w:rPr>
                <w:rFonts w:hint="eastAsia" w:ascii="Arial" w:hAnsi="宋体" w:cs="Arial"/>
                <w:kern w:val="0"/>
                <w:szCs w:val="21"/>
              </w:rPr>
            </w:pPr>
            <w:r>
              <w:rPr>
                <w:rFonts w:ascii="Arial" w:hAnsi="宋体" w:cs="Arial"/>
                <w:kern w:val="0"/>
                <w:szCs w:val="21"/>
              </w:rPr>
              <w:t>应收</w:t>
            </w:r>
            <w:r>
              <w:rPr>
                <w:rFonts w:hint="eastAsia" w:ascii="Arial" w:hAnsi="宋体" w:cs="Arial"/>
                <w:kern w:val="0"/>
                <w:szCs w:val="21"/>
              </w:rPr>
              <w:t>票据</w:t>
            </w:r>
            <w:r>
              <w:rPr>
                <w:rFonts w:ascii="Arial" w:hAnsi="宋体" w:cs="Arial"/>
                <w:kern w:val="0"/>
                <w:szCs w:val="21"/>
              </w:rPr>
              <w:t>计提比例（</w:t>
            </w:r>
            <w:r>
              <w:rPr>
                <w:rFonts w:ascii="Arial" w:hAnsi="Arial" w:cs="Arial"/>
                <w:kern w:val="0"/>
                <w:szCs w:val="21"/>
              </w:rPr>
              <w:t>%</w:t>
            </w:r>
            <w:r>
              <w:rPr>
                <w:rFonts w:ascii="Arial" w:hAnsi="宋体" w:cs="Arial"/>
                <w:kern w:val="0"/>
                <w:szCs w:val="21"/>
              </w:rPr>
              <w:t>）</w:t>
            </w:r>
          </w:p>
        </w:tc>
        <w:tc>
          <w:tcPr>
            <w:tcW w:w="1877" w:type="dxa"/>
            <w:vAlign w:val="center"/>
          </w:tcPr>
          <w:p w14:paraId="4BF71E54">
            <w:pPr>
              <w:widowControl/>
              <w:spacing w:line="400" w:lineRule="exact"/>
              <w:jc w:val="center"/>
              <w:rPr>
                <w:rFonts w:ascii="Arial" w:hAnsi="Arial" w:cs="Arial"/>
                <w:kern w:val="0"/>
                <w:szCs w:val="21"/>
              </w:rPr>
            </w:pPr>
            <w:r>
              <w:rPr>
                <w:rFonts w:ascii="Arial" w:hAnsi="宋体" w:cs="Arial"/>
                <w:kern w:val="0"/>
                <w:szCs w:val="21"/>
              </w:rPr>
              <w:t>应收账款计提比例（</w:t>
            </w:r>
            <w:r>
              <w:rPr>
                <w:rFonts w:ascii="Arial" w:hAnsi="Arial" w:cs="Arial"/>
                <w:kern w:val="0"/>
                <w:szCs w:val="21"/>
              </w:rPr>
              <w:t>%</w:t>
            </w:r>
            <w:r>
              <w:rPr>
                <w:rFonts w:ascii="Arial" w:hAnsi="宋体" w:cs="Arial"/>
                <w:kern w:val="0"/>
                <w:szCs w:val="21"/>
              </w:rPr>
              <w:t>）</w:t>
            </w:r>
          </w:p>
        </w:tc>
        <w:tc>
          <w:tcPr>
            <w:tcW w:w="1999" w:type="dxa"/>
          </w:tcPr>
          <w:p w14:paraId="63EFC32A">
            <w:pPr>
              <w:widowControl/>
              <w:spacing w:line="400" w:lineRule="exact"/>
              <w:jc w:val="center"/>
              <w:rPr>
                <w:rFonts w:hint="eastAsia" w:ascii="Arial" w:hAnsi="宋体" w:cs="Arial"/>
                <w:kern w:val="0"/>
                <w:szCs w:val="21"/>
              </w:rPr>
            </w:pPr>
            <w:r>
              <w:rPr>
                <w:rFonts w:hint="eastAsia" w:ascii="Arial" w:hAnsi="宋体" w:cs="Arial"/>
                <w:kern w:val="0"/>
                <w:szCs w:val="21"/>
              </w:rPr>
              <w:t>合同资产计提比例（%）</w:t>
            </w:r>
          </w:p>
        </w:tc>
        <w:tc>
          <w:tcPr>
            <w:tcW w:w="2120" w:type="dxa"/>
            <w:vAlign w:val="center"/>
          </w:tcPr>
          <w:p w14:paraId="033C67FB">
            <w:pPr>
              <w:widowControl/>
              <w:spacing w:line="400" w:lineRule="exact"/>
              <w:jc w:val="center"/>
              <w:rPr>
                <w:rFonts w:ascii="Arial" w:hAnsi="Arial" w:cs="Arial"/>
                <w:kern w:val="0"/>
                <w:szCs w:val="21"/>
              </w:rPr>
            </w:pPr>
            <w:r>
              <w:rPr>
                <w:rFonts w:ascii="Arial" w:hAnsi="宋体" w:cs="Arial"/>
                <w:kern w:val="0"/>
                <w:szCs w:val="21"/>
              </w:rPr>
              <w:t>其他应收</w:t>
            </w:r>
            <w:r>
              <w:rPr>
                <w:rFonts w:hint="eastAsia" w:ascii="Arial" w:hAnsi="宋体" w:cs="Arial"/>
                <w:kern w:val="0"/>
                <w:szCs w:val="21"/>
              </w:rPr>
              <w:t>款</w:t>
            </w:r>
            <w:r>
              <w:rPr>
                <w:rFonts w:ascii="Arial" w:hAnsi="宋体" w:cs="Arial"/>
                <w:kern w:val="0"/>
                <w:szCs w:val="21"/>
              </w:rPr>
              <w:t>计提比例（</w:t>
            </w:r>
            <w:r>
              <w:rPr>
                <w:rFonts w:ascii="Arial" w:hAnsi="Arial" w:cs="Arial"/>
                <w:kern w:val="0"/>
                <w:szCs w:val="21"/>
              </w:rPr>
              <w:t>%</w:t>
            </w:r>
            <w:r>
              <w:rPr>
                <w:rFonts w:ascii="Arial" w:hAnsi="宋体" w:cs="Arial"/>
                <w:kern w:val="0"/>
                <w:szCs w:val="21"/>
              </w:rPr>
              <w:t>）</w:t>
            </w:r>
          </w:p>
        </w:tc>
      </w:tr>
      <w:tr w14:paraId="2C6F6D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3D3E57D2">
            <w:pPr>
              <w:widowControl/>
              <w:spacing w:line="400" w:lineRule="exact"/>
              <w:jc w:val="left"/>
              <w:rPr>
                <w:rFonts w:ascii="Arial" w:hAnsi="Arial" w:cs="Arial"/>
                <w:kern w:val="0"/>
                <w:szCs w:val="21"/>
              </w:rPr>
            </w:pPr>
            <w:r>
              <w:rPr>
                <w:rFonts w:ascii="Arial" w:hAnsi="Arial" w:cs="Arial"/>
                <w:kern w:val="0"/>
                <w:szCs w:val="21"/>
              </w:rPr>
              <w:t>1</w:t>
            </w:r>
            <w:r>
              <w:rPr>
                <w:rFonts w:ascii="Arial" w:hAnsi="宋体" w:cs="Arial"/>
                <w:kern w:val="0"/>
                <w:szCs w:val="21"/>
              </w:rPr>
              <w:t>年以内</w:t>
            </w:r>
          </w:p>
        </w:tc>
        <w:tc>
          <w:tcPr>
            <w:tcW w:w="1857" w:type="dxa"/>
            <w:shd w:val="clear" w:color="auto" w:fill="auto"/>
            <w:vAlign w:val="center"/>
          </w:tcPr>
          <w:p w14:paraId="061384B2">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18.69</w:t>
            </w:r>
          </w:p>
        </w:tc>
        <w:tc>
          <w:tcPr>
            <w:tcW w:w="1877" w:type="dxa"/>
            <w:noWrap/>
            <w:vAlign w:val="center"/>
          </w:tcPr>
          <w:p w14:paraId="120EB65B">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18.69</w:t>
            </w:r>
          </w:p>
        </w:tc>
        <w:tc>
          <w:tcPr>
            <w:tcW w:w="1999" w:type="dxa"/>
            <w:shd w:val="clear" w:color="auto" w:fill="auto"/>
            <w:vAlign w:val="center"/>
          </w:tcPr>
          <w:p w14:paraId="431E258F">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18.69</w:t>
            </w:r>
          </w:p>
        </w:tc>
        <w:tc>
          <w:tcPr>
            <w:tcW w:w="2120" w:type="dxa"/>
            <w:noWrap/>
            <w:vAlign w:val="center"/>
          </w:tcPr>
          <w:p w14:paraId="4AACDC0A">
            <w:pPr>
              <w:jc w:val="center"/>
              <w:rPr>
                <w:rFonts w:ascii="Arial Narrow" w:hAnsi="Arial Narrow"/>
                <w:color w:val="000000"/>
                <w:sz w:val="20"/>
              </w:rPr>
            </w:pPr>
            <w:r>
              <w:rPr>
                <w:rFonts w:ascii="Arial Narrow" w:hAnsi="Arial Narrow"/>
                <w:color w:val="000000"/>
                <w:sz w:val="20"/>
              </w:rPr>
              <w:t>2.58</w:t>
            </w:r>
          </w:p>
        </w:tc>
      </w:tr>
      <w:tr w14:paraId="0DD806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169FB315">
            <w:pPr>
              <w:widowControl/>
              <w:spacing w:line="400" w:lineRule="exact"/>
              <w:jc w:val="left"/>
              <w:rPr>
                <w:rFonts w:ascii="Arial" w:hAnsi="Arial" w:cs="Arial"/>
                <w:kern w:val="0"/>
                <w:szCs w:val="21"/>
              </w:rPr>
            </w:pPr>
            <w:r>
              <w:rPr>
                <w:rFonts w:ascii="Arial" w:hAnsi="Arial" w:cs="Arial"/>
                <w:kern w:val="0"/>
                <w:szCs w:val="21"/>
              </w:rPr>
              <w:t>1-2</w:t>
            </w:r>
            <w:r>
              <w:rPr>
                <w:rFonts w:ascii="Arial" w:hAnsi="宋体" w:cs="Arial"/>
                <w:kern w:val="0"/>
                <w:szCs w:val="21"/>
              </w:rPr>
              <w:t>年</w:t>
            </w:r>
          </w:p>
        </w:tc>
        <w:tc>
          <w:tcPr>
            <w:tcW w:w="1857" w:type="dxa"/>
            <w:shd w:val="clear" w:color="auto" w:fill="auto"/>
            <w:vAlign w:val="center"/>
          </w:tcPr>
          <w:p w14:paraId="407F4619">
            <w:pPr>
              <w:jc w:val="center"/>
              <w:rPr>
                <w:rFonts w:hint="default" w:ascii="Arial Narrow" w:hAnsi="Arial Narrow" w:eastAsia="宋体" w:cs="宋体"/>
                <w:color w:val="000000"/>
                <w:kern w:val="2"/>
                <w:sz w:val="20"/>
                <w:lang w:val="en-US" w:eastAsia="zh-CN" w:bidi="ar-SA"/>
              </w:rPr>
            </w:pPr>
            <w:r>
              <w:rPr>
                <w:rFonts w:ascii="Arial Narrow" w:hAnsi="Arial Narrow"/>
                <w:color w:val="000000"/>
                <w:sz w:val="20"/>
              </w:rPr>
              <w:t>3</w:t>
            </w:r>
            <w:r>
              <w:rPr>
                <w:rFonts w:hint="eastAsia" w:ascii="Arial Narrow" w:hAnsi="Arial Narrow"/>
                <w:color w:val="000000"/>
                <w:sz w:val="20"/>
                <w:lang w:val="en-US" w:eastAsia="zh-CN"/>
              </w:rPr>
              <w:t>2.87</w:t>
            </w:r>
          </w:p>
        </w:tc>
        <w:tc>
          <w:tcPr>
            <w:tcW w:w="1877" w:type="dxa"/>
            <w:noWrap/>
            <w:vAlign w:val="center"/>
          </w:tcPr>
          <w:p w14:paraId="4D4EE2E7">
            <w:pPr>
              <w:jc w:val="center"/>
              <w:rPr>
                <w:rFonts w:hint="default" w:ascii="Arial Narrow" w:hAnsi="Arial Narrow" w:eastAsia="宋体" w:cs="宋体"/>
                <w:color w:val="000000"/>
                <w:sz w:val="20"/>
                <w:lang w:val="en-US" w:eastAsia="zh-CN"/>
              </w:rPr>
            </w:pPr>
            <w:r>
              <w:rPr>
                <w:rFonts w:ascii="Arial Narrow" w:hAnsi="Arial Narrow"/>
                <w:color w:val="000000"/>
                <w:sz w:val="20"/>
              </w:rPr>
              <w:t>3</w:t>
            </w:r>
            <w:r>
              <w:rPr>
                <w:rFonts w:hint="eastAsia" w:ascii="Arial Narrow" w:hAnsi="Arial Narrow"/>
                <w:color w:val="000000"/>
                <w:sz w:val="20"/>
                <w:lang w:val="en-US" w:eastAsia="zh-CN"/>
              </w:rPr>
              <w:t>2.87</w:t>
            </w:r>
          </w:p>
        </w:tc>
        <w:tc>
          <w:tcPr>
            <w:tcW w:w="1999" w:type="dxa"/>
            <w:shd w:val="clear" w:color="auto" w:fill="auto"/>
            <w:vAlign w:val="center"/>
          </w:tcPr>
          <w:p w14:paraId="63C84693">
            <w:pPr>
              <w:jc w:val="center"/>
              <w:rPr>
                <w:rFonts w:hint="default" w:ascii="Arial Narrow" w:hAnsi="Arial Narrow" w:eastAsia="宋体" w:cs="宋体"/>
                <w:color w:val="000000"/>
                <w:kern w:val="2"/>
                <w:sz w:val="20"/>
                <w:lang w:val="en-US" w:eastAsia="zh-CN" w:bidi="ar-SA"/>
              </w:rPr>
            </w:pPr>
            <w:r>
              <w:rPr>
                <w:rFonts w:ascii="Arial Narrow" w:hAnsi="Arial Narrow"/>
                <w:color w:val="000000"/>
                <w:sz w:val="20"/>
              </w:rPr>
              <w:t>3</w:t>
            </w:r>
            <w:r>
              <w:rPr>
                <w:rFonts w:hint="eastAsia" w:ascii="Arial Narrow" w:hAnsi="Arial Narrow"/>
                <w:color w:val="000000"/>
                <w:sz w:val="20"/>
                <w:lang w:val="en-US" w:eastAsia="zh-CN"/>
              </w:rPr>
              <w:t>2.87</w:t>
            </w:r>
          </w:p>
        </w:tc>
        <w:tc>
          <w:tcPr>
            <w:tcW w:w="2120" w:type="dxa"/>
            <w:noWrap/>
            <w:vAlign w:val="center"/>
          </w:tcPr>
          <w:p w14:paraId="190A961B">
            <w:pPr>
              <w:jc w:val="center"/>
              <w:rPr>
                <w:rFonts w:ascii="Arial Narrow" w:hAnsi="Arial Narrow"/>
                <w:color w:val="000000"/>
                <w:sz w:val="20"/>
              </w:rPr>
            </w:pPr>
            <w:r>
              <w:rPr>
                <w:rFonts w:ascii="Arial Narrow" w:hAnsi="Arial Narrow"/>
                <w:color w:val="000000"/>
                <w:sz w:val="20"/>
              </w:rPr>
              <w:t>3.45</w:t>
            </w:r>
          </w:p>
        </w:tc>
      </w:tr>
      <w:tr w14:paraId="40B015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5A87CBD5">
            <w:pPr>
              <w:widowControl/>
              <w:spacing w:line="400" w:lineRule="exact"/>
              <w:jc w:val="left"/>
              <w:rPr>
                <w:rFonts w:ascii="Arial" w:hAnsi="Arial" w:cs="Arial"/>
                <w:kern w:val="0"/>
                <w:szCs w:val="21"/>
              </w:rPr>
            </w:pPr>
            <w:r>
              <w:rPr>
                <w:rFonts w:ascii="Arial" w:hAnsi="Arial" w:cs="Arial"/>
                <w:kern w:val="0"/>
                <w:szCs w:val="21"/>
              </w:rPr>
              <w:t>2-3</w:t>
            </w:r>
            <w:r>
              <w:rPr>
                <w:rFonts w:ascii="Arial" w:hAnsi="宋体" w:cs="Arial"/>
                <w:kern w:val="0"/>
                <w:szCs w:val="21"/>
              </w:rPr>
              <w:t>年</w:t>
            </w:r>
          </w:p>
        </w:tc>
        <w:tc>
          <w:tcPr>
            <w:tcW w:w="1857" w:type="dxa"/>
            <w:shd w:val="clear" w:color="auto" w:fill="auto"/>
            <w:vAlign w:val="center"/>
          </w:tcPr>
          <w:p w14:paraId="5061BE2B">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45.25</w:t>
            </w:r>
          </w:p>
        </w:tc>
        <w:tc>
          <w:tcPr>
            <w:tcW w:w="1877" w:type="dxa"/>
            <w:noWrap/>
            <w:vAlign w:val="center"/>
          </w:tcPr>
          <w:p w14:paraId="4BA23EF1">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45.25</w:t>
            </w:r>
          </w:p>
        </w:tc>
        <w:tc>
          <w:tcPr>
            <w:tcW w:w="1999" w:type="dxa"/>
            <w:shd w:val="clear" w:color="auto" w:fill="auto"/>
            <w:vAlign w:val="center"/>
          </w:tcPr>
          <w:p w14:paraId="1E82F5F6">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45.25</w:t>
            </w:r>
          </w:p>
        </w:tc>
        <w:tc>
          <w:tcPr>
            <w:tcW w:w="2120" w:type="dxa"/>
            <w:noWrap/>
            <w:vAlign w:val="center"/>
          </w:tcPr>
          <w:p w14:paraId="5C11FE4B">
            <w:pPr>
              <w:jc w:val="center"/>
              <w:rPr>
                <w:rFonts w:ascii="Arial Narrow" w:hAnsi="Arial Narrow"/>
                <w:color w:val="000000"/>
                <w:sz w:val="20"/>
              </w:rPr>
            </w:pPr>
            <w:r>
              <w:rPr>
                <w:rFonts w:ascii="Arial Narrow" w:hAnsi="Arial Narrow"/>
                <w:color w:val="000000"/>
                <w:sz w:val="20"/>
              </w:rPr>
              <w:t>4.33</w:t>
            </w:r>
          </w:p>
        </w:tc>
      </w:tr>
      <w:tr w14:paraId="44F269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5EEDCFC5">
            <w:pPr>
              <w:widowControl/>
              <w:spacing w:line="400" w:lineRule="exact"/>
              <w:jc w:val="left"/>
              <w:rPr>
                <w:rFonts w:ascii="Arial" w:hAnsi="Arial" w:cs="Arial"/>
                <w:kern w:val="0"/>
                <w:szCs w:val="21"/>
              </w:rPr>
            </w:pPr>
            <w:r>
              <w:rPr>
                <w:rFonts w:ascii="Arial" w:hAnsi="Arial" w:cs="Arial"/>
                <w:kern w:val="0"/>
                <w:szCs w:val="21"/>
              </w:rPr>
              <w:t>3-4</w:t>
            </w:r>
            <w:r>
              <w:rPr>
                <w:rFonts w:ascii="Arial" w:hAnsi="宋体" w:cs="Arial"/>
                <w:kern w:val="0"/>
                <w:szCs w:val="21"/>
              </w:rPr>
              <w:t>年</w:t>
            </w:r>
          </w:p>
        </w:tc>
        <w:tc>
          <w:tcPr>
            <w:tcW w:w="1857" w:type="dxa"/>
            <w:shd w:val="clear" w:color="auto" w:fill="auto"/>
            <w:vAlign w:val="center"/>
          </w:tcPr>
          <w:p w14:paraId="51335A9D">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62.10</w:t>
            </w:r>
          </w:p>
        </w:tc>
        <w:tc>
          <w:tcPr>
            <w:tcW w:w="1877" w:type="dxa"/>
            <w:noWrap/>
            <w:vAlign w:val="center"/>
          </w:tcPr>
          <w:p w14:paraId="7888A24A">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62.10</w:t>
            </w:r>
          </w:p>
        </w:tc>
        <w:tc>
          <w:tcPr>
            <w:tcW w:w="1999" w:type="dxa"/>
            <w:shd w:val="clear" w:color="auto" w:fill="auto"/>
            <w:vAlign w:val="center"/>
          </w:tcPr>
          <w:p w14:paraId="11D00689">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62.10</w:t>
            </w:r>
          </w:p>
        </w:tc>
        <w:tc>
          <w:tcPr>
            <w:tcW w:w="2120" w:type="dxa"/>
            <w:noWrap/>
            <w:vAlign w:val="center"/>
          </w:tcPr>
          <w:p w14:paraId="16FDFD06">
            <w:pPr>
              <w:jc w:val="center"/>
              <w:rPr>
                <w:rFonts w:ascii="Arial Narrow" w:hAnsi="Arial Narrow"/>
                <w:color w:val="000000"/>
                <w:sz w:val="20"/>
              </w:rPr>
            </w:pPr>
            <w:r>
              <w:rPr>
                <w:rFonts w:ascii="Arial Narrow" w:hAnsi="Arial Narrow"/>
                <w:color w:val="000000"/>
                <w:sz w:val="20"/>
              </w:rPr>
              <w:t>27.67</w:t>
            </w:r>
          </w:p>
        </w:tc>
      </w:tr>
      <w:tr w14:paraId="27A237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188D1F54">
            <w:pPr>
              <w:widowControl/>
              <w:spacing w:line="400" w:lineRule="exact"/>
              <w:jc w:val="left"/>
              <w:rPr>
                <w:rFonts w:ascii="Arial" w:hAnsi="Arial" w:cs="Arial"/>
                <w:kern w:val="0"/>
                <w:szCs w:val="21"/>
              </w:rPr>
            </w:pPr>
            <w:r>
              <w:rPr>
                <w:rFonts w:ascii="Arial" w:hAnsi="Arial" w:cs="Arial"/>
                <w:kern w:val="0"/>
                <w:szCs w:val="21"/>
              </w:rPr>
              <w:t>4-5</w:t>
            </w:r>
            <w:r>
              <w:rPr>
                <w:rFonts w:ascii="Arial" w:hAnsi="宋体" w:cs="Arial"/>
                <w:kern w:val="0"/>
                <w:szCs w:val="21"/>
              </w:rPr>
              <w:t>年</w:t>
            </w:r>
          </w:p>
        </w:tc>
        <w:tc>
          <w:tcPr>
            <w:tcW w:w="1857" w:type="dxa"/>
            <w:shd w:val="clear" w:color="auto" w:fill="auto"/>
            <w:vAlign w:val="center"/>
          </w:tcPr>
          <w:p w14:paraId="72314FA3">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77.42</w:t>
            </w:r>
          </w:p>
        </w:tc>
        <w:tc>
          <w:tcPr>
            <w:tcW w:w="1877" w:type="dxa"/>
            <w:noWrap/>
            <w:vAlign w:val="center"/>
          </w:tcPr>
          <w:p w14:paraId="6010988D">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77.42</w:t>
            </w:r>
          </w:p>
        </w:tc>
        <w:tc>
          <w:tcPr>
            <w:tcW w:w="1999" w:type="dxa"/>
            <w:shd w:val="clear" w:color="auto" w:fill="auto"/>
            <w:vAlign w:val="center"/>
          </w:tcPr>
          <w:p w14:paraId="5792C363">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77.42</w:t>
            </w:r>
          </w:p>
        </w:tc>
        <w:tc>
          <w:tcPr>
            <w:tcW w:w="2120" w:type="dxa"/>
            <w:noWrap/>
            <w:vAlign w:val="center"/>
          </w:tcPr>
          <w:p w14:paraId="37B26D8C">
            <w:pPr>
              <w:jc w:val="center"/>
              <w:rPr>
                <w:rFonts w:ascii="Arial Narrow" w:hAnsi="Arial Narrow"/>
                <w:color w:val="000000"/>
                <w:sz w:val="20"/>
              </w:rPr>
            </w:pPr>
            <w:r>
              <w:rPr>
                <w:rFonts w:ascii="Arial Narrow" w:hAnsi="Arial Narrow"/>
                <w:color w:val="000000"/>
                <w:sz w:val="20"/>
              </w:rPr>
              <w:t>94.33</w:t>
            </w:r>
          </w:p>
        </w:tc>
      </w:tr>
      <w:tr w14:paraId="5F4BE09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58530F95">
            <w:pPr>
              <w:widowControl/>
              <w:spacing w:line="400" w:lineRule="exact"/>
              <w:jc w:val="left"/>
              <w:rPr>
                <w:rFonts w:ascii="Arial" w:hAnsi="Arial" w:cs="Arial"/>
                <w:kern w:val="0"/>
                <w:szCs w:val="21"/>
              </w:rPr>
            </w:pPr>
            <w:r>
              <w:rPr>
                <w:rFonts w:ascii="Arial" w:hAnsi="Arial" w:cs="Arial"/>
                <w:kern w:val="0"/>
                <w:szCs w:val="21"/>
              </w:rPr>
              <w:t>5</w:t>
            </w:r>
            <w:r>
              <w:rPr>
                <w:rFonts w:ascii="Arial" w:hAnsi="宋体" w:cs="Arial"/>
                <w:kern w:val="0"/>
                <w:szCs w:val="21"/>
              </w:rPr>
              <w:t>年以上</w:t>
            </w:r>
          </w:p>
        </w:tc>
        <w:tc>
          <w:tcPr>
            <w:tcW w:w="1857" w:type="dxa"/>
            <w:shd w:val="clear" w:color="auto" w:fill="auto"/>
            <w:vAlign w:val="center"/>
          </w:tcPr>
          <w:p w14:paraId="6B52F94F">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100.00</w:t>
            </w:r>
          </w:p>
        </w:tc>
        <w:tc>
          <w:tcPr>
            <w:tcW w:w="1877" w:type="dxa"/>
            <w:noWrap/>
            <w:vAlign w:val="center"/>
          </w:tcPr>
          <w:p w14:paraId="05E9DD59">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100.00</w:t>
            </w:r>
          </w:p>
        </w:tc>
        <w:tc>
          <w:tcPr>
            <w:tcW w:w="1999" w:type="dxa"/>
            <w:shd w:val="clear" w:color="auto" w:fill="auto"/>
            <w:vAlign w:val="center"/>
          </w:tcPr>
          <w:p w14:paraId="34A004D3">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100.00</w:t>
            </w:r>
          </w:p>
        </w:tc>
        <w:tc>
          <w:tcPr>
            <w:tcW w:w="2120" w:type="dxa"/>
            <w:noWrap/>
            <w:vAlign w:val="center"/>
          </w:tcPr>
          <w:p w14:paraId="25BC7757">
            <w:pPr>
              <w:jc w:val="center"/>
              <w:rPr>
                <w:rFonts w:ascii="Arial Narrow" w:hAnsi="Arial Narrow"/>
                <w:color w:val="000000"/>
                <w:sz w:val="20"/>
              </w:rPr>
            </w:pPr>
            <w:r>
              <w:rPr>
                <w:rFonts w:ascii="Arial Narrow" w:hAnsi="Arial Narrow"/>
                <w:color w:val="000000"/>
                <w:sz w:val="20"/>
              </w:rPr>
              <w:t>100.00</w:t>
            </w:r>
          </w:p>
        </w:tc>
      </w:tr>
    </w:tbl>
    <w:p w14:paraId="1B248EA2">
      <w:pPr>
        <w:spacing w:after="120" w:afterLines="50" w:line="400" w:lineRule="exact"/>
        <w:ind w:left="420" w:left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b、按照</w:t>
      </w:r>
      <w:bookmarkStart w:id="10" w:name="OLE_LINK49"/>
      <w:bookmarkStart w:id="11" w:name="OLE_LINK51"/>
      <w:r>
        <w:rPr>
          <w:rFonts w:hint="eastAsia" w:cs="Arial" w:asciiTheme="minorEastAsia" w:hAnsiTheme="minorEastAsia" w:eastAsiaTheme="minorEastAsia"/>
          <w:szCs w:val="21"/>
        </w:rPr>
        <w:t>单项认定单项计提的坏账准备的判断标准</w:t>
      </w:r>
      <w:bookmarkEnd w:id="10"/>
      <w:bookmarkEnd w:id="11"/>
      <w:r>
        <w:rPr>
          <w:rFonts w:hint="eastAsia" w:cs="Arial" w:asciiTheme="minorEastAsia" w:hAnsiTheme="minorEastAsia" w:eastAsiaTheme="minorEastAsia"/>
          <w:szCs w:val="21"/>
        </w:rPr>
        <w:t>：</w:t>
      </w:r>
    </w:p>
    <w:p w14:paraId="099BB421">
      <w:pPr>
        <w:pStyle w:val="68"/>
        <w:widowControl w:val="0"/>
        <w:tabs>
          <w:tab w:val="left" w:pos="196"/>
          <w:tab w:val="left" w:pos="426"/>
        </w:tabs>
        <w:spacing w:line="360" w:lineRule="auto"/>
        <w:ind w:left="0" w:leftChars="0" w:firstLine="420" w:firstLineChars="200"/>
        <w:jc w:val="both"/>
        <w:rPr>
          <w:rFonts w:hint="eastAsia" w:ascii="Times New Roman"/>
        </w:rPr>
      </w:pPr>
      <w:r>
        <w:rPr>
          <w:rFonts w:ascii="Times New Roman"/>
        </w:rPr>
        <w:t>当对金融资产预期未来现金流量具有不利影响的一项或多项事件发生时，该金融资产成为已发生信用减值的金融资产。金融资产已发生信用减值的证据包括下列可观察信息：</w:t>
      </w:r>
    </w:p>
    <w:p w14:paraId="69C85504">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发行方或债务人发生重大财务困难；</w:t>
      </w:r>
    </w:p>
    <w:p w14:paraId="44CC98E6">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债务人违反合同，如偿付利息或本金违约或逾期等；</w:t>
      </w:r>
    </w:p>
    <w:p w14:paraId="549D751E">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债权人出于与债务人财务困难有关的经济或合同考虑，给予债务人在任何其他情况下都不会做出的让步；</w:t>
      </w:r>
    </w:p>
    <w:p w14:paraId="7794B0A3">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债务人很可能破产或进行其他财务重组；</w:t>
      </w:r>
    </w:p>
    <w:p w14:paraId="472EF6C1">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发行方或债务人财务困难导致该金融资产的活跃市场消失；</w:t>
      </w:r>
    </w:p>
    <w:p w14:paraId="3AEA6BA3">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rPr>
        <w:t>对于账龄超过3年、债务人出现财务困难、很可能无法履行还款义务的应收账款，本公司单独进行减值测试，根据其未来现金流现值低于其账面价值的差额计提坏账准备。当有客观证据表明该笔款项确实无法收回时（如债务人注销、破产），按全额计提坏账准备。</w:t>
      </w:r>
    </w:p>
    <w:p w14:paraId="2F6CC991">
      <w:pPr>
        <w:pStyle w:val="68"/>
        <w:widowControl w:val="0"/>
        <w:tabs>
          <w:tab w:val="left" w:pos="196"/>
          <w:tab w:val="left" w:pos="426"/>
        </w:tabs>
        <w:spacing w:line="360" w:lineRule="auto"/>
        <w:ind w:left="0" w:leftChars="0" w:firstLine="420" w:firstLineChars="200"/>
        <w:jc w:val="both"/>
        <w:rPr>
          <w:rFonts w:hint="eastAsia" w:cs="Arial" w:asciiTheme="minorEastAsia" w:hAnsiTheme="minorEastAsia" w:eastAsiaTheme="minorEastAsia"/>
        </w:rPr>
      </w:pPr>
      <w:r>
        <w:rPr>
          <w:rFonts w:hint="eastAsia" w:ascii="Times New Roman"/>
        </w:rPr>
        <w:t>金融资产发生信用减值，有可能是多个事件的共同作用所致，未必是可单独识别的事件所致。</w:t>
      </w:r>
    </w:p>
    <w:p w14:paraId="33D55725">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lang w:val="en-US" w:eastAsia="zh-CN"/>
        </w:rPr>
        <w:t>③</w:t>
      </w:r>
      <w:r>
        <w:rPr>
          <w:rFonts w:hint="eastAsia" w:cs="Arial" w:asciiTheme="minorEastAsia" w:hAnsiTheme="minorEastAsia" w:eastAsiaTheme="minorEastAsia"/>
          <w:color w:val="000000"/>
          <w:szCs w:val="21"/>
        </w:rPr>
        <w:t>其他应收款</w:t>
      </w:r>
    </w:p>
    <w:p w14:paraId="4F54D86C">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本公司依据其他应收款信用风险自初始确认后是否已经显著增加，采用相当于未来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个月内、或整个存续期的预期信用损失的金额计量减值损失。</w:t>
      </w:r>
      <w:r>
        <w:rPr>
          <w:rFonts w:hint="eastAsia" w:cs="Arial" w:asciiTheme="minorEastAsia" w:hAnsiTheme="minorEastAsia" w:eastAsiaTheme="minorEastAsia"/>
          <w:bCs/>
          <w:szCs w:val="21"/>
        </w:rPr>
        <w:t>除了单项评估信用风险的其他应收款外，</w:t>
      </w:r>
      <w:r>
        <w:rPr>
          <w:rFonts w:hint="eastAsia" w:cs="Arial" w:asciiTheme="minorEastAsia" w:hAnsiTheme="minorEastAsia" w:eastAsiaTheme="minorEastAsia"/>
          <w:color w:val="000000"/>
          <w:szCs w:val="21"/>
        </w:rPr>
        <w:t>基于其信用风险特征，将其划分为不同组合：</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057"/>
        <w:gridCol w:w="6015"/>
      </w:tblGrid>
      <w:tr w14:paraId="2123F0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78" w:hRule="atLeast"/>
          <w:tblHeader/>
        </w:trPr>
        <w:tc>
          <w:tcPr>
            <w:tcW w:w="3057" w:type="dxa"/>
            <w:tcBorders>
              <w:top w:val="single" w:color="auto" w:sz="12" w:space="0"/>
              <w:left w:val="nil"/>
              <w:bottom w:val="dotted" w:color="auto" w:sz="4" w:space="0"/>
              <w:right w:val="dotted" w:color="auto" w:sz="4" w:space="0"/>
            </w:tcBorders>
            <w:vAlign w:val="center"/>
          </w:tcPr>
          <w:p w14:paraId="2BFB7140">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15" w:type="dxa"/>
            <w:tcBorders>
              <w:top w:val="single" w:color="auto" w:sz="12" w:space="0"/>
              <w:left w:val="dotted" w:color="auto" w:sz="4" w:space="0"/>
              <w:bottom w:val="dotted" w:color="auto" w:sz="4" w:space="0"/>
              <w:right w:val="nil"/>
            </w:tcBorders>
            <w:vAlign w:val="center"/>
          </w:tcPr>
          <w:p w14:paraId="44D988D2">
            <w:pPr>
              <w:spacing w:line="400" w:lineRule="exact"/>
              <w:ind w:firstLine="420" w:firstLineChars="200"/>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确定组合的依据</w:t>
            </w:r>
          </w:p>
        </w:tc>
      </w:tr>
      <w:tr w14:paraId="21A257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56" w:hRule="atLeast"/>
        </w:trPr>
        <w:tc>
          <w:tcPr>
            <w:tcW w:w="3057" w:type="dxa"/>
            <w:tcBorders>
              <w:top w:val="dotted" w:color="auto" w:sz="4" w:space="0"/>
              <w:left w:val="nil"/>
              <w:bottom w:val="dotted" w:color="auto" w:sz="4" w:space="0"/>
              <w:right w:val="dotted" w:color="auto" w:sz="4" w:space="0"/>
            </w:tcBorders>
            <w:noWrap/>
            <w:vAlign w:val="center"/>
          </w:tcPr>
          <w:p w14:paraId="1F9F638B">
            <w:pPr>
              <w:spacing w:line="400" w:lineRule="exact"/>
              <w:jc w:val="left"/>
              <w:rPr>
                <w:rFonts w:hint="eastAsia" w:cs="Arial" w:asciiTheme="minorEastAsia" w:hAnsiTheme="minorEastAsia" w:eastAsiaTheme="minorEastAsia"/>
                <w:szCs w:val="21"/>
              </w:rPr>
            </w:pPr>
            <w:bookmarkStart w:id="12" w:name="OLE_LINK61"/>
            <w:bookmarkStart w:id="13" w:name="OLE_LINK58"/>
            <w:bookmarkStart w:id="14" w:name="_Hlk227251301"/>
            <w:r>
              <w:rPr>
                <w:rFonts w:hint="eastAsia" w:cs="Arial" w:asciiTheme="minorEastAsia" w:hAnsiTheme="minorEastAsia" w:eastAsiaTheme="minorEastAsia"/>
                <w:szCs w:val="21"/>
              </w:rPr>
              <w:t>组合</w:t>
            </w:r>
            <w:r>
              <w:rPr>
                <w:rFonts w:cs="Arial" w:asciiTheme="minorEastAsia" w:hAnsiTheme="minorEastAsia" w:eastAsiaTheme="minorEastAsia"/>
                <w:szCs w:val="21"/>
              </w:rPr>
              <w:t>1</w:t>
            </w:r>
            <w:bookmarkEnd w:id="12"/>
            <w:bookmarkEnd w:id="13"/>
          </w:p>
        </w:tc>
        <w:tc>
          <w:tcPr>
            <w:tcW w:w="6015" w:type="dxa"/>
            <w:tcBorders>
              <w:top w:val="dotted" w:color="auto" w:sz="4" w:space="0"/>
              <w:left w:val="dotted" w:color="auto" w:sz="4" w:space="0"/>
              <w:bottom w:val="dotted" w:color="auto" w:sz="4" w:space="0"/>
              <w:right w:val="nil"/>
            </w:tcBorders>
            <w:noWrap/>
            <w:vAlign w:val="bottom"/>
          </w:tcPr>
          <w:p w14:paraId="266303CC">
            <w:pPr>
              <w:spacing w:line="400" w:lineRule="exact"/>
              <w:ind w:firstLine="420" w:firstLineChars="200"/>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合并范围内关联方</w:t>
            </w:r>
          </w:p>
        </w:tc>
      </w:tr>
      <w:tr w14:paraId="2097EE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dotted" w:color="auto" w:sz="4" w:space="0"/>
              <w:right w:val="dotted" w:color="auto" w:sz="4" w:space="0"/>
            </w:tcBorders>
            <w:noWrap/>
            <w:vAlign w:val="center"/>
          </w:tcPr>
          <w:p w14:paraId="5F5471B9">
            <w:pPr>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组合2</w:t>
            </w:r>
          </w:p>
        </w:tc>
        <w:tc>
          <w:tcPr>
            <w:tcW w:w="6015" w:type="dxa"/>
            <w:tcBorders>
              <w:top w:val="dotted" w:color="auto" w:sz="4" w:space="0"/>
              <w:left w:val="dotted" w:color="auto" w:sz="4" w:space="0"/>
              <w:bottom w:val="dotted" w:color="auto" w:sz="4" w:space="0"/>
              <w:right w:val="nil"/>
            </w:tcBorders>
            <w:noWrap/>
            <w:vAlign w:val="center"/>
          </w:tcPr>
          <w:p w14:paraId="0394E7BA">
            <w:pPr>
              <w:spacing w:line="400" w:lineRule="exact"/>
              <w:ind w:firstLine="420" w:firstLineChars="200"/>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非关联方往来款</w:t>
            </w:r>
          </w:p>
        </w:tc>
      </w:tr>
      <w:bookmarkEnd w:id="14"/>
      <w:tr w14:paraId="038040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dotted" w:color="auto" w:sz="4" w:space="0"/>
              <w:right w:val="dotted" w:color="auto" w:sz="4" w:space="0"/>
            </w:tcBorders>
            <w:noWrap/>
            <w:vAlign w:val="center"/>
          </w:tcPr>
          <w:p w14:paraId="5F3F2207">
            <w:pPr>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组合3</w:t>
            </w:r>
          </w:p>
        </w:tc>
        <w:tc>
          <w:tcPr>
            <w:tcW w:w="6015" w:type="dxa"/>
            <w:tcBorders>
              <w:top w:val="dotted" w:color="auto" w:sz="4" w:space="0"/>
              <w:left w:val="dotted" w:color="auto" w:sz="4" w:space="0"/>
              <w:bottom w:val="dotted" w:color="auto" w:sz="4" w:space="0"/>
              <w:right w:val="nil"/>
            </w:tcBorders>
            <w:noWrap/>
            <w:vAlign w:val="center"/>
          </w:tcPr>
          <w:p w14:paraId="366DC2C7">
            <w:pPr>
              <w:spacing w:line="400" w:lineRule="exact"/>
              <w:ind w:firstLine="420" w:firstLineChars="200"/>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押金保证金及备用金</w:t>
            </w:r>
          </w:p>
        </w:tc>
      </w:tr>
      <w:tr w14:paraId="7F79C6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single" w:color="auto" w:sz="12" w:space="0"/>
              <w:right w:val="dotted" w:color="auto" w:sz="4" w:space="0"/>
            </w:tcBorders>
            <w:noWrap/>
            <w:vAlign w:val="center"/>
          </w:tcPr>
          <w:p w14:paraId="263DEA70">
            <w:pPr>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组合4</w:t>
            </w:r>
          </w:p>
        </w:tc>
        <w:tc>
          <w:tcPr>
            <w:tcW w:w="6015" w:type="dxa"/>
            <w:tcBorders>
              <w:top w:val="dotted" w:color="auto" w:sz="4" w:space="0"/>
              <w:left w:val="dotted" w:color="auto" w:sz="4" w:space="0"/>
              <w:bottom w:val="single" w:color="auto" w:sz="12" w:space="0"/>
              <w:right w:val="nil"/>
            </w:tcBorders>
            <w:noWrap/>
            <w:vAlign w:val="center"/>
          </w:tcPr>
          <w:p w14:paraId="2AB46EEB">
            <w:pPr>
              <w:spacing w:line="400" w:lineRule="exact"/>
              <w:ind w:firstLine="420" w:firstLineChars="200"/>
              <w:jc w:val="left"/>
              <w:rPr>
                <w:rFonts w:hint="eastAsia" w:ascii="仿宋" w:hAnsi="仿宋" w:eastAsia="仿宋" w:cs="仿宋"/>
                <w:sz w:val="24"/>
                <w:szCs w:val="24"/>
              </w:rPr>
            </w:pPr>
            <w:r>
              <w:rPr>
                <w:rFonts w:cs="Arial" w:asciiTheme="minorEastAsia" w:hAnsiTheme="minorEastAsia" w:eastAsiaTheme="minorEastAsia"/>
                <w:kern w:val="0"/>
                <w:szCs w:val="21"/>
              </w:rPr>
              <w:t>其他款项</w:t>
            </w:r>
          </w:p>
        </w:tc>
      </w:tr>
    </w:tbl>
    <w:p w14:paraId="4FEFD42C">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lang w:val="en-US" w:eastAsia="zh-CN"/>
        </w:rPr>
        <w:t>④</w:t>
      </w:r>
      <w:r>
        <w:rPr>
          <w:rFonts w:hint="eastAsia" w:cs="Arial" w:asciiTheme="minorEastAsia" w:hAnsiTheme="minorEastAsia" w:eastAsiaTheme="minorEastAsia"/>
          <w:color w:val="000000"/>
          <w:szCs w:val="21"/>
        </w:rPr>
        <w:t>债权投资</w:t>
      </w:r>
    </w:p>
    <w:p w14:paraId="2D8C62FC">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债权投资主要核算以摊余成本计量的债券投资等。本公司依据其信用风险自初始确认后是否已经显著增加，采用相当于未来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个月内、或整个存续期的预期信用损失的金额计量减值损失。</w:t>
      </w:r>
    </w:p>
    <w:p w14:paraId="15119E7A">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lang w:val="en-US" w:eastAsia="zh-CN"/>
        </w:rPr>
        <w:t>⑤</w:t>
      </w:r>
      <w:r>
        <w:rPr>
          <w:rFonts w:hint="eastAsia" w:cs="Arial" w:asciiTheme="minorEastAsia" w:hAnsiTheme="minorEastAsia" w:eastAsiaTheme="minorEastAsia"/>
          <w:color w:val="000000"/>
          <w:szCs w:val="21"/>
        </w:rPr>
        <w:t>其他债权投资</w:t>
      </w:r>
    </w:p>
    <w:p w14:paraId="60A7AD0A">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其他债权投资主要核算以公允价值计量且其变动计入其他综合收益的债券投资等。本公司依据其信用风险自初始确认后是否已经显著增加，采用相当于未来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个月内、或整个存续期的预期信用损失的金额计量减值损失。</w:t>
      </w:r>
    </w:p>
    <w:p w14:paraId="6B4C42F4">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lang w:val="en-US" w:eastAsia="zh-CN"/>
        </w:rPr>
        <w:t>⑥</w:t>
      </w:r>
      <w:r>
        <w:rPr>
          <w:rFonts w:hint="eastAsia" w:cs="Arial" w:asciiTheme="minorEastAsia" w:hAnsiTheme="minorEastAsia" w:eastAsiaTheme="minorEastAsia"/>
          <w:color w:val="000000"/>
          <w:szCs w:val="21"/>
        </w:rPr>
        <w:t>长期应收款</w:t>
      </w:r>
    </w:p>
    <w:p w14:paraId="77E91D82">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本公司依据其信用风险自初始确认后是否已经显著增加，采用相当于未来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个月内、或整个存续期的预期信用损失的金额计量长期应收款减值损失。</w:t>
      </w:r>
    </w:p>
    <w:p w14:paraId="74B4DF0D">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hint="eastAsia" w:cs="Arial" w:asciiTheme="minorEastAsia" w:hAnsiTheme="minorEastAsia" w:eastAsiaTheme="minorEastAsia"/>
          <w:color w:val="000000"/>
          <w:szCs w:val="21"/>
          <w:lang w:val="en-US" w:eastAsia="zh-CN"/>
        </w:rPr>
        <w:t>5</w:t>
      </w:r>
      <w:r>
        <w:rPr>
          <w:rFonts w:hint="eastAsia" w:cs="Arial" w:asciiTheme="minorEastAsia" w:hAnsiTheme="minorEastAsia" w:eastAsiaTheme="minorEastAsia"/>
          <w:color w:val="000000"/>
          <w:szCs w:val="21"/>
        </w:rPr>
        <w:t>）应收款项的核销</w:t>
      </w:r>
    </w:p>
    <w:p w14:paraId="7F0672D7">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如果本集团不再合理预期应收款项能够全部或部分收回，则直接减记该类资产的账面余额。这种减记构成相关资产的终止确认。这种情况通常发生在本集团确定债务人没有资产或收入来源可产生足够的现金流量以偿还将被减记的金额并同债务人达成核销谅解。但是，按照本集团收回到期款项的程序，被减记的金融资产仍可能受到执行活动的影响。</w:t>
      </w:r>
    </w:p>
    <w:p w14:paraId="136E3500">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hint="eastAsia" w:cs="Arial" w:asciiTheme="minorEastAsia" w:hAnsiTheme="minorEastAsia" w:eastAsiaTheme="minorEastAsia"/>
          <w:color w:val="000000"/>
          <w:szCs w:val="21"/>
          <w:lang w:val="en-US" w:eastAsia="zh-CN"/>
        </w:rPr>
        <w:t>6</w:t>
      </w:r>
      <w:r>
        <w:rPr>
          <w:rFonts w:hint="eastAsia" w:cs="Arial" w:asciiTheme="minorEastAsia" w:hAnsiTheme="minorEastAsia" w:eastAsiaTheme="minorEastAsia"/>
          <w:color w:val="000000"/>
          <w:szCs w:val="21"/>
        </w:rPr>
        <w:t>）预期信用损失准备的列报</w:t>
      </w:r>
    </w:p>
    <w:p w14:paraId="6F7DC175">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为反映金融工具的信用风险自初始确认后的变化，本集团在每个资产负债表日结合新的客观证据评价影响信用减值构成要素的变动，并据此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集团在其他综合收益中确认其损失准备，不抵减该金融资产的账面价值。</w:t>
      </w:r>
    </w:p>
    <w:p w14:paraId="62E8DD9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12</w:t>
      </w:r>
      <w:r>
        <w:rPr>
          <w:rFonts w:cs="Arial" w:asciiTheme="minorEastAsia" w:hAnsiTheme="minorEastAsia" w:eastAsiaTheme="minorEastAsia"/>
          <w:b/>
          <w:szCs w:val="21"/>
        </w:rPr>
        <w:t>、存货</w:t>
      </w:r>
    </w:p>
    <w:p w14:paraId="73DAAB5A">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（1）存货的分类</w:t>
      </w:r>
    </w:p>
    <w:p w14:paraId="79EEBCEE">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本公司存货分为原材料、库存商品、发出商品等。</w:t>
      </w:r>
    </w:p>
    <w:p w14:paraId="10CABE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cs="Arial" w:asciiTheme="minorEastAsia" w:hAnsiTheme="minorEastAsia" w:eastAsiaTheme="minorEastAsia"/>
          <w:szCs w:val="21"/>
        </w:rPr>
      </w:pPr>
      <w:r>
        <w:rPr>
          <w:rFonts w:cs="Arial" w:asciiTheme="minorEastAsia" w:hAnsiTheme="minorEastAsia" w:eastAsiaTheme="minorEastAsia"/>
          <w:szCs w:val="21"/>
        </w:rPr>
        <w:t>（2）发出的计价方法</w:t>
      </w:r>
    </w:p>
    <w:p w14:paraId="18B797B3">
      <w:pPr>
        <w:keepNext w:val="0"/>
        <w:keepLines w:val="0"/>
        <w:pageBreakBefore w:val="0"/>
        <w:widowControl w:val="0"/>
        <w:kinsoku/>
        <w:wordWrap/>
        <w:overflowPunct/>
        <w:topLinePunct w:val="0"/>
        <w:autoSpaceDE/>
        <w:autoSpaceDN/>
        <w:bidi w:val="0"/>
        <w:adjustRightInd/>
        <w:snapToGrid/>
        <w:spacing w:before="78" w:line="436" w:lineRule="auto"/>
        <w:ind w:right="72" w:firstLine="420" w:firstLineChars="200"/>
        <w:textAlignment w:val="auto"/>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t>领用和发出时</w:t>
      </w:r>
      <w:r>
        <w:rPr>
          <w:rFonts w:hint="eastAsia" w:cs="Arial" w:asciiTheme="minorEastAsia" w:hAnsiTheme="minorEastAsia" w:eastAsiaTheme="minorEastAsia"/>
          <w:color w:val="000000"/>
          <w:szCs w:val="21"/>
        </w:rPr>
        <w:t>原材料、在产品、库存商品、发出商品等发出时采用加权平均法计价。</w:t>
      </w:r>
    </w:p>
    <w:p w14:paraId="1DBCE1F6">
      <w:pPr>
        <w:pStyle w:val="9"/>
        <w:spacing w:line="400" w:lineRule="exact"/>
        <w:ind w:left="0" w:firstLine="420" w:firstLineChars="200"/>
        <w:rPr>
          <w:rFonts w:hint="eastAsia" w:cs="Arial" w:asciiTheme="minorEastAsia" w:hAnsiTheme="minorEastAsia" w:eastAsiaTheme="minorEastAsia"/>
          <w:color w:val="0000FF"/>
          <w:sz w:val="21"/>
          <w:szCs w:val="21"/>
        </w:rPr>
      </w:pPr>
      <w:r>
        <w:rPr>
          <w:rFonts w:cs="Arial" w:asciiTheme="minorEastAsia" w:hAnsiTheme="minorEastAsia" w:eastAsiaTheme="minorEastAsia"/>
          <w:sz w:val="21"/>
          <w:szCs w:val="21"/>
        </w:rPr>
        <w:t>（</w:t>
      </w:r>
      <w:r>
        <w:rPr>
          <w:rFonts w:hint="eastAsia" w:cs="Arial" w:asciiTheme="minorEastAsia" w:hAnsiTheme="minorEastAsia" w:eastAsiaTheme="minorEastAsia"/>
          <w:sz w:val="21"/>
          <w:szCs w:val="21"/>
        </w:rPr>
        <w:t>3</w:t>
      </w:r>
      <w:r>
        <w:rPr>
          <w:rFonts w:cs="Arial" w:asciiTheme="minorEastAsia" w:hAnsiTheme="minorEastAsia" w:eastAsiaTheme="minorEastAsia"/>
          <w:sz w:val="21"/>
          <w:szCs w:val="21"/>
        </w:rPr>
        <w:t>）存货的盘存制度</w:t>
      </w:r>
      <w:r>
        <w:rPr>
          <w:rFonts w:cs="Arial" w:asciiTheme="minorEastAsia" w:hAnsiTheme="minorEastAsia" w:eastAsiaTheme="minorEastAsia"/>
          <w:color w:val="000000"/>
          <w:kern w:val="2"/>
          <w:sz w:val="21"/>
          <w:szCs w:val="21"/>
        </w:rPr>
        <w:t>为永续盘存制。</w:t>
      </w:r>
    </w:p>
    <w:p w14:paraId="751CAE2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4</w:t>
      </w:r>
      <w:r>
        <w:rPr>
          <w:rFonts w:cs="Arial" w:asciiTheme="minorEastAsia" w:hAnsiTheme="minorEastAsia" w:eastAsiaTheme="minorEastAsia"/>
          <w:szCs w:val="21"/>
        </w:rPr>
        <w:t>）</w:t>
      </w:r>
      <w:r>
        <w:rPr>
          <w:rFonts w:hint="eastAsia" w:cs="Arial" w:asciiTheme="minorEastAsia" w:hAnsiTheme="minorEastAsia" w:eastAsiaTheme="minorEastAsia"/>
          <w:szCs w:val="21"/>
        </w:rPr>
        <w:t>存货跌价准备的确认标准和计提方法</w:t>
      </w:r>
    </w:p>
    <w:p w14:paraId="170E826C">
      <w:pPr>
        <w:spacing w:line="400" w:lineRule="exact"/>
        <w:ind w:firstLine="420" w:firstLineChars="200"/>
        <w:jc w:val="left"/>
        <w:rPr>
          <w:rFonts w:hint="eastAsia" w:cs="Arial" w:asciiTheme="minorEastAsia" w:hAnsiTheme="minorEastAsia" w:eastAsiaTheme="minorEastAsia"/>
          <w:b/>
          <w:bCs/>
          <w:szCs w:val="21"/>
        </w:rPr>
      </w:pPr>
      <w:r>
        <w:rPr>
          <w:rFonts w:hint="eastAsia" w:cs="Arial" w:asciiTheme="minorEastAsia" w:hAnsiTheme="minorEastAsia" w:eastAsiaTheme="minorEastAsia"/>
          <w:szCs w:val="21"/>
        </w:rPr>
        <w:t>存货</w:t>
      </w:r>
      <w:r>
        <w:rPr>
          <w:rFonts w:cs="Arial" w:asciiTheme="minorEastAsia" w:hAnsiTheme="minorEastAsia" w:eastAsiaTheme="minorEastAsia"/>
          <w:szCs w:val="21"/>
        </w:rPr>
        <w:t>可变现净值是指在日常活动中，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44F1627E">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在资产负债表日，存货按照成本与可变现净值孰低计量。当其可变现净值低于成本时，提取存货跌价准备。存货跌价准</w:t>
      </w:r>
      <w:r>
        <w:rPr>
          <w:rFonts w:cs="Arial" w:asciiTheme="minorEastAsia" w:hAnsiTheme="minorEastAsia" w:eastAsiaTheme="minorEastAsia"/>
          <w:color w:val="auto"/>
          <w:szCs w:val="21"/>
        </w:rPr>
        <w:t>备通常按单个存</w:t>
      </w:r>
      <w:r>
        <w:rPr>
          <w:rFonts w:cs="Arial" w:asciiTheme="minorEastAsia" w:hAnsiTheme="minorEastAsia" w:eastAsiaTheme="minorEastAsia"/>
          <w:szCs w:val="21"/>
        </w:rPr>
        <w:t>货项目的成本高于其可变现净值的差额提取。</w:t>
      </w:r>
    </w:p>
    <w:p w14:paraId="71DBBBE9">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计提存货跌价准备后，如果以前减记存货价值的影响因素已经消失，导致存货的可变现净值高于其账面价值的，在原已计提的存货跌价准备金额内予以转回，转回的金额计入当期损益。</w:t>
      </w:r>
    </w:p>
    <w:p w14:paraId="4CAF601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13</w:t>
      </w:r>
      <w:r>
        <w:rPr>
          <w:rFonts w:cs="Arial" w:asciiTheme="minorEastAsia" w:hAnsiTheme="minorEastAsia" w:eastAsiaTheme="minorEastAsia"/>
          <w:b/>
          <w:szCs w:val="21"/>
        </w:rPr>
        <w:t>、</w:t>
      </w:r>
      <w:r>
        <w:rPr>
          <w:rFonts w:hint="eastAsia" w:cs="Arial" w:asciiTheme="minorEastAsia" w:hAnsiTheme="minorEastAsia" w:eastAsiaTheme="minorEastAsia"/>
          <w:b/>
          <w:szCs w:val="21"/>
        </w:rPr>
        <w:t>持有待售和终止经营</w:t>
      </w:r>
    </w:p>
    <w:p w14:paraId="01F66F7C">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持有待售</w:t>
      </w:r>
      <w:r>
        <w:rPr>
          <w:rFonts w:hint="eastAsia" w:cs="Arial" w:asciiTheme="minorEastAsia" w:hAnsiTheme="minorEastAsia" w:eastAsiaTheme="minorEastAsia"/>
          <w:szCs w:val="21"/>
        </w:rPr>
        <w:t>的非流动</w:t>
      </w:r>
      <w:r>
        <w:rPr>
          <w:rFonts w:cs="Arial" w:asciiTheme="minorEastAsia" w:hAnsiTheme="minorEastAsia" w:eastAsiaTheme="minorEastAsia"/>
          <w:szCs w:val="21"/>
        </w:rPr>
        <w:t>资产和处置组</w:t>
      </w:r>
    </w:p>
    <w:p w14:paraId="42394761">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若主要通过出售（包括具有商业实质的非货币性资产交换，下同）而非持续使用一项非流动资产或处置组收回其账面价值的，则将其划分为持有待售类别。具体标准为同时满足以下条件：某项非流动资产或处置组根据类似交易中出售此类资产或处置组的惯例，在当前状况下即可立即出售；本公司已经就出售计划作出决议且获得确定的购买承诺；预计出售将在一年内完成。其中，处置组是指在一项交易中作为整体通过出售或其他方式一并处置的一组资产，以及在该交易中转让的与这些资产直接相关的负债。处置组所属的资产组或资产组组合按照《企业会计准则第8号——资产减值》分摊了企业合并中取得的商誉的，该处置组应当包含分摊至处置组的商誉。</w:t>
      </w:r>
    </w:p>
    <w:p w14:paraId="3D7E2097">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初始计量或在资产负债表日重新计量划分为持有待售的非流动资产和处置组时，其账面价值高于公允价值减去出售费用后的净额的，将账面价值减记至公允价值减去出售费用后的净额，减记的金额确认为资产减值损失，计入当期损益，同时计提持有待售资产减值准备。对于处置组，所确认的资产减值损失先抵减处置组中商誉的账面价值，再按比例抵减该处置组内适用《企业会计准则第42号——持有待售的非流动资产、处置组和终止经营》（以下简称“持有待售准则”）的计量规定的各项非流动资产的账面价值。后续资产负债表日持有待售的处置组公允价值减去出售费用后的净额增加的，以前减记的金额应当予以恢复，并在划分为持有待售类别后适用持有待售准则计量规定的非流动资产确认的资产减值损失金额内转回，转回金额计入当期损益，并根据处置组中除商誉外适用持有待售准则计量规定的各项非流动资产账面价值所占比重按比例增加其账面价值；已抵减的商誉账面价值，以及适用持有待售准则计量规定的非流动资产在划分为持有待售类别前确认的资产减值损失不得转回。</w:t>
      </w:r>
    </w:p>
    <w:p w14:paraId="175C1C18">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持有待售的非流动资产或处置组中的非流动资产不计提折旧或摊销，持有待售的处置组中负债的利息和其他费用继续予以确认。</w:t>
      </w:r>
    </w:p>
    <w:p w14:paraId="71DC4CE3">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非流动资产或处置组不再满足持有待售类别的划分条件时，本公司不再将其继续划分为持有待售类别或将非流动资产从持有待售的处置组中移除，并按照以下两者孰低计量：（1）划分为持有待售类别前的账面价值，按照假定不划分为持有待售类别情况下本应确认的折旧、摊销或减值等进行调整后的金额；（2）可收回金额。</w:t>
      </w:r>
    </w:p>
    <w:p w14:paraId="0B7FE7E2">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（2）终止经营的认定标准和列报方法</w:t>
      </w:r>
    </w:p>
    <w:p w14:paraId="43FA71C2">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终止经营是指满足下列条件之一、能够单独区分的组成部分，且该组成部分已经处置或划分为持有待售类别：（1）该组成部分代表一项独立的主要业务或一个独立的主营经营地区；（2）该组成部分是拟对一项独立的主要业务或一个单独的主要经营地区进行处置的一项相关计划的一部分；（3）该组成部分是专为转售而取得的子公司。</w:t>
      </w:r>
    </w:p>
    <w:p w14:paraId="365AB178">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公司在利润表中列报相关终止经营损益并在附注披露终止经营的影响。</w:t>
      </w:r>
    </w:p>
    <w:p w14:paraId="388173DE">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4</w:t>
      </w:r>
      <w:r>
        <w:rPr>
          <w:rFonts w:cs="Arial" w:asciiTheme="minorEastAsia" w:hAnsiTheme="minorEastAsia" w:eastAsiaTheme="minorEastAsia"/>
          <w:b/>
          <w:szCs w:val="21"/>
        </w:rPr>
        <w:t>、长期股权投资</w:t>
      </w:r>
    </w:p>
    <w:p w14:paraId="647F15E3">
      <w:pPr>
        <w:spacing w:line="400" w:lineRule="exact"/>
        <w:ind w:firstLine="420" w:firstLineChars="200"/>
        <w:jc w:val="left"/>
        <w:rPr>
          <w:rFonts w:hint="eastAsia" w:cs="Arial" w:asciiTheme="minorEastAsia" w:hAnsiTheme="minorEastAsia" w:eastAsiaTheme="minorEastAsia"/>
          <w:color w:val="auto"/>
          <w:szCs w:val="21"/>
        </w:rPr>
      </w:pPr>
      <w:r>
        <w:rPr>
          <w:rFonts w:hint="eastAsia" w:cs="Arial" w:asciiTheme="minorEastAsia" w:hAnsiTheme="minorEastAsia" w:eastAsiaTheme="minorEastAsia"/>
          <w:szCs w:val="21"/>
        </w:rPr>
        <w:t>本部分所指的长期股权投资是指本公司对被投资单位具有控制、共同控制或重大影响的长期股权投资。本公司</w:t>
      </w:r>
      <w:r>
        <w:rPr>
          <w:rFonts w:cs="Arial" w:asciiTheme="minorEastAsia" w:hAnsiTheme="minorEastAsia" w:eastAsiaTheme="minorEastAsia"/>
          <w:szCs w:val="21"/>
        </w:rPr>
        <w:t>对被投资单位不具有控制、共同控制或重大影响的长期股权投资，</w:t>
      </w:r>
      <w:r>
        <w:rPr>
          <w:rFonts w:hint="eastAsia" w:cs="Arial" w:asciiTheme="minorEastAsia" w:hAnsiTheme="minorEastAsia" w:eastAsiaTheme="minorEastAsia"/>
          <w:kern w:val="0"/>
          <w:szCs w:val="21"/>
        </w:rPr>
        <w:t>作为以公允价值计量且其变动计入当</w:t>
      </w:r>
      <w:r>
        <w:rPr>
          <w:rFonts w:hint="eastAsia" w:cs="Arial" w:asciiTheme="minorEastAsia" w:hAnsiTheme="minorEastAsia" w:eastAsiaTheme="minorEastAsia"/>
          <w:color w:val="auto"/>
          <w:kern w:val="0"/>
          <w:szCs w:val="21"/>
        </w:rPr>
        <w:t>期损益的金融资产核算，其中如果属于非交易性的，本公司在初始确认时可选择将其指定为以公允价值计量且其变动计入其他综合收益的金融资产核算，</w:t>
      </w:r>
      <w:r>
        <w:rPr>
          <w:rFonts w:hint="eastAsia" w:cs="Arial" w:asciiTheme="minorEastAsia" w:hAnsiTheme="minorEastAsia" w:eastAsiaTheme="minorEastAsia"/>
          <w:color w:val="auto"/>
          <w:szCs w:val="21"/>
        </w:rPr>
        <w:t>其会计政策详见</w:t>
      </w:r>
      <w:r>
        <w:rPr>
          <w:rFonts w:cs="Arial" w:asciiTheme="minorEastAsia" w:hAnsiTheme="minorEastAsia" w:eastAsiaTheme="minorEastAsia"/>
          <w:color w:val="auto"/>
          <w:szCs w:val="21"/>
        </w:rPr>
        <w:t>附注三、</w:t>
      </w:r>
      <w:r>
        <w:rPr>
          <w:rFonts w:hint="eastAsia" w:cs="Arial" w:asciiTheme="minorEastAsia" w:hAnsiTheme="minorEastAsia" w:eastAsiaTheme="minorEastAsia"/>
          <w:color w:val="auto"/>
          <w:szCs w:val="21"/>
        </w:rPr>
        <w:t>10“</w:t>
      </w:r>
      <w:r>
        <w:rPr>
          <w:rFonts w:cs="Arial" w:asciiTheme="minorEastAsia" w:hAnsiTheme="minorEastAsia" w:eastAsiaTheme="minorEastAsia"/>
          <w:color w:val="auto"/>
          <w:szCs w:val="21"/>
        </w:rPr>
        <w:t>金融工具</w:t>
      </w:r>
      <w:r>
        <w:rPr>
          <w:rFonts w:hint="eastAsia" w:cs="Arial" w:asciiTheme="minorEastAsia" w:hAnsiTheme="minorEastAsia" w:eastAsiaTheme="minorEastAsia"/>
          <w:color w:val="auto"/>
          <w:szCs w:val="21"/>
        </w:rPr>
        <w:t>”。</w:t>
      </w:r>
    </w:p>
    <w:p w14:paraId="1579A99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color w:val="auto"/>
          <w:szCs w:val="21"/>
        </w:rPr>
        <w:t>共同控制，是指</w:t>
      </w:r>
      <w:r>
        <w:rPr>
          <w:rFonts w:hint="eastAsia" w:cs="Arial" w:asciiTheme="minorEastAsia" w:hAnsiTheme="minorEastAsia" w:eastAsiaTheme="minorEastAsia"/>
          <w:szCs w:val="21"/>
        </w:rPr>
        <w:t>本公司按照相关约定对某项安排所共有的控制，并且该安排的相关活动必须经过分享控制权的参与方一致同意后才能决策。重大影响，是指本公司对被投资单位的财务和经营政策有参与决策的权力，但并不能够控制或者与其他方一起共同控制这些政策的制定。</w:t>
      </w:r>
    </w:p>
    <w:p w14:paraId="665C073C">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（1）投资成本的确定</w:t>
      </w:r>
    </w:p>
    <w:p w14:paraId="357249B0">
      <w:pPr>
        <w:widowControl/>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对于同一控制下的企业合并取得的长期股权投资，在合并日按照被</w:t>
      </w:r>
      <w:r>
        <w:rPr>
          <w:rFonts w:hint="eastAsia" w:cs="Arial" w:asciiTheme="minorEastAsia" w:hAnsiTheme="minorEastAsia" w:eastAsiaTheme="minorEastAsia"/>
          <w:color w:val="auto"/>
          <w:szCs w:val="21"/>
        </w:rPr>
        <w:t>合并方所有者权益在最</w:t>
      </w:r>
      <w:r>
        <w:rPr>
          <w:rFonts w:hint="eastAsia" w:cs="Arial" w:asciiTheme="minorEastAsia" w:hAnsiTheme="minorEastAsia" w:eastAsiaTheme="minorEastAsia"/>
          <w:szCs w:val="21"/>
        </w:rPr>
        <w:t>终控制方合并财务报表中的账面价值的份额作为长期股权投资的初始投资成本。长期股权投资初始投资成本与支付的现金、转让的非现金资产以及所承担债务账面价值之间的差额</w:t>
      </w:r>
      <w:r>
        <w:rPr>
          <w:rFonts w:hint="eastAsia" w:cs="Arial" w:asciiTheme="minorEastAsia" w:hAnsiTheme="minorEastAsia" w:eastAsiaTheme="minorEastAsia"/>
          <w:color w:val="auto"/>
          <w:szCs w:val="21"/>
        </w:rPr>
        <w:t>，调整资本公积；资本公积不足冲减的，调整留存收益。以发行权益性证券作为合并对价的，在合并日按照被合并方所有者权益在最终控制方合并财务报表中的账面价值的份额作为长期股权投资的初始投资成本，按照发行股份的</w:t>
      </w:r>
      <w:r>
        <w:rPr>
          <w:rFonts w:hint="eastAsia" w:cs="Arial" w:asciiTheme="minorEastAsia" w:hAnsiTheme="minorEastAsia" w:eastAsiaTheme="minorEastAsia"/>
          <w:szCs w:val="21"/>
        </w:rPr>
        <w:t>面值总额作为股本，长期股权投资初始投资成本与所发行股份面值总额之间的差额，调整资本公积；资本公积不足冲减的，调整留存收益。</w:t>
      </w:r>
    </w:p>
    <w:p w14:paraId="094A5C8C">
      <w:pPr>
        <w:widowControl/>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对于非同一控制下的企业合并取得的长期股权投资，在购买日按照合并成本作为长期股权投资的初始投资成本，合并成本包括购买方付出的资产、发生或承担的负债、发行的权益性证券的公允价值之和。</w:t>
      </w:r>
    </w:p>
    <w:p w14:paraId="21B01274">
      <w:pPr>
        <w:widowControl/>
        <w:spacing w:line="400" w:lineRule="exact"/>
        <w:ind w:firstLine="420" w:firstLineChars="200"/>
        <w:jc w:val="left"/>
        <w:rPr>
          <w:rFonts w:hint="eastAsia" w:cs="Arial" w:asciiTheme="minorEastAsia" w:hAnsiTheme="minorEastAsia" w:eastAsiaTheme="minorEastAsia"/>
          <w:color w:val="0000FF"/>
          <w:kern w:val="0"/>
          <w:szCs w:val="21"/>
        </w:rPr>
      </w:pPr>
      <w:r>
        <w:rPr>
          <w:rFonts w:hint="eastAsia" w:cs="Arial" w:asciiTheme="minorEastAsia" w:hAnsiTheme="minorEastAsia" w:eastAsiaTheme="minorEastAsia"/>
          <w:szCs w:val="21"/>
        </w:rPr>
        <w:t>合并方或购买方为企业合并发生的审计、法律服务、评估咨询等中介费用以及其他相关管理费用，于发生时计入当期损益。</w:t>
      </w:r>
    </w:p>
    <w:p w14:paraId="379494AD">
      <w:pPr>
        <w:snapToGrid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除企业合并形成的长期股权投资外的其他股权投资，按成本进行初始计量，该成本视长期股权投资取得方式的不同，分别按照本公司实际支付的现金购买价款、本公司发行的权益性证券的公允价值、投资合同或协议约定的价值、非货币性资产交换交易中换出资产的公允价值或原账面价值、该项长期股权投资自身的公允价值等方式确定。与取得长期股权投资直接相关的费用、税金及其他必要支出也计入投资成本。</w:t>
      </w:r>
    </w:p>
    <w:p w14:paraId="1A8F38B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（2）后续计量及损益确认方法</w:t>
      </w:r>
    </w:p>
    <w:p w14:paraId="0E7C19D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对</w:t>
      </w:r>
      <w:r>
        <w:rPr>
          <w:rFonts w:hint="eastAsia" w:cs="Arial" w:asciiTheme="minorEastAsia" w:hAnsiTheme="minorEastAsia" w:eastAsiaTheme="minorEastAsia"/>
          <w:szCs w:val="21"/>
        </w:rPr>
        <w:t>被投资单位具有共同控制（构成共同经营者除外）</w:t>
      </w:r>
      <w:r>
        <w:rPr>
          <w:rFonts w:cs="Arial" w:asciiTheme="minorEastAsia" w:hAnsiTheme="minorEastAsia" w:eastAsiaTheme="minorEastAsia"/>
          <w:szCs w:val="21"/>
        </w:rPr>
        <w:t>或重大影响的长期股权投资，采用权益法核算。此外，公司财务报表采用成本法核算能够对被投资单位实施控制的长期股权投资。</w:t>
      </w:r>
    </w:p>
    <w:p w14:paraId="462EDFC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①成本法核算的长期股权投资</w:t>
      </w:r>
    </w:p>
    <w:p w14:paraId="5736AE6D">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采用成本法核算时，长期股权投资按初始投资成本计价，</w:t>
      </w:r>
      <w:r>
        <w:rPr>
          <w:rFonts w:hint="eastAsia" w:cs="Arial" w:asciiTheme="minorEastAsia" w:hAnsiTheme="minorEastAsia" w:eastAsiaTheme="minorEastAsia"/>
          <w:szCs w:val="21"/>
        </w:rPr>
        <w:t>追加或收回投资调整长期股权投资的成本。</w:t>
      </w:r>
      <w:r>
        <w:rPr>
          <w:rFonts w:cs="Arial" w:asciiTheme="minorEastAsia" w:hAnsiTheme="minorEastAsia" w:eastAsiaTheme="minorEastAsia"/>
          <w:szCs w:val="21"/>
        </w:rPr>
        <w:t>除取得投资时实际支付的价款或者对价中包含的已宣告但尚未发放的现金股利或者利润外，当期投资收益按照享有被投资单位宣告发放的现金股利或利润确认。</w:t>
      </w:r>
    </w:p>
    <w:p w14:paraId="029C49F7">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②权益法核算的长期股权投资</w:t>
      </w:r>
    </w:p>
    <w:p w14:paraId="5996D91B">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采用权益法核算时，长期股权投资的初始投资成本大于投资时应享有被投资单位可辨认净资产公允价值份额的，不调整长期股权投资的初始投资成本；初始投资成本小于投资时应享有被投资单位可辨认净资产公允价值份额的，其差额计入当期损益，同时调整长期股权投资的成本。</w:t>
      </w:r>
    </w:p>
    <w:p w14:paraId="254C7E29">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对于被投资单位除净损益、其他综合收益和利润分配以外所有者权益的其他变动，调整长期股权投资的账面价值并计入资本公积。在确认应享有被投资单位净损益的份额时，以取得投资时被投资单位各项可辨认资产等的公允价值为基础，对被投资单位的净利润进行调整后确认。被投资单位采用的会计政策及会计期间与本公司不一致的，按照本公司的会计政策及会计期间对被投资单位的财务报表进行调整，并据以确认投资收益和其他综合收益。对于本公司与联营企业及合营企业之间发生的交易，投出或出售的资产不构成业务的，未实现内部交易损益按照享有的比例计算归属于本公司的部分予以抵销，在此基础上确认投资损益。但本公司与被投资单位发生的未实现内部交易损失，属于所转让资产减值损失的，不予以抵销。</w:t>
      </w:r>
    </w:p>
    <w:p w14:paraId="0395154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在确认应分担被投资单位发生的净亏损时，以长期股权投资的账面价值和其他实质上构成对被投资单位净投资的长期权益减记至零为限。此外，如本公司对被投资单位负有承担额外损失的义务，则按预计承担的义务确认预计负债，计入当期投资损失。被投资单位以后期间实现净利润的，本公司在收益分享额弥补未确认的亏损分担额后，恢复确认收益分享额。</w:t>
      </w:r>
    </w:p>
    <w:p w14:paraId="10AC613F">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对于本公司首次执行新会计准则之前已经持有的对联营企业和合营企业的长期股权投资，如存在与该投资相关的股权投资借方差额，按原剩余期限直线摊销的金额计入当期损益。</w:t>
      </w:r>
    </w:p>
    <w:p w14:paraId="1DAB59F0">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③收购少数股权</w:t>
      </w:r>
    </w:p>
    <w:p w14:paraId="0D72D090">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在编制合并财务报表时，因购买少数股权新增的长期股权投资与按照新增持股比例计算应享有子公司自购买日（或合并日）开始持续计算的净资产份额之间的差额，调整资本公积，资本公积不足冲减的，调整留存收益。</w:t>
      </w:r>
    </w:p>
    <w:p w14:paraId="70F6558C">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④处置长期股权投资</w:t>
      </w:r>
    </w:p>
    <w:p w14:paraId="0D5CF006">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在合并财务报表中，母公司在不丧失控制权的情况下部分处置对子公司的长期股权投资，处置价款与处置长期股权投资相对应享有子公司净资产的差额计入</w:t>
      </w:r>
      <w:r>
        <w:rPr>
          <w:rFonts w:hint="eastAsia" w:cs="Arial" w:asciiTheme="minorEastAsia" w:hAnsiTheme="minorEastAsia" w:eastAsiaTheme="minorEastAsia"/>
          <w:szCs w:val="21"/>
        </w:rPr>
        <w:t>股东</w:t>
      </w:r>
      <w:r>
        <w:rPr>
          <w:rFonts w:cs="Arial" w:asciiTheme="minorEastAsia" w:hAnsiTheme="minorEastAsia" w:eastAsiaTheme="minorEastAsia"/>
          <w:szCs w:val="21"/>
        </w:rPr>
        <w:t>权益；母公司部分处置对子公司的长期股权投资导致丧失对子公司控制权</w:t>
      </w:r>
      <w:r>
        <w:rPr>
          <w:rFonts w:cs="Arial" w:asciiTheme="minorEastAsia" w:hAnsiTheme="minorEastAsia" w:eastAsiaTheme="minorEastAsia"/>
          <w:color w:val="auto"/>
          <w:szCs w:val="21"/>
        </w:rPr>
        <w:t>的，按本附注三、</w:t>
      </w:r>
      <w:r>
        <w:rPr>
          <w:rFonts w:hint="eastAsia" w:cs="Arial" w:asciiTheme="minorEastAsia" w:hAnsiTheme="minorEastAsia" w:eastAsiaTheme="minorEastAsia"/>
          <w:color w:val="auto"/>
          <w:szCs w:val="21"/>
        </w:rPr>
        <w:t>6</w:t>
      </w:r>
      <w:r>
        <w:rPr>
          <w:rFonts w:cs="Arial" w:asciiTheme="minorEastAsia" w:hAnsiTheme="minorEastAsia" w:eastAsiaTheme="minorEastAsia"/>
          <w:color w:val="auto"/>
          <w:szCs w:val="21"/>
        </w:rPr>
        <w:t>、（2）</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合并财务报表编制的方法</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中</w:t>
      </w:r>
      <w:r>
        <w:rPr>
          <w:rFonts w:cs="Arial" w:asciiTheme="minorEastAsia" w:hAnsiTheme="minorEastAsia" w:eastAsiaTheme="minorEastAsia"/>
          <w:szCs w:val="21"/>
        </w:rPr>
        <w:t>所述的相关会计政策处理。</w:t>
      </w:r>
    </w:p>
    <w:p w14:paraId="7310BE8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其他情形下的长期股权投资处置，对于处置的股权，其账面价值与实际取得价款的差额，计入当期损益</w:t>
      </w:r>
      <w:r>
        <w:rPr>
          <w:rFonts w:hint="eastAsia" w:cs="Arial" w:asciiTheme="minorEastAsia" w:hAnsiTheme="minorEastAsia" w:eastAsiaTheme="minorEastAsia"/>
          <w:szCs w:val="21"/>
        </w:rPr>
        <w:t>。</w:t>
      </w:r>
    </w:p>
    <w:p w14:paraId="55AC557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采用权益法核算的长期股权投资，</w:t>
      </w:r>
      <w:r>
        <w:rPr>
          <w:rFonts w:hint="eastAsia" w:cs="Arial" w:asciiTheme="minorEastAsia" w:hAnsiTheme="minorEastAsia" w:eastAsiaTheme="minorEastAsia"/>
          <w:szCs w:val="21"/>
        </w:rPr>
        <w:t>处置后的剩余股权仍采用权益法核算的，</w:t>
      </w:r>
      <w:r>
        <w:rPr>
          <w:rFonts w:cs="Arial" w:asciiTheme="minorEastAsia" w:hAnsiTheme="minorEastAsia" w:eastAsiaTheme="minorEastAsia"/>
          <w:szCs w:val="21"/>
        </w:rPr>
        <w:t>在处置时</w:t>
      </w:r>
      <w:r>
        <w:rPr>
          <w:rFonts w:cs="Arial" w:asciiTheme="minorEastAsia" w:hAnsiTheme="minorEastAsia" w:eastAsiaTheme="minorEastAsia"/>
          <w:color w:val="auto"/>
          <w:szCs w:val="21"/>
        </w:rPr>
        <w:t>将原计入股东权益的其他综合收益部分按相应的比例</w:t>
      </w:r>
      <w:r>
        <w:rPr>
          <w:rFonts w:hint="eastAsia" w:cs="Arial" w:asciiTheme="minorEastAsia" w:hAnsiTheme="minorEastAsia" w:eastAsiaTheme="minorEastAsia"/>
          <w:color w:val="auto"/>
          <w:szCs w:val="21"/>
        </w:rPr>
        <w:t>采用与被投资单位直接处置相关资产或负债相同</w:t>
      </w:r>
      <w:r>
        <w:rPr>
          <w:rFonts w:hint="eastAsia" w:cs="Arial" w:asciiTheme="minorEastAsia" w:hAnsiTheme="minorEastAsia" w:eastAsiaTheme="minorEastAsia"/>
          <w:szCs w:val="21"/>
        </w:rPr>
        <w:t>的基础进行会计处理</w:t>
      </w:r>
      <w:r>
        <w:rPr>
          <w:rFonts w:cs="Arial" w:asciiTheme="minorEastAsia" w:hAnsiTheme="minorEastAsia" w:eastAsiaTheme="minorEastAsia"/>
          <w:szCs w:val="21"/>
        </w:rPr>
        <w:t>。</w:t>
      </w:r>
      <w:r>
        <w:rPr>
          <w:rFonts w:hint="eastAsia" w:cs="Arial" w:asciiTheme="minorEastAsia" w:hAnsiTheme="minorEastAsia" w:eastAsiaTheme="minorEastAsia"/>
          <w:szCs w:val="21"/>
        </w:rPr>
        <w:t>因被投资方除净损益、其他综合收益和利润分配以外的其他所有者权益变动而确认的所有者权益，按比例结转入当期损益。</w:t>
      </w:r>
    </w:p>
    <w:p w14:paraId="1BC35CC9">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采用成本法核算的长期股权投资，处置后剩余股权仍采用成本法核算的，其在取得对被投资单位的控制之前因采用权益法核算或金融工具确认和计量准则核算而确认的其他综合收益，采用与被投资单位直接处置相关资产或负债相同的基础进行会计处理，并按比例结转当期损益；因采用权益法核算而确认的被投资单位净资产中除净损益、其他综合收益和利润分配以外的其他所有者权益变动按比例结转当期损益。</w:t>
      </w:r>
    </w:p>
    <w:p w14:paraId="5279ADE6">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5</w:t>
      </w:r>
      <w:r>
        <w:rPr>
          <w:rFonts w:cs="Arial" w:asciiTheme="minorEastAsia" w:hAnsiTheme="minorEastAsia" w:eastAsiaTheme="minorEastAsia"/>
          <w:b/>
          <w:szCs w:val="21"/>
        </w:rPr>
        <w:t>、投资性房地产</w:t>
      </w:r>
    </w:p>
    <w:p w14:paraId="60262F8F">
      <w:pPr>
        <w:spacing w:line="400" w:lineRule="exact"/>
        <w:ind w:firstLine="420" w:firstLineChars="200"/>
        <w:jc w:val="left"/>
        <w:rPr>
          <w:rFonts w:hint="eastAsia" w:cs="Arial" w:asciiTheme="minorEastAsia" w:hAnsiTheme="minorEastAsia" w:eastAsiaTheme="minorEastAsia"/>
          <w:color w:val="FF0000"/>
          <w:szCs w:val="21"/>
        </w:rPr>
      </w:pPr>
      <w:r>
        <w:rPr>
          <w:rFonts w:cs="Arial" w:asciiTheme="minorEastAsia" w:hAnsiTheme="minorEastAsia" w:eastAsiaTheme="minorEastAsia"/>
          <w:szCs w:val="21"/>
        </w:rPr>
        <w:t>投资性房地产是指为赚取租金或资本增值，或两者兼有而持有的房地产。包括已出租的土地使用权、持有并准备增值后转让的土地使用权、已出租的建筑物等。</w:t>
      </w:r>
    </w:p>
    <w:p w14:paraId="610EC22A">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投资性房地产按成本进行初始计量。与投资性房地产有关的后续支出，如果与该资产有关的经济利益很可能流入且其成本能可靠地计量，则计入投资性房地产成本。其他后续支出，在发生时计入当期损益。</w:t>
      </w:r>
    </w:p>
    <w:p w14:paraId="33A63E6D">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当投资性房地产被处置、或者永久退出使用且预计不能从其处置中取得经济利益时，终止确认该项投资性房地产。投资性房地产出售、转让、报废或毁损的处置收入扣除其账面价值和相关税费后计入当期损益。</w:t>
      </w:r>
    </w:p>
    <w:p w14:paraId="3F8B83EC">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6</w:t>
      </w:r>
      <w:r>
        <w:rPr>
          <w:rFonts w:cs="Arial" w:asciiTheme="minorEastAsia" w:hAnsiTheme="minorEastAsia" w:eastAsiaTheme="minorEastAsia"/>
          <w:b/>
          <w:szCs w:val="21"/>
        </w:rPr>
        <w:t>、固定资产</w:t>
      </w:r>
    </w:p>
    <w:p w14:paraId="08C1FC2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（1）固定资产确认条件</w:t>
      </w:r>
    </w:p>
    <w:p w14:paraId="50B262BE">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固定资产是指为生产商品、提供劳务、出租或经营管理而持有的，使用寿命超过一个会计年度的有形资产。</w:t>
      </w:r>
      <w:r>
        <w:rPr>
          <w:rFonts w:hint="eastAsia" w:cs="Arial" w:asciiTheme="minorEastAsia" w:hAnsiTheme="minorEastAsia" w:eastAsiaTheme="minorEastAsia"/>
          <w:szCs w:val="21"/>
        </w:rPr>
        <w:t>固定资产仅在与其有关的经济利益很可能流入本公司，且其成本能够可靠地计量时才予以确认。</w:t>
      </w:r>
      <w:r>
        <w:rPr>
          <w:rFonts w:cs="Arial" w:asciiTheme="minorEastAsia" w:hAnsiTheme="minorEastAsia" w:eastAsiaTheme="minorEastAsia"/>
          <w:szCs w:val="21"/>
        </w:rPr>
        <w:t>固定资产按成本并考虑预计弃置费用因素的影响进行初始计量。</w:t>
      </w:r>
    </w:p>
    <w:p w14:paraId="13B31BD7">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（2）各类固定资产的折旧方法</w:t>
      </w:r>
    </w:p>
    <w:p w14:paraId="2293CB9B">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固定资产从达到预定可使用状态的次月起，采用</w:t>
      </w:r>
      <w:r>
        <w:rPr>
          <w:rFonts w:hint="eastAsia" w:cs="Arial" w:asciiTheme="minorEastAsia" w:hAnsiTheme="minorEastAsia" w:eastAsiaTheme="minorEastAsia"/>
          <w:szCs w:val="21"/>
        </w:rPr>
        <w:t>年限平均法</w:t>
      </w:r>
      <w:r>
        <w:rPr>
          <w:rFonts w:cs="Arial" w:asciiTheme="minorEastAsia" w:hAnsiTheme="minorEastAsia" w:eastAsiaTheme="minorEastAsia"/>
          <w:szCs w:val="21"/>
        </w:rPr>
        <w:t>在使用寿命内计提折旧。各类固定资产的使用寿命、预计净残值和年折旧率如下：</w:t>
      </w:r>
    </w:p>
    <w:tbl>
      <w:tblPr>
        <w:tblStyle w:val="20"/>
        <w:tblW w:w="4941" w:type="pct"/>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019"/>
        <w:gridCol w:w="1526"/>
        <w:gridCol w:w="1708"/>
        <w:gridCol w:w="1927"/>
        <w:gridCol w:w="1927"/>
      </w:tblGrid>
      <w:tr w14:paraId="09BC60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108" w:type="pct"/>
            <w:vAlign w:val="center"/>
          </w:tcPr>
          <w:p w14:paraId="5943C5A3">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类别</w:t>
            </w:r>
          </w:p>
        </w:tc>
        <w:tc>
          <w:tcPr>
            <w:tcW w:w="838" w:type="pct"/>
            <w:vAlign w:val="center"/>
          </w:tcPr>
          <w:p w14:paraId="6943C70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折旧方法</w:t>
            </w:r>
          </w:p>
        </w:tc>
        <w:tc>
          <w:tcPr>
            <w:tcW w:w="938" w:type="pct"/>
            <w:vAlign w:val="center"/>
          </w:tcPr>
          <w:p w14:paraId="40A60A50">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折旧年限（年）</w:t>
            </w:r>
          </w:p>
        </w:tc>
        <w:tc>
          <w:tcPr>
            <w:tcW w:w="1058" w:type="pct"/>
            <w:vAlign w:val="center"/>
          </w:tcPr>
          <w:p w14:paraId="4604BB56">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残值率（%）</w:t>
            </w:r>
          </w:p>
        </w:tc>
        <w:tc>
          <w:tcPr>
            <w:tcW w:w="1059" w:type="pct"/>
            <w:vAlign w:val="center"/>
          </w:tcPr>
          <w:p w14:paraId="6FCB0F35">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年折旧率（%）</w:t>
            </w:r>
          </w:p>
        </w:tc>
      </w:tr>
      <w:tr w14:paraId="674B07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108" w:type="pct"/>
          </w:tcPr>
          <w:p w14:paraId="6D61224C">
            <w:pPr>
              <w:kinsoku w:val="0"/>
              <w:autoSpaceDE w:val="0"/>
              <w:autoSpaceDN w:val="0"/>
              <w:adjustRightInd w:val="0"/>
              <w:snapToGrid w:val="0"/>
              <w:spacing w:before="151" w:line="216" w:lineRule="auto"/>
              <w:ind w:left="135"/>
              <w:rPr>
                <w:rFonts w:hint="eastAsia" w:cs="Arial" w:asciiTheme="minorEastAsia" w:hAnsiTheme="minorEastAsia" w:eastAsiaTheme="minorEastAsia"/>
                <w:szCs w:val="21"/>
              </w:rPr>
            </w:pPr>
            <w:r>
              <w:rPr>
                <w:rFonts w:hint="eastAsia" w:cs="Arial" w:asciiTheme="minorEastAsia" w:hAnsiTheme="minorEastAsia" w:eastAsiaTheme="minorEastAsia"/>
                <w:szCs w:val="21"/>
              </w:rPr>
              <w:t>房屋及建筑物</w:t>
            </w:r>
          </w:p>
        </w:tc>
        <w:tc>
          <w:tcPr>
            <w:tcW w:w="838" w:type="pct"/>
          </w:tcPr>
          <w:p w14:paraId="6F93C88B">
            <w:pPr>
              <w:kinsoku w:val="0"/>
              <w:autoSpaceDE w:val="0"/>
              <w:autoSpaceDN w:val="0"/>
              <w:adjustRightInd w:val="0"/>
              <w:snapToGrid w:val="0"/>
              <w:spacing w:before="152" w:line="218" w:lineRule="auto"/>
              <w:ind w:left="105"/>
              <w:rPr>
                <w:rFonts w:hint="eastAsia" w:cs="Arial" w:asciiTheme="minorEastAsia" w:hAnsiTheme="minorEastAsia" w:eastAsiaTheme="minorEastAsia"/>
                <w:szCs w:val="21"/>
              </w:rPr>
            </w:pPr>
            <w:r>
              <w:rPr>
                <w:rFonts w:hint="eastAsia" w:cs="Arial" w:asciiTheme="minorEastAsia" w:hAnsiTheme="minorEastAsia" w:eastAsiaTheme="minorEastAsia"/>
                <w:szCs w:val="21"/>
              </w:rPr>
              <w:t>年限平均法</w:t>
            </w:r>
          </w:p>
        </w:tc>
        <w:tc>
          <w:tcPr>
            <w:tcW w:w="938" w:type="pct"/>
          </w:tcPr>
          <w:p w14:paraId="6D483739">
            <w:pPr>
              <w:pStyle w:val="71"/>
              <w:spacing w:before="181" w:line="237" w:lineRule="auto"/>
              <w:jc w:val="right"/>
              <w:rPr>
                <w:sz w:val="21"/>
                <w:szCs w:val="21"/>
              </w:rPr>
            </w:pPr>
            <w:r>
              <w:rPr>
                <w:spacing w:val="-1"/>
                <w:sz w:val="21"/>
                <w:szCs w:val="21"/>
              </w:rPr>
              <w:t>40.00</w:t>
            </w:r>
          </w:p>
        </w:tc>
        <w:tc>
          <w:tcPr>
            <w:tcW w:w="1058" w:type="pct"/>
          </w:tcPr>
          <w:p w14:paraId="63EB62A7">
            <w:pPr>
              <w:pStyle w:val="71"/>
              <w:spacing w:before="181" w:line="237" w:lineRule="auto"/>
              <w:ind w:left="1383"/>
              <w:jc w:val="right"/>
              <w:rPr>
                <w:sz w:val="21"/>
                <w:szCs w:val="21"/>
              </w:rPr>
            </w:pPr>
            <w:r>
              <w:rPr>
                <w:spacing w:val="-2"/>
                <w:sz w:val="21"/>
                <w:szCs w:val="21"/>
              </w:rPr>
              <w:t>5.00</w:t>
            </w:r>
          </w:p>
        </w:tc>
        <w:tc>
          <w:tcPr>
            <w:tcW w:w="1059" w:type="pct"/>
          </w:tcPr>
          <w:p w14:paraId="02EBA3C1">
            <w:pPr>
              <w:pStyle w:val="71"/>
              <w:spacing w:before="181" w:line="237" w:lineRule="auto"/>
              <w:ind w:left="1378"/>
              <w:jc w:val="right"/>
              <w:rPr>
                <w:sz w:val="21"/>
                <w:szCs w:val="21"/>
              </w:rPr>
            </w:pPr>
            <w:r>
              <w:rPr>
                <w:spacing w:val="-1"/>
                <w:sz w:val="21"/>
                <w:szCs w:val="21"/>
              </w:rPr>
              <w:t>2.38</w:t>
            </w:r>
          </w:p>
        </w:tc>
      </w:tr>
      <w:tr w14:paraId="7F9CA6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108" w:type="pct"/>
          </w:tcPr>
          <w:p w14:paraId="070960A8">
            <w:pPr>
              <w:kinsoku w:val="0"/>
              <w:autoSpaceDE w:val="0"/>
              <w:autoSpaceDN w:val="0"/>
              <w:adjustRightInd w:val="0"/>
              <w:snapToGrid w:val="0"/>
              <w:spacing w:before="159" w:line="218" w:lineRule="auto"/>
              <w:ind w:left="155"/>
              <w:rPr>
                <w:rFonts w:hint="eastAsia" w:cs="Arial" w:asciiTheme="minorEastAsia" w:hAnsiTheme="minorEastAsia" w:eastAsiaTheme="minorEastAsia"/>
                <w:szCs w:val="21"/>
              </w:rPr>
            </w:pPr>
            <w:r>
              <w:rPr>
                <w:rFonts w:hint="eastAsia" w:cs="Arial" w:asciiTheme="minorEastAsia" w:hAnsiTheme="minorEastAsia" w:eastAsiaTheme="minorEastAsia"/>
                <w:szCs w:val="21"/>
              </w:rPr>
              <w:t>电子及办公设备</w:t>
            </w:r>
          </w:p>
        </w:tc>
        <w:tc>
          <w:tcPr>
            <w:tcW w:w="838" w:type="pct"/>
          </w:tcPr>
          <w:p w14:paraId="42F5C106">
            <w:pPr>
              <w:kinsoku w:val="0"/>
              <w:autoSpaceDE w:val="0"/>
              <w:autoSpaceDN w:val="0"/>
              <w:adjustRightInd w:val="0"/>
              <w:snapToGrid w:val="0"/>
              <w:spacing w:before="159" w:line="218" w:lineRule="auto"/>
              <w:ind w:left="105"/>
              <w:rPr>
                <w:rFonts w:hint="eastAsia" w:cs="Arial" w:asciiTheme="minorEastAsia" w:hAnsiTheme="minorEastAsia" w:eastAsiaTheme="minorEastAsia"/>
                <w:szCs w:val="21"/>
              </w:rPr>
            </w:pPr>
            <w:r>
              <w:rPr>
                <w:rFonts w:hint="eastAsia" w:cs="Arial" w:asciiTheme="minorEastAsia" w:hAnsiTheme="minorEastAsia" w:eastAsiaTheme="minorEastAsia"/>
                <w:szCs w:val="21"/>
              </w:rPr>
              <w:t>年限平均法</w:t>
            </w:r>
          </w:p>
        </w:tc>
        <w:tc>
          <w:tcPr>
            <w:tcW w:w="938" w:type="pct"/>
          </w:tcPr>
          <w:p w14:paraId="4DB00CBF">
            <w:pPr>
              <w:pStyle w:val="71"/>
              <w:spacing w:before="189" w:line="237" w:lineRule="auto"/>
              <w:jc w:val="right"/>
              <w:rPr>
                <w:sz w:val="21"/>
                <w:szCs w:val="21"/>
              </w:rPr>
            </w:pPr>
            <w:r>
              <w:rPr>
                <w:spacing w:val="-2"/>
                <w:sz w:val="21"/>
                <w:szCs w:val="21"/>
              </w:rPr>
              <w:t>5.00</w:t>
            </w:r>
          </w:p>
        </w:tc>
        <w:tc>
          <w:tcPr>
            <w:tcW w:w="1058" w:type="pct"/>
          </w:tcPr>
          <w:p w14:paraId="282FCBA5">
            <w:pPr>
              <w:pStyle w:val="71"/>
              <w:spacing w:before="189" w:line="237" w:lineRule="auto"/>
              <w:ind w:left="1383"/>
              <w:jc w:val="right"/>
              <w:rPr>
                <w:sz w:val="21"/>
                <w:szCs w:val="21"/>
              </w:rPr>
            </w:pPr>
            <w:r>
              <w:rPr>
                <w:spacing w:val="-2"/>
                <w:sz w:val="21"/>
                <w:szCs w:val="21"/>
              </w:rPr>
              <w:t>5.00</w:t>
            </w:r>
          </w:p>
        </w:tc>
        <w:tc>
          <w:tcPr>
            <w:tcW w:w="1059" w:type="pct"/>
          </w:tcPr>
          <w:p w14:paraId="54EA2D03">
            <w:pPr>
              <w:pStyle w:val="71"/>
              <w:spacing w:before="189" w:line="237" w:lineRule="auto"/>
              <w:jc w:val="right"/>
              <w:rPr>
                <w:sz w:val="21"/>
                <w:szCs w:val="21"/>
              </w:rPr>
            </w:pPr>
            <w:r>
              <w:rPr>
                <w:spacing w:val="-3"/>
                <w:sz w:val="21"/>
                <w:szCs w:val="21"/>
              </w:rPr>
              <w:t>19.00</w:t>
            </w:r>
          </w:p>
        </w:tc>
      </w:tr>
      <w:tr w14:paraId="57F40E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108" w:type="pct"/>
          </w:tcPr>
          <w:p w14:paraId="7989EB99">
            <w:pPr>
              <w:kinsoku w:val="0"/>
              <w:autoSpaceDE w:val="0"/>
              <w:autoSpaceDN w:val="0"/>
              <w:adjustRightInd w:val="0"/>
              <w:snapToGrid w:val="0"/>
              <w:spacing w:before="164" w:line="220" w:lineRule="auto"/>
              <w:ind w:left="131"/>
              <w:rPr>
                <w:rFonts w:hint="eastAsia" w:cs="Arial" w:asciiTheme="minorEastAsia" w:hAnsiTheme="minorEastAsia" w:eastAsiaTheme="minorEastAsia"/>
                <w:szCs w:val="21"/>
              </w:rPr>
            </w:pPr>
            <w:r>
              <w:rPr>
                <w:rFonts w:hint="eastAsia" w:cs="Arial" w:asciiTheme="minorEastAsia" w:hAnsiTheme="minorEastAsia" w:eastAsiaTheme="minorEastAsia"/>
                <w:szCs w:val="21"/>
              </w:rPr>
              <w:t>运输设备</w:t>
            </w:r>
          </w:p>
        </w:tc>
        <w:tc>
          <w:tcPr>
            <w:tcW w:w="838" w:type="pct"/>
          </w:tcPr>
          <w:p w14:paraId="70894EE7">
            <w:pPr>
              <w:kinsoku w:val="0"/>
              <w:autoSpaceDE w:val="0"/>
              <w:autoSpaceDN w:val="0"/>
              <w:adjustRightInd w:val="0"/>
              <w:snapToGrid w:val="0"/>
              <w:spacing w:before="164" w:line="218" w:lineRule="auto"/>
              <w:ind w:left="105"/>
              <w:rPr>
                <w:rFonts w:hint="eastAsia" w:cs="Arial" w:asciiTheme="minorEastAsia" w:hAnsiTheme="minorEastAsia" w:eastAsiaTheme="minorEastAsia"/>
                <w:szCs w:val="21"/>
              </w:rPr>
            </w:pPr>
            <w:r>
              <w:rPr>
                <w:rFonts w:hint="eastAsia" w:cs="Arial" w:asciiTheme="minorEastAsia" w:hAnsiTheme="minorEastAsia" w:eastAsiaTheme="minorEastAsia"/>
                <w:szCs w:val="21"/>
              </w:rPr>
              <w:t>年限平均法</w:t>
            </w:r>
          </w:p>
        </w:tc>
        <w:tc>
          <w:tcPr>
            <w:tcW w:w="938" w:type="pct"/>
          </w:tcPr>
          <w:p w14:paraId="224023A3">
            <w:pPr>
              <w:pStyle w:val="71"/>
              <w:spacing w:before="192" w:line="237" w:lineRule="auto"/>
              <w:jc w:val="right"/>
              <w:rPr>
                <w:sz w:val="21"/>
                <w:szCs w:val="21"/>
              </w:rPr>
            </w:pPr>
            <w:r>
              <w:rPr>
                <w:spacing w:val="-2"/>
                <w:sz w:val="21"/>
                <w:szCs w:val="21"/>
              </w:rPr>
              <w:t>5.00</w:t>
            </w:r>
          </w:p>
        </w:tc>
        <w:tc>
          <w:tcPr>
            <w:tcW w:w="1058" w:type="pct"/>
          </w:tcPr>
          <w:p w14:paraId="7A56FC39">
            <w:pPr>
              <w:pStyle w:val="71"/>
              <w:spacing w:before="192" w:line="237" w:lineRule="auto"/>
              <w:ind w:left="1383"/>
              <w:jc w:val="right"/>
              <w:rPr>
                <w:sz w:val="21"/>
                <w:szCs w:val="21"/>
              </w:rPr>
            </w:pPr>
            <w:r>
              <w:rPr>
                <w:spacing w:val="-2"/>
                <w:sz w:val="21"/>
                <w:szCs w:val="21"/>
              </w:rPr>
              <w:t>5.00</w:t>
            </w:r>
          </w:p>
        </w:tc>
        <w:tc>
          <w:tcPr>
            <w:tcW w:w="1059" w:type="pct"/>
          </w:tcPr>
          <w:p w14:paraId="5804919A">
            <w:pPr>
              <w:pStyle w:val="71"/>
              <w:spacing w:before="192" w:line="237" w:lineRule="auto"/>
              <w:jc w:val="right"/>
              <w:rPr>
                <w:sz w:val="21"/>
                <w:szCs w:val="21"/>
              </w:rPr>
            </w:pPr>
            <w:r>
              <w:rPr>
                <w:spacing w:val="-3"/>
                <w:sz w:val="21"/>
                <w:szCs w:val="21"/>
              </w:rPr>
              <w:t>19.00</w:t>
            </w:r>
          </w:p>
        </w:tc>
      </w:tr>
      <w:tr w14:paraId="429B85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108" w:type="pct"/>
          </w:tcPr>
          <w:p w14:paraId="0C44ED8C">
            <w:pPr>
              <w:kinsoku w:val="0"/>
              <w:autoSpaceDE w:val="0"/>
              <w:autoSpaceDN w:val="0"/>
              <w:adjustRightInd w:val="0"/>
              <w:snapToGrid w:val="0"/>
              <w:spacing w:before="168" w:line="216" w:lineRule="auto"/>
              <w:ind w:left="130"/>
              <w:rPr>
                <w:rFonts w:hint="eastAsia" w:cs="Arial" w:asciiTheme="minorEastAsia" w:hAnsiTheme="minorEastAsia" w:eastAsiaTheme="minorEastAsia"/>
                <w:szCs w:val="21"/>
              </w:rPr>
            </w:pPr>
            <w:r>
              <w:rPr>
                <w:rFonts w:hint="eastAsia" w:cs="Arial" w:asciiTheme="minorEastAsia" w:hAnsiTheme="minorEastAsia" w:eastAsiaTheme="minorEastAsia"/>
                <w:szCs w:val="21"/>
              </w:rPr>
              <w:t>其他设备</w:t>
            </w:r>
          </w:p>
        </w:tc>
        <w:tc>
          <w:tcPr>
            <w:tcW w:w="838" w:type="pct"/>
          </w:tcPr>
          <w:p w14:paraId="6D6602EE">
            <w:pPr>
              <w:kinsoku w:val="0"/>
              <w:autoSpaceDE w:val="0"/>
              <w:autoSpaceDN w:val="0"/>
              <w:adjustRightInd w:val="0"/>
              <w:snapToGrid w:val="0"/>
              <w:spacing w:before="167" w:line="218" w:lineRule="auto"/>
              <w:ind w:left="105"/>
              <w:rPr>
                <w:rFonts w:hint="eastAsia" w:cs="Arial" w:asciiTheme="minorEastAsia" w:hAnsiTheme="minorEastAsia" w:eastAsiaTheme="minorEastAsia"/>
                <w:szCs w:val="21"/>
              </w:rPr>
            </w:pPr>
            <w:r>
              <w:rPr>
                <w:rFonts w:hint="eastAsia" w:cs="Arial" w:asciiTheme="minorEastAsia" w:hAnsiTheme="minorEastAsia" w:eastAsiaTheme="minorEastAsia"/>
                <w:szCs w:val="21"/>
              </w:rPr>
              <w:t>年限平均法</w:t>
            </w:r>
          </w:p>
        </w:tc>
        <w:tc>
          <w:tcPr>
            <w:tcW w:w="938" w:type="pct"/>
          </w:tcPr>
          <w:p w14:paraId="3B55CD33">
            <w:pPr>
              <w:pStyle w:val="71"/>
              <w:spacing w:before="197" w:line="237" w:lineRule="auto"/>
              <w:jc w:val="right"/>
              <w:rPr>
                <w:sz w:val="21"/>
                <w:szCs w:val="21"/>
              </w:rPr>
            </w:pPr>
            <w:r>
              <w:rPr>
                <w:spacing w:val="-2"/>
                <w:sz w:val="21"/>
                <w:szCs w:val="21"/>
              </w:rPr>
              <w:t>5.00</w:t>
            </w:r>
          </w:p>
        </w:tc>
        <w:tc>
          <w:tcPr>
            <w:tcW w:w="1058" w:type="pct"/>
          </w:tcPr>
          <w:p w14:paraId="48D4DA92">
            <w:pPr>
              <w:pStyle w:val="71"/>
              <w:spacing w:before="197" w:line="237" w:lineRule="auto"/>
              <w:ind w:left="1383"/>
              <w:jc w:val="right"/>
              <w:rPr>
                <w:sz w:val="21"/>
                <w:szCs w:val="21"/>
              </w:rPr>
            </w:pPr>
            <w:r>
              <w:rPr>
                <w:spacing w:val="-2"/>
                <w:sz w:val="21"/>
                <w:szCs w:val="21"/>
              </w:rPr>
              <w:t>5.00</w:t>
            </w:r>
          </w:p>
        </w:tc>
        <w:tc>
          <w:tcPr>
            <w:tcW w:w="1059" w:type="pct"/>
          </w:tcPr>
          <w:p w14:paraId="77459B76">
            <w:pPr>
              <w:pStyle w:val="71"/>
              <w:spacing w:before="197" w:line="237" w:lineRule="auto"/>
              <w:jc w:val="right"/>
              <w:rPr>
                <w:sz w:val="21"/>
                <w:szCs w:val="21"/>
              </w:rPr>
            </w:pPr>
            <w:r>
              <w:rPr>
                <w:spacing w:val="-3"/>
                <w:sz w:val="21"/>
                <w:szCs w:val="21"/>
              </w:rPr>
              <w:t>19.00</w:t>
            </w:r>
          </w:p>
        </w:tc>
      </w:tr>
    </w:tbl>
    <w:p w14:paraId="7D0DD0D7">
      <w:pPr>
        <w:spacing w:line="400" w:lineRule="exact"/>
        <w:ind w:firstLine="420" w:firstLineChars="200"/>
        <w:jc w:val="left"/>
        <w:rPr>
          <w:rFonts w:hint="eastAsia" w:cs="Arial" w:asciiTheme="minorEastAsia" w:hAnsiTheme="minorEastAsia" w:eastAsiaTheme="minorEastAsia"/>
          <w:color w:val="auto"/>
          <w:szCs w:val="21"/>
        </w:rPr>
      </w:pPr>
      <w:r>
        <w:rPr>
          <w:rFonts w:cs="Arial" w:asciiTheme="minorEastAsia" w:hAnsiTheme="minorEastAsia" w:eastAsiaTheme="minorEastAsia"/>
          <w:szCs w:val="21"/>
        </w:rPr>
        <w:t>预计净残值是指假定固定资产预计使用寿命已满并处于使用寿命终了时的预期状态，本公司目前从该项资产处置中获得的扣除预计处置费用后的</w:t>
      </w:r>
      <w:r>
        <w:rPr>
          <w:rFonts w:cs="Arial" w:asciiTheme="minorEastAsia" w:hAnsiTheme="minorEastAsia" w:eastAsiaTheme="minorEastAsia"/>
          <w:color w:val="auto"/>
          <w:szCs w:val="21"/>
        </w:rPr>
        <w:t>金额。</w:t>
      </w:r>
    </w:p>
    <w:p w14:paraId="0CD59719">
      <w:pPr>
        <w:spacing w:line="400" w:lineRule="exact"/>
        <w:ind w:firstLine="420" w:firstLineChars="200"/>
        <w:jc w:val="left"/>
        <w:rPr>
          <w:rFonts w:hint="eastAsia" w:cs="Arial" w:asciiTheme="minorEastAsia" w:hAnsiTheme="minorEastAsia" w:eastAsiaTheme="minorEastAsia"/>
          <w:color w:val="auto"/>
          <w:szCs w:val="21"/>
        </w:rPr>
      </w:pPr>
      <w:r>
        <w:rPr>
          <w:rFonts w:cs="Arial" w:asciiTheme="minorEastAsia" w:hAnsiTheme="minorEastAsia" w:eastAsiaTheme="minorEastAsia"/>
          <w:color w:val="auto"/>
          <w:szCs w:val="21"/>
        </w:rPr>
        <w:t>（3）固定资产的减值测试方法及减值准备计提方法</w:t>
      </w:r>
    </w:p>
    <w:p w14:paraId="3BD2F8CB">
      <w:pPr>
        <w:spacing w:line="400" w:lineRule="exact"/>
        <w:ind w:firstLine="420" w:firstLineChars="200"/>
        <w:jc w:val="left"/>
        <w:rPr>
          <w:rFonts w:hint="eastAsia" w:cs="Arial" w:asciiTheme="minorEastAsia" w:hAnsiTheme="minorEastAsia" w:eastAsiaTheme="minorEastAsia"/>
          <w:color w:val="auto"/>
          <w:szCs w:val="21"/>
        </w:rPr>
      </w:pPr>
      <w:r>
        <w:rPr>
          <w:rFonts w:cs="Arial" w:asciiTheme="minorEastAsia" w:hAnsiTheme="minorEastAsia" w:eastAsiaTheme="minorEastAsia"/>
          <w:color w:val="auto"/>
          <w:szCs w:val="21"/>
        </w:rPr>
        <w:t>固定资产的减值测试方法和减值准备计提方法详见附注三、</w:t>
      </w:r>
      <w:r>
        <w:rPr>
          <w:rFonts w:hint="eastAsia" w:cs="Arial" w:asciiTheme="minorEastAsia" w:hAnsiTheme="minorEastAsia" w:eastAsiaTheme="minorEastAsia"/>
          <w:color w:val="auto"/>
          <w:szCs w:val="21"/>
        </w:rPr>
        <w:t>20“长期</w:t>
      </w:r>
      <w:r>
        <w:rPr>
          <w:rFonts w:cs="Arial" w:asciiTheme="minorEastAsia" w:hAnsiTheme="minorEastAsia" w:eastAsiaTheme="minorEastAsia"/>
          <w:color w:val="auto"/>
          <w:szCs w:val="21"/>
        </w:rPr>
        <w:t>资产减值</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w:t>
      </w:r>
    </w:p>
    <w:p w14:paraId="473A1D07">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（4）其他说明</w:t>
      </w:r>
    </w:p>
    <w:p w14:paraId="4324318A">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与固定资产有关的后续支出，如果与该固定资产有关的经济利益很可能流入且其成本能可靠地计量，则计入固定资产成本，并终止确认被替换部分的账面价值。除此以外的其他后续支出，在发生时计入当期损益。</w:t>
      </w:r>
    </w:p>
    <w:p w14:paraId="1E34148F">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当固定资产处于处置状态或预期通过使用或处置不能产生经济利益时，终止确认该固定资产。</w:t>
      </w:r>
      <w:r>
        <w:rPr>
          <w:rFonts w:cs="Arial" w:asciiTheme="minorEastAsia" w:hAnsiTheme="minorEastAsia" w:eastAsiaTheme="minorEastAsia"/>
          <w:szCs w:val="21"/>
        </w:rPr>
        <w:t>固定资产出售、转让、报废或毁损的处置收入扣除其账面价值和相关税费后的差额计入当期损益。</w:t>
      </w:r>
    </w:p>
    <w:p w14:paraId="54BD4B6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本公司至少于年度终了对固定资产的使用寿命、预计净残值和折旧方法进行复核，如发生改变则作为会计估计变更处理。</w:t>
      </w:r>
    </w:p>
    <w:p w14:paraId="6805A485">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7</w:t>
      </w:r>
      <w:r>
        <w:rPr>
          <w:rFonts w:cs="Arial" w:asciiTheme="minorEastAsia" w:hAnsiTheme="minorEastAsia" w:eastAsiaTheme="minorEastAsia"/>
          <w:b/>
          <w:szCs w:val="21"/>
        </w:rPr>
        <w:t>、在建工程</w:t>
      </w:r>
    </w:p>
    <w:p w14:paraId="193129C2">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在建工程分为自营方式建造和出包方式建造两种。在建工程在工程完工达到预定可使用状态时，结转固定资产。预定可使用状态的判断标准，应符合下列情况之一：固定资产的实体建造（包括安装）工作已经全部完成或实质上已经全部完成；已经试生产或试运行，并且其结果表明资产能够正常运行或能够稳定地生产出合格产品，或者试运行结果表明其能够正常运转或营业；该项建造的固定资产上的支出金额很少或者几乎不再发生；所购建的固定资产已经达到设计或合同要求，或与设计或合同要求基本相符。</w:t>
      </w:r>
    </w:p>
    <w:p w14:paraId="00A8C0B7">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在建工程达到预定可使用状态时，按工程实际成本转入固定资产。已达到预定可使用状态但尚未办理竣工决算的，先按估计价值转入固定资产，待办理竣工决算后再按实际成本调整原暂估价值，但不再调整原已计提的折旧。</w:t>
      </w:r>
    </w:p>
    <w:p w14:paraId="5C926E8F">
      <w:pPr>
        <w:numPr>
          <w:ilvl w:val="0"/>
          <w:numId w:val="4"/>
        </w:numPr>
        <w:tabs>
          <w:tab w:val="left" w:pos="0"/>
          <w:tab w:val="clear" w:pos="360"/>
        </w:tabs>
        <w:spacing w:line="400" w:lineRule="exact"/>
        <w:ind w:left="0"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在建工程的减值测试方法和减值准备</w:t>
      </w:r>
      <w:r>
        <w:rPr>
          <w:rFonts w:cs="Arial" w:asciiTheme="minorEastAsia" w:hAnsiTheme="minorEastAsia" w:eastAsiaTheme="minorEastAsia"/>
          <w:color w:val="auto"/>
          <w:szCs w:val="21"/>
        </w:rPr>
        <w:t>计提方法详见附注三、</w:t>
      </w:r>
      <w:r>
        <w:rPr>
          <w:rFonts w:hint="eastAsia" w:cs="Arial" w:asciiTheme="minorEastAsia" w:hAnsiTheme="minorEastAsia" w:eastAsiaTheme="minorEastAsia"/>
          <w:color w:val="auto"/>
          <w:szCs w:val="21"/>
        </w:rPr>
        <w:t>20“长期</w:t>
      </w:r>
      <w:r>
        <w:rPr>
          <w:rFonts w:cs="Arial" w:asciiTheme="minorEastAsia" w:hAnsiTheme="minorEastAsia" w:eastAsiaTheme="minorEastAsia"/>
          <w:color w:val="auto"/>
          <w:szCs w:val="21"/>
        </w:rPr>
        <w:t>资产减值</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w:t>
      </w:r>
    </w:p>
    <w:p w14:paraId="67840377">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8</w:t>
      </w:r>
      <w:r>
        <w:rPr>
          <w:rFonts w:cs="Arial" w:asciiTheme="minorEastAsia" w:hAnsiTheme="minorEastAsia" w:eastAsiaTheme="minorEastAsia"/>
          <w:b/>
          <w:szCs w:val="21"/>
        </w:rPr>
        <w:t>、借款费用</w:t>
      </w:r>
    </w:p>
    <w:p w14:paraId="5F7E54F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借款费用包括借款利息、折价或溢价的摊销、辅助费用以及因外币借款而发生的汇兑差额等。可直接归属于符合资本化条件的资产的购建或者生产的借款费用，在资产支出已经发生、借款费用已经发生、为使资产达到预定可使用或可销售状态所必要的购建或生产活动已经开始时，开始资本化；构建或者生产的符合资本化条件的资产达到预定可使用状态或者可销售状态时，停止资本化。其余借款费用在发生当期确认为费用。</w:t>
      </w:r>
    </w:p>
    <w:p w14:paraId="1B6C6D50">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7C5834D1">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资本化期间内，外币专门借款的汇兑差额全部予以资本化；外币一般借款的汇兑差额计入当期损益。</w:t>
      </w:r>
    </w:p>
    <w:p w14:paraId="094A277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符合资本化条件的资产指需要经过相当长时间的购建或者生产活动才能达到预定可使用或可销售状态的固定资产、投资性房地产和存货等资产。</w:t>
      </w:r>
    </w:p>
    <w:p w14:paraId="20AF6FCB">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如果符合资本化条件的资产在购建或生产过程中发生非正常中断、并且中断时间连续超过3个月的，暂停借款费用的资本化，直至资产的购建或生产活动重新开始。</w:t>
      </w:r>
    </w:p>
    <w:p w14:paraId="1E4236F8">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19</w:t>
      </w:r>
      <w:r>
        <w:rPr>
          <w:rFonts w:cs="Arial" w:asciiTheme="minorEastAsia" w:hAnsiTheme="minorEastAsia" w:eastAsiaTheme="minorEastAsia"/>
          <w:b/>
          <w:bCs/>
          <w:szCs w:val="21"/>
        </w:rPr>
        <w:t>、无形资产</w:t>
      </w:r>
    </w:p>
    <w:p w14:paraId="5303DC99">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（1）无形资产</w:t>
      </w:r>
    </w:p>
    <w:p w14:paraId="061B15E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无形资产是指本公司拥有或者控制的没有实物形态的可辨认非货币性资产。</w:t>
      </w:r>
    </w:p>
    <w:p w14:paraId="6C7E9768">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无形资产按成本进行初始计量。与无形资产有关的支出，如果相关的经济利益很可能流入本公司且其成本能可靠地计量，则计入无形资产成本。除此以外的其他项目的支出，在发生时计入当期损益。</w:t>
      </w:r>
    </w:p>
    <w:p w14:paraId="58F2DF6A">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取得的土地使用权通常作为无形资产核算。自行开发建造厂房等建筑物，相关的土地使用权支出和建筑物建造成本则分别作为无形资产和固定资产核算。如为外购的房屋及建筑物，则将有关价款在土地使用权和建筑物之间进行分配，难以合理分配的，全部作为固定资产处理。</w:t>
      </w:r>
    </w:p>
    <w:p w14:paraId="08E8CA50">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使用寿命有限的无形资产自可供使用时起，</w:t>
      </w:r>
      <w:r>
        <w:rPr>
          <w:rFonts w:hint="eastAsia" w:cs="Arial" w:asciiTheme="minorEastAsia" w:hAnsiTheme="minorEastAsia" w:eastAsiaTheme="minorEastAsia"/>
          <w:szCs w:val="21"/>
        </w:rPr>
        <w:t>采用能反映与该资产有关的经济利益的预期实现方式的摊销方法，</w:t>
      </w:r>
      <w:r>
        <w:rPr>
          <w:rFonts w:cs="Arial" w:asciiTheme="minorEastAsia" w:hAnsiTheme="minorEastAsia" w:eastAsiaTheme="minorEastAsia"/>
          <w:szCs w:val="21"/>
        </w:rPr>
        <w:t>在其预计使用寿命内</w:t>
      </w:r>
      <w:r>
        <w:rPr>
          <w:rFonts w:cs="Arial" w:asciiTheme="minorEastAsia" w:hAnsiTheme="minorEastAsia" w:eastAsiaTheme="minorEastAsia"/>
          <w:color w:val="auto"/>
          <w:szCs w:val="21"/>
        </w:rPr>
        <w:t>采用直线法摊</w:t>
      </w:r>
      <w:r>
        <w:rPr>
          <w:rFonts w:cs="Arial" w:asciiTheme="minorEastAsia" w:hAnsiTheme="minorEastAsia" w:eastAsiaTheme="minorEastAsia"/>
          <w:szCs w:val="21"/>
        </w:rPr>
        <w:t>销。使用寿命不确定的无形资产不予摊销。</w:t>
      </w:r>
    </w:p>
    <w:p w14:paraId="3C832B85">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有限使用寿命的无形资产项目的使用寿命、确定依据及摊销方法如下：</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702"/>
        <w:gridCol w:w="1559"/>
        <w:gridCol w:w="4111"/>
        <w:gridCol w:w="1842"/>
      </w:tblGrid>
      <w:tr w14:paraId="35A349E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trPr>
        <w:tc>
          <w:tcPr>
            <w:tcW w:w="1702" w:type="dxa"/>
            <w:vAlign w:val="center"/>
          </w:tcPr>
          <w:p w14:paraId="3F1BBC6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59" w:type="dxa"/>
            <w:vAlign w:val="center"/>
          </w:tcPr>
          <w:p w14:paraId="05BF275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使用寿命</w:t>
            </w:r>
          </w:p>
        </w:tc>
        <w:tc>
          <w:tcPr>
            <w:tcW w:w="4111" w:type="dxa"/>
          </w:tcPr>
          <w:p w14:paraId="618FCF0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使用寿命的确定依据</w:t>
            </w:r>
          </w:p>
        </w:tc>
        <w:tc>
          <w:tcPr>
            <w:tcW w:w="1842" w:type="dxa"/>
            <w:vAlign w:val="center"/>
          </w:tcPr>
          <w:p w14:paraId="7CE73B6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摊销方法</w:t>
            </w:r>
          </w:p>
        </w:tc>
      </w:tr>
      <w:tr w14:paraId="626BD3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trPr>
        <w:tc>
          <w:tcPr>
            <w:tcW w:w="1702" w:type="dxa"/>
            <w:vAlign w:val="bottom"/>
          </w:tcPr>
          <w:p w14:paraId="799AFF9D">
            <w:pPr>
              <w:widowControl/>
              <w:kinsoku w:val="0"/>
              <w:autoSpaceDE w:val="0"/>
              <w:autoSpaceDN w:val="0"/>
              <w:adjustRightInd w:val="0"/>
              <w:snapToGrid w:val="0"/>
              <w:spacing w:before="37" w:line="219" w:lineRule="auto"/>
              <w:ind w:left="110" w:right="141" w:hanging="2"/>
              <w:jc w:val="left"/>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土地使用权</w:t>
            </w:r>
          </w:p>
        </w:tc>
        <w:tc>
          <w:tcPr>
            <w:tcW w:w="1559" w:type="dxa"/>
            <w:vAlign w:val="bottom"/>
          </w:tcPr>
          <w:p w14:paraId="7604915E">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50年</w:t>
            </w:r>
          </w:p>
        </w:tc>
        <w:tc>
          <w:tcPr>
            <w:tcW w:w="4111" w:type="dxa"/>
            <w:vAlign w:val="bottom"/>
          </w:tcPr>
          <w:p w14:paraId="6E7F5A69">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根据土地使用权证或合同规定的使用年限</w:t>
            </w:r>
          </w:p>
        </w:tc>
        <w:tc>
          <w:tcPr>
            <w:tcW w:w="1842" w:type="dxa"/>
            <w:vAlign w:val="bottom"/>
          </w:tcPr>
          <w:p w14:paraId="4A407D01">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直线法</w:t>
            </w:r>
          </w:p>
        </w:tc>
      </w:tr>
      <w:tr w14:paraId="59248B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1702" w:type="dxa"/>
            <w:vAlign w:val="bottom"/>
          </w:tcPr>
          <w:p w14:paraId="3152DFAA">
            <w:pPr>
              <w:widowControl/>
              <w:kinsoku w:val="0"/>
              <w:autoSpaceDE w:val="0"/>
              <w:autoSpaceDN w:val="0"/>
              <w:adjustRightInd w:val="0"/>
              <w:snapToGrid w:val="0"/>
              <w:spacing w:before="37" w:line="219" w:lineRule="auto"/>
              <w:ind w:left="110" w:right="141" w:hanging="2"/>
              <w:jc w:val="left"/>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专利权</w:t>
            </w:r>
          </w:p>
        </w:tc>
        <w:tc>
          <w:tcPr>
            <w:tcW w:w="1559" w:type="dxa"/>
            <w:vAlign w:val="bottom"/>
          </w:tcPr>
          <w:p w14:paraId="3A74EE92">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10年</w:t>
            </w:r>
          </w:p>
        </w:tc>
        <w:tc>
          <w:tcPr>
            <w:tcW w:w="4111" w:type="dxa"/>
            <w:vAlign w:val="bottom"/>
          </w:tcPr>
          <w:p w14:paraId="14F39638">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根据技术更新周期及预计使用年限</w:t>
            </w:r>
          </w:p>
        </w:tc>
        <w:tc>
          <w:tcPr>
            <w:tcW w:w="1842" w:type="dxa"/>
            <w:vAlign w:val="bottom"/>
          </w:tcPr>
          <w:p w14:paraId="2505FBE1">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直线法</w:t>
            </w:r>
          </w:p>
        </w:tc>
      </w:tr>
      <w:tr w14:paraId="3C78D4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1702" w:type="dxa"/>
            <w:vAlign w:val="bottom"/>
          </w:tcPr>
          <w:p w14:paraId="36B6D105">
            <w:pPr>
              <w:widowControl/>
              <w:kinsoku w:val="0"/>
              <w:autoSpaceDE w:val="0"/>
              <w:autoSpaceDN w:val="0"/>
              <w:adjustRightInd w:val="0"/>
              <w:snapToGrid w:val="0"/>
              <w:spacing w:before="37" w:line="219" w:lineRule="auto"/>
              <w:ind w:left="110" w:right="141" w:hanging="2"/>
              <w:jc w:val="left"/>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软件著作权</w:t>
            </w:r>
          </w:p>
        </w:tc>
        <w:tc>
          <w:tcPr>
            <w:tcW w:w="1559" w:type="dxa"/>
            <w:vAlign w:val="bottom"/>
          </w:tcPr>
          <w:p w14:paraId="36209F19">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10年</w:t>
            </w:r>
          </w:p>
        </w:tc>
        <w:tc>
          <w:tcPr>
            <w:tcW w:w="4111" w:type="dxa"/>
            <w:vAlign w:val="bottom"/>
          </w:tcPr>
          <w:p w14:paraId="009B0F04">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根据技术更新周期及预计使用年限</w:t>
            </w:r>
          </w:p>
        </w:tc>
        <w:tc>
          <w:tcPr>
            <w:tcW w:w="1842" w:type="dxa"/>
            <w:vAlign w:val="bottom"/>
          </w:tcPr>
          <w:p w14:paraId="0480D97B">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直线法</w:t>
            </w:r>
          </w:p>
        </w:tc>
      </w:tr>
      <w:tr w14:paraId="7620A9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1702" w:type="dxa"/>
            <w:vAlign w:val="bottom"/>
          </w:tcPr>
          <w:p w14:paraId="396F0239">
            <w:pPr>
              <w:widowControl/>
              <w:kinsoku w:val="0"/>
              <w:autoSpaceDE w:val="0"/>
              <w:autoSpaceDN w:val="0"/>
              <w:adjustRightInd w:val="0"/>
              <w:snapToGrid w:val="0"/>
              <w:spacing w:before="37" w:line="219" w:lineRule="auto"/>
              <w:ind w:left="110" w:right="141" w:hanging="2"/>
              <w:jc w:val="left"/>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外购软件</w:t>
            </w:r>
          </w:p>
        </w:tc>
        <w:tc>
          <w:tcPr>
            <w:tcW w:w="1559" w:type="dxa"/>
            <w:vAlign w:val="bottom"/>
          </w:tcPr>
          <w:p w14:paraId="551D2BA4">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10年</w:t>
            </w:r>
          </w:p>
        </w:tc>
        <w:tc>
          <w:tcPr>
            <w:tcW w:w="4111" w:type="dxa"/>
            <w:vAlign w:val="bottom"/>
          </w:tcPr>
          <w:p w14:paraId="50FAF3A3">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根据技术更新周期及预计使用年限</w:t>
            </w:r>
          </w:p>
        </w:tc>
        <w:tc>
          <w:tcPr>
            <w:tcW w:w="1842" w:type="dxa"/>
            <w:vAlign w:val="bottom"/>
          </w:tcPr>
          <w:p w14:paraId="31EAB2DF">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直线法</w:t>
            </w:r>
          </w:p>
        </w:tc>
      </w:tr>
    </w:tbl>
    <w:p w14:paraId="0F0C8619">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color w:val="000000"/>
          <w:szCs w:val="21"/>
        </w:rPr>
        <w:tab/>
      </w:r>
      <w:r>
        <w:rPr>
          <w:rFonts w:cs="Arial" w:asciiTheme="minorEastAsia" w:hAnsiTheme="minorEastAsia" w:eastAsiaTheme="minorEastAsia"/>
          <w:szCs w:val="21"/>
        </w:rPr>
        <w:t>期末，对使用寿命有限的无形资产的使用寿命和摊销方法进行复核，如发生变更则作为会计估计变更处理。此外，还对使用寿命不确定的无形资产的使用寿命进行复核，如果有证据表明该无形资产为企业带来经济利益的期限是可预见的，则估计其使用寿命并按照使用寿命有限的无形资产的摊销政策进行摊销。</w:t>
      </w:r>
    </w:p>
    <w:p w14:paraId="1FF4DC28">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（2）研究与开发支出</w:t>
      </w:r>
    </w:p>
    <w:p w14:paraId="315EBEE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本公司内部研究开发项目的支出分为研究阶段支出与开发阶段支出。</w:t>
      </w:r>
    </w:p>
    <w:p w14:paraId="08776E0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研究阶段的支出，于发生时计入当期损益。</w:t>
      </w:r>
    </w:p>
    <w:p w14:paraId="52D9B6C8">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本公司研发支出归集范围包括研发人员职工薪酬、外包合作研发等委托费用、材料费、研发资产折旧摊销费用、检验费及其他相关费用。</w:t>
      </w:r>
    </w:p>
    <w:p w14:paraId="5A210D34">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本公司划分内部研究开发项目研究阶段支出和开发阶段支出的具体标准：</w:t>
      </w:r>
    </w:p>
    <w:p w14:paraId="0413DDA1">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研究阶段为获取并理解新的科学或技术知识等而进行的独创性的有计划调查、研究活动的阶段；开发阶段为在进行商业性生产或使用前，将研究成果或其他知识应用于某项计划或设计，以生产出新的或具有实质性改进的材料、装置、产品等活动的阶段。</w:t>
      </w:r>
    </w:p>
    <w:p w14:paraId="3193AABD">
      <w:pPr>
        <w:spacing w:line="400" w:lineRule="exact"/>
        <w:ind w:firstLine="420" w:firstLineChars="200"/>
        <w:jc w:val="left"/>
        <w:rPr>
          <w:rFonts w:hint="eastAsia" w:cs="Arial" w:asciiTheme="minorEastAsia" w:hAnsiTheme="minorEastAsia" w:eastAsiaTheme="minorEastAsia"/>
          <w:color w:val="0000FF"/>
          <w:szCs w:val="21"/>
          <w:lang w:eastAsia="zh-CN"/>
        </w:rPr>
      </w:pPr>
      <w:r>
        <w:rPr>
          <w:rFonts w:cs="Arial" w:asciiTheme="minorEastAsia" w:hAnsiTheme="minorEastAsia" w:eastAsiaTheme="minorEastAsia"/>
          <w:szCs w:val="21"/>
        </w:rPr>
        <w:t>开发阶段的支出同时满足下列条件的，确认为无形资产，不能满足下述条件的开发阶段的支出计入当期损益：</w:t>
      </w:r>
    </w:p>
    <w:p w14:paraId="1BF433D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①完成该无形资产以使其能够使用或出售在技术上具有可行性；</w:t>
      </w:r>
    </w:p>
    <w:p w14:paraId="728F5F57">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②具有完成该无形资产并使用或出售的意图；</w:t>
      </w:r>
    </w:p>
    <w:p w14:paraId="3F472C5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③无形资产产生经济利益的方式，包括能够证明运用该无形资产生产的产品存在市场或无形资产自身存在市场，无形资产将在内部使用的，能够证明其有用性；</w:t>
      </w:r>
    </w:p>
    <w:p w14:paraId="3142C8AD">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④有足够的技术、财务资源和其他资源支持，以完成该无形资产的开发，并有能力使用或出售该无形资产；</w:t>
      </w:r>
    </w:p>
    <w:p w14:paraId="7A2E700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⑤归属于该无形资产开发阶段的支出能够可靠地计量。</w:t>
      </w:r>
    </w:p>
    <w:p w14:paraId="245DB0E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开发阶段支出资本化的具体条件：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76784DDD">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无法区分研究阶段支出和开发阶段支出的，将发生的研发支出全部计入当期损益。</w:t>
      </w:r>
    </w:p>
    <w:p w14:paraId="765F7BAA">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（3）无形资产的减值测试方法及减值准备计提方法</w:t>
      </w:r>
    </w:p>
    <w:p w14:paraId="757D9381">
      <w:pPr>
        <w:spacing w:line="400" w:lineRule="exact"/>
        <w:ind w:firstLine="420" w:firstLineChars="200"/>
        <w:jc w:val="left"/>
        <w:rPr>
          <w:rFonts w:hint="eastAsia" w:cs="Arial" w:asciiTheme="minorEastAsia" w:hAnsiTheme="minorEastAsia" w:eastAsiaTheme="minorEastAsia"/>
          <w:color w:val="FF0000"/>
          <w:szCs w:val="21"/>
        </w:rPr>
      </w:pPr>
      <w:r>
        <w:rPr>
          <w:rFonts w:cs="Arial" w:asciiTheme="minorEastAsia" w:hAnsiTheme="minorEastAsia" w:eastAsiaTheme="minorEastAsia"/>
          <w:szCs w:val="21"/>
        </w:rPr>
        <w:t>无形资产的减值测试方法和减值准备计</w:t>
      </w:r>
      <w:r>
        <w:rPr>
          <w:rFonts w:cs="Arial" w:asciiTheme="minorEastAsia" w:hAnsiTheme="minorEastAsia" w:eastAsiaTheme="minorEastAsia"/>
          <w:color w:val="auto"/>
          <w:szCs w:val="21"/>
        </w:rPr>
        <w:t>提方法详见附注三、</w:t>
      </w:r>
      <w:r>
        <w:rPr>
          <w:rFonts w:hint="eastAsia" w:cs="Arial" w:asciiTheme="minorEastAsia" w:hAnsiTheme="minorEastAsia" w:eastAsiaTheme="minorEastAsia"/>
          <w:color w:val="auto"/>
          <w:szCs w:val="21"/>
        </w:rPr>
        <w:t>20“长期</w:t>
      </w:r>
      <w:r>
        <w:rPr>
          <w:rFonts w:cs="Arial" w:asciiTheme="minorEastAsia" w:hAnsiTheme="minorEastAsia" w:eastAsiaTheme="minorEastAsia"/>
          <w:color w:val="auto"/>
          <w:szCs w:val="21"/>
        </w:rPr>
        <w:t>资产减值</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w:t>
      </w:r>
    </w:p>
    <w:p w14:paraId="187287D6">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20</w:t>
      </w:r>
      <w:r>
        <w:rPr>
          <w:rFonts w:cs="Arial" w:asciiTheme="minorEastAsia" w:hAnsiTheme="minorEastAsia" w:eastAsiaTheme="minorEastAsia"/>
          <w:b/>
          <w:szCs w:val="21"/>
        </w:rPr>
        <w:t>、</w:t>
      </w:r>
      <w:r>
        <w:rPr>
          <w:rFonts w:hint="eastAsia" w:cs="Arial" w:asciiTheme="minorEastAsia" w:hAnsiTheme="minorEastAsia" w:eastAsiaTheme="minorEastAsia"/>
          <w:b/>
          <w:szCs w:val="21"/>
        </w:rPr>
        <w:t>长期资产</w:t>
      </w:r>
      <w:r>
        <w:rPr>
          <w:rFonts w:cs="Arial" w:asciiTheme="minorEastAsia" w:hAnsiTheme="minorEastAsia" w:eastAsiaTheme="minorEastAsia"/>
          <w:b/>
          <w:szCs w:val="21"/>
        </w:rPr>
        <w:t>减值</w:t>
      </w:r>
    </w:p>
    <w:p w14:paraId="0FE2131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对于固定资产、在建工程、使用寿命有限的无形资产、</w:t>
      </w:r>
      <w:r>
        <w:rPr>
          <w:rFonts w:hint="eastAsia" w:cs="Arial" w:asciiTheme="minorEastAsia" w:hAnsiTheme="minorEastAsia" w:eastAsiaTheme="minorEastAsia"/>
          <w:szCs w:val="21"/>
        </w:rPr>
        <w:t>使用权资产、</w:t>
      </w:r>
      <w:r>
        <w:rPr>
          <w:rFonts w:cs="Arial" w:asciiTheme="minorEastAsia" w:hAnsiTheme="minorEastAsia" w:eastAsiaTheme="minorEastAsia"/>
          <w:szCs w:val="21"/>
        </w:rPr>
        <w:t>以成本模式计量的投资性房地产及对子公司、合营企业、联营企业的长期股权投资等非流动非金融资产，本公司于资产负债表日判断是否存在减值迹象。如存在减值迹象的，则估计其可收回金额，进行减值测试。商誉、使用寿命不确定的无形资产和尚未达到可使用状态的无形资产，无论是否存在减值迹象，每年均进行减值测试。</w:t>
      </w:r>
    </w:p>
    <w:p w14:paraId="0C1803C8">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减值测试结果表明资产的可收回金额低于其账面价值的，按其差额计提减值准备并计入减值损失。可收回金额为资产的公允价值减去处置费用后的净额与资产预计未来现金流量的现值两者之间的较高者。资产的公允价值根据公平交易中销售协议价格确定；不存在销售协议但存在资产活跃市场的，公允价值按照该资产的买方出价确定；不存在销售协议和资产活跃市场的，则以可获取的最佳信息为基础估计资产的公允价值。处置费用包括与资产处置有关的法律费用、相关税费、搬运费以及为使资产达到可销售状态所发生的直接费用。资产预计未来现金流量的现值，按照资产在持续使用过程中和最终处置时所产生的预计未来现金流量，选择恰当的折现率对其进行折现后的金额加以确定。资产减值准备按单项资产为基础计算并确认，如果难以对单项资产的可收回金额进行估计的，以该资产所属的资产组确定资产组的可收回金额。资产组是能够独立产生现金流入的最小资产组合。</w:t>
      </w:r>
    </w:p>
    <w:p w14:paraId="16EF2EB1">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财务报表中单独列示的商誉，在进行减值测试时，将商誉的账面价值分摊至预期从企业合并的协同效应中受益的资产组或资产组组合。测试结果表明包含分摊的商誉的资产组或资产组组合的可收回金额低于其账面价值的，确认相应的减值损失。减值损失金额先抵减分摊至该资产组或资产组组合的商誉的账面价值，再根据资产组或资产组组合中除商誉以外的其他各项资产的账面价值所占比重，按比例抵减其他各项资产的账面价值。</w:t>
      </w:r>
    </w:p>
    <w:p w14:paraId="0457873C">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上述资产减值损失一经确认，以后期间不予转回价值得以恢复的部分。</w:t>
      </w:r>
    </w:p>
    <w:p w14:paraId="1F1AD087">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21</w:t>
      </w:r>
      <w:r>
        <w:rPr>
          <w:rFonts w:cs="Arial" w:asciiTheme="minorEastAsia" w:hAnsiTheme="minorEastAsia" w:eastAsiaTheme="minorEastAsia"/>
          <w:b/>
          <w:bCs/>
          <w:szCs w:val="21"/>
        </w:rPr>
        <w:t>、长期待摊费用</w:t>
      </w:r>
    </w:p>
    <w:p w14:paraId="4377BF2B">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长期待摊费用为已经发生但应由报告期和以后各期负担的分摊期限在一年以上的各项费用。长期待摊费用在预计受益期间按直线法摊销。</w:t>
      </w:r>
    </w:p>
    <w:p w14:paraId="6B40FAA4">
      <w:pPr>
        <w:spacing w:line="400" w:lineRule="exact"/>
        <w:ind w:firstLine="422" w:firstLineChars="200"/>
        <w:outlineLvl w:val="1"/>
        <w:rPr>
          <w:rFonts w:hint="eastAsia" w:ascii="宋体" w:hAnsi="宋体" w:cs="Arial"/>
          <w:b/>
          <w:szCs w:val="21"/>
        </w:rPr>
      </w:pPr>
      <w:r>
        <w:rPr>
          <w:rFonts w:hint="eastAsia" w:ascii="宋体" w:hAnsi="宋体" w:cs="Arial"/>
          <w:b/>
          <w:szCs w:val="21"/>
        </w:rPr>
        <w:t>22、合同负债</w:t>
      </w:r>
    </w:p>
    <w:p w14:paraId="4B5AB278">
      <w:pPr>
        <w:spacing w:line="400" w:lineRule="exact"/>
        <w:ind w:firstLine="420" w:firstLineChars="200"/>
        <w:rPr>
          <w:rFonts w:hint="eastAsia" w:cs="Arial" w:asciiTheme="minorEastAsia" w:hAnsiTheme="minorEastAsia" w:eastAsiaTheme="minorEastAsia"/>
          <w:b/>
          <w:szCs w:val="21"/>
        </w:rPr>
      </w:pPr>
      <w:r>
        <w:rPr>
          <w:rFonts w:hint="eastAsia" w:ascii="宋体" w:hAnsi="宋体"/>
          <w:szCs w:val="21"/>
        </w:rPr>
        <w:t>合同负债，是指本公司已收或应收客户对价而应向客户转让商品的义务。如果在本公司向客户转让商品之前，客户已经支付了合同对价或本公司已经取得了无条件收款权，本公司在客户实际支付款项和到期应支付款项孰早时点，将该已收或应收款项列示为合同负债。同一合同下的合同资产和合同负债以净额列示，不同合同下的合同资产和合同负债不予抵销。</w:t>
      </w:r>
    </w:p>
    <w:p w14:paraId="571A7C2D">
      <w:pPr>
        <w:spacing w:line="400" w:lineRule="exact"/>
        <w:ind w:firstLine="422" w:firstLineChars="200"/>
        <w:jc w:val="left"/>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2</w:t>
      </w:r>
      <w:r>
        <w:rPr>
          <w:rFonts w:hint="eastAsia" w:cs="Arial" w:asciiTheme="minorEastAsia" w:hAnsiTheme="minorEastAsia" w:eastAsiaTheme="minorEastAsia"/>
          <w:b/>
          <w:szCs w:val="21"/>
        </w:rPr>
        <w:t>3、职工薪酬</w:t>
      </w:r>
    </w:p>
    <w:p w14:paraId="2E1F501B">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本公司职工薪酬</w:t>
      </w:r>
      <w:r>
        <w:rPr>
          <w:rFonts w:hint="eastAsia" w:cs="Arial" w:asciiTheme="minorEastAsia" w:hAnsiTheme="minorEastAsia" w:eastAsiaTheme="minorEastAsia"/>
          <w:szCs w:val="21"/>
        </w:rPr>
        <w:t>主要包括短期职工薪酬、离职后福利、</w:t>
      </w:r>
      <w:r>
        <w:rPr>
          <w:rFonts w:hint="eastAsia" w:cs="Arial" w:asciiTheme="minorEastAsia" w:hAnsiTheme="minorEastAsia" w:eastAsiaTheme="minorEastAsia"/>
          <w:color w:val="auto"/>
          <w:szCs w:val="21"/>
        </w:rPr>
        <w:t>辞退福利以及其他长期职工福利。</w:t>
      </w:r>
      <w:r>
        <w:rPr>
          <w:rFonts w:hint="eastAsia" w:cs="Arial" w:asciiTheme="minorEastAsia" w:hAnsiTheme="minorEastAsia" w:eastAsiaTheme="minorEastAsia"/>
          <w:szCs w:val="21"/>
        </w:rPr>
        <w:t>其中：</w:t>
      </w:r>
    </w:p>
    <w:p w14:paraId="71E908AC">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短期薪酬</w:t>
      </w:r>
      <w:r>
        <w:rPr>
          <w:rFonts w:cs="Arial" w:asciiTheme="minorEastAsia" w:hAnsiTheme="minorEastAsia" w:eastAsiaTheme="minorEastAsia"/>
          <w:szCs w:val="21"/>
        </w:rPr>
        <w:t>主要包括工资、奖金、津贴和补贴、职工福利费、</w:t>
      </w:r>
      <w:r>
        <w:rPr>
          <w:rFonts w:hint="eastAsia" w:cs="Arial" w:asciiTheme="minorEastAsia" w:hAnsiTheme="minorEastAsia" w:eastAsiaTheme="minorEastAsia"/>
          <w:szCs w:val="21"/>
        </w:rPr>
        <w:t>医疗保险费、生育保险费、工伤保险费</w:t>
      </w:r>
      <w:r>
        <w:rPr>
          <w:rFonts w:cs="Arial" w:asciiTheme="minorEastAsia" w:hAnsiTheme="minorEastAsia" w:eastAsiaTheme="minorEastAsia"/>
          <w:szCs w:val="21"/>
        </w:rPr>
        <w:t>、住房公积金、工会经费和职工教育经费、非货币性福利</w:t>
      </w:r>
      <w:r>
        <w:rPr>
          <w:rFonts w:hint="eastAsia" w:cs="Arial" w:asciiTheme="minorEastAsia" w:hAnsiTheme="minorEastAsia" w:eastAsiaTheme="minorEastAsia"/>
          <w:szCs w:val="21"/>
        </w:rPr>
        <w:t>等。本公司在职工为本公司提供服务的会计期间将实际发生的短期职工薪酬确认为负债，并计入当期损益或相关资产成本。其中非货币性福利按公允价值计量。</w:t>
      </w:r>
    </w:p>
    <w:p w14:paraId="618759C2">
      <w:pPr>
        <w:widowControl/>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离职后福利主要包括设定提存计划及设定受益计划。其中设定提存计划主要包括基本养老保险、失业保险以及年金等，相应的应缴存金额于发生时计入相关资产成本或当期损益。</w:t>
      </w:r>
    </w:p>
    <w:p w14:paraId="6E326793">
      <w:pPr>
        <w:widowControl/>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在职工劳动合同到期之前解除与职工的劳动关系，或为鼓励职工自愿接受裁减而提出给予补偿的建议，</w:t>
      </w:r>
      <w:r>
        <w:rPr>
          <w:rFonts w:hint="eastAsia" w:cs="Arial" w:asciiTheme="minorEastAsia" w:hAnsiTheme="minorEastAsia" w:eastAsiaTheme="minorEastAsia"/>
          <w:szCs w:val="21"/>
        </w:rPr>
        <w:t>在本公司不能单方面撤回因解除劳动关系计划或裁减建议所提供的辞退福利时，和本公司确认与涉及支付辞退福利的重组相关的成本两者孰早日，确认辞退福利产生的职工薪酬负债，并计入当期损益。但辞退福利预期在年度报告期结束后十二个月不能完全、支付的，按照其他长期职工薪酬处理。</w:t>
      </w:r>
    </w:p>
    <w:p w14:paraId="1A65D436">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职工内部退休计划采用</w:t>
      </w:r>
      <w:r>
        <w:rPr>
          <w:rFonts w:hint="eastAsia" w:cs="Arial" w:asciiTheme="minorEastAsia" w:hAnsiTheme="minorEastAsia" w:eastAsiaTheme="minorEastAsia"/>
          <w:szCs w:val="21"/>
        </w:rPr>
        <w:t>与</w:t>
      </w:r>
      <w:r>
        <w:rPr>
          <w:rFonts w:cs="Arial" w:asciiTheme="minorEastAsia" w:hAnsiTheme="minorEastAsia" w:eastAsiaTheme="minorEastAsia"/>
          <w:szCs w:val="21"/>
        </w:rPr>
        <w:t>上述辞退福利相同的原则处理。本公司将自职工停止提供服务日至正常退休日的期间拟支付的内退人员工资和缴纳的社会保险费等，在符合预计负债确认条件时，计入当期损益（辞退福利）。</w:t>
      </w:r>
    </w:p>
    <w:p w14:paraId="41B112F6">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本公司向职工提供的其他长期职工福利，符合设定提存计划的，按照设定提存计划进行会计处理，除此之外按照设定受益计划进行会计处理。</w:t>
      </w:r>
    </w:p>
    <w:p w14:paraId="38AE5B64">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24</w:t>
      </w:r>
      <w:r>
        <w:rPr>
          <w:rFonts w:cs="Arial" w:asciiTheme="minorEastAsia" w:hAnsiTheme="minorEastAsia" w:eastAsiaTheme="minorEastAsia"/>
          <w:b/>
          <w:bCs/>
          <w:szCs w:val="21"/>
        </w:rPr>
        <w:t>、预计负债</w:t>
      </w:r>
    </w:p>
    <w:p w14:paraId="0E23D9BC">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因对外提供担保、诉讼事项、产品质量保证、亏损合同等或有事项形成的义务成为本公司承担的现时义务，履行该义务很可能导致经济利益流出本公司，且该义务的金额能够可靠的计量时，本公司将该项义务确认为预计负债。</w:t>
      </w:r>
    </w:p>
    <w:p w14:paraId="35A3FBE9">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本公司按照履行相关现时义务所需支出的最佳估计数对预计负债进行初始计量，并在资产负债表日对预计负债的账面价值进行复核。</w:t>
      </w:r>
    </w:p>
    <w:p w14:paraId="5DDA29DA">
      <w:pPr>
        <w:spacing w:line="400" w:lineRule="exact"/>
        <w:ind w:firstLine="420" w:firstLineChars="200"/>
        <w:jc w:val="left"/>
        <w:rPr>
          <w:rFonts w:hint="eastAsia" w:asciiTheme="minorEastAsia" w:hAnsiTheme="minorEastAsia" w:eastAsiaTheme="minorEastAsia"/>
          <w:szCs w:val="21"/>
        </w:rPr>
      </w:pPr>
      <w:r>
        <w:rPr>
          <w:rFonts w:cs="Arial" w:asciiTheme="minorEastAsia" w:hAnsiTheme="minorEastAsia" w:eastAsiaTheme="minorEastAsia"/>
          <w:szCs w:val="21"/>
        </w:rPr>
        <w:t>如果清偿预计负债所需支出全部或部分预期由第三方补偿的，补偿金额在基本确定能够收到时，作为资产单独确认，且确认的补偿金额不超过预计负债的账面价值。</w:t>
      </w:r>
    </w:p>
    <w:p w14:paraId="56A9B44C">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2</w:t>
      </w:r>
      <w:r>
        <w:rPr>
          <w:rFonts w:hint="eastAsia" w:cs="Arial" w:asciiTheme="minorEastAsia" w:hAnsiTheme="minorEastAsia" w:eastAsiaTheme="minorEastAsia"/>
          <w:b/>
          <w:szCs w:val="21"/>
          <w:lang w:val="en-US" w:eastAsia="zh-CN"/>
        </w:rPr>
        <w:t>5</w:t>
      </w:r>
      <w:r>
        <w:rPr>
          <w:rFonts w:cs="Arial" w:asciiTheme="minorEastAsia" w:hAnsiTheme="minorEastAsia" w:eastAsiaTheme="minorEastAsia"/>
          <w:b/>
          <w:szCs w:val="21"/>
        </w:rPr>
        <w:t>、收入</w:t>
      </w:r>
    </w:p>
    <w:p w14:paraId="2F817886">
      <w:pPr>
        <w:spacing w:line="400" w:lineRule="exact"/>
        <w:ind w:firstLine="420" w:firstLineChars="200"/>
        <w:jc w:val="left"/>
        <w:rPr>
          <w:rFonts w:hint="eastAsia" w:ascii="宋体" w:hAnsi="宋体"/>
          <w:szCs w:val="21"/>
        </w:rPr>
      </w:pPr>
      <w:r>
        <w:rPr>
          <w:rFonts w:hint="eastAsia" w:ascii="宋体" w:hAnsi="宋体"/>
          <w:szCs w:val="21"/>
        </w:rPr>
        <w:t>本公司与客户之间的合同同时满足下列条件时，在客户取得相关商品控制权时确认收入：合同各方已批准该合同并承诺将履行各自义务；合同明确了合同各方与所转让商品或提供劳务相关的权利和义务；合同有明确的与所转让商品相关的支付条款；合同具有商业实质，即履行该合同将改变本公司未来现金流量的风险、时间分布或金额；本公司因向客户转让商品而有权取得的对价很可能收回。</w:t>
      </w:r>
    </w:p>
    <w:p w14:paraId="457E09FD">
      <w:pPr>
        <w:spacing w:line="400" w:lineRule="exact"/>
        <w:ind w:firstLine="420" w:firstLineChars="200"/>
        <w:jc w:val="left"/>
        <w:rPr>
          <w:rFonts w:hint="eastAsia" w:ascii="宋体" w:hAnsi="宋体"/>
          <w:szCs w:val="21"/>
        </w:rPr>
      </w:pPr>
      <w:r>
        <w:rPr>
          <w:rFonts w:hint="eastAsia" w:ascii="宋体" w:hAnsi="宋体"/>
          <w:szCs w:val="21"/>
        </w:rPr>
        <w:t>在合同开始日，本公司识别合同中存在的各单项履约义务，并将交易价格按照各单项履约义务所承诺商品的单独售价的相对比例分摊至各单项履约义务。在确定交易价格时考虑了可变对价、合同中存在的重大融资成分、非现金对价、应付客户对价等因素的影响。</w:t>
      </w:r>
    </w:p>
    <w:p w14:paraId="408E8BBD">
      <w:pPr>
        <w:spacing w:line="400" w:lineRule="exact"/>
        <w:ind w:firstLine="420" w:firstLineChars="200"/>
        <w:jc w:val="left"/>
        <w:rPr>
          <w:rFonts w:hint="eastAsia" w:ascii="宋体" w:hAnsi="宋体"/>
          <w:szCs w:val="21"/>
        </w:rPr>
      </w:pPr>
      <w:r>
        <w:rPr>
          <w:rFonts w:hint="eastAsia" w:ascii="宋体" w:hAnsi="宋体"/>
          <w:szCs w:val="21"/>
        </w:rPr>
        <w:t>对于合同中的每个单项履约义务，如果满足下列条件之一的，本公司在相关履约时段内按照履约进度将分摊至该单项履约义务的交易价格确认为收入：客户在本公司履约的同时即取得并消耗本公司履约所带来的经济利益；客户能够控制本公司履约过程中在建的商品；本公司履约过程中所产出的商品具有不可替代用途，且本公司在整个合同期间内有权就累计至今已完成的履约部分收取款项。履约进度根据所转让商品的性质采用投入法确定，当履约进度不能合理确定时，本公司已经发生的成本预计能够得到补偿的，按照已经发生的成本金额确认收入，直到履约进度能够合理确定为止。</w:t>
      </w:r>
    </w:p>
    <w:p w14:paraId="34C236D8">
      <w:pPr>
        <w:spacing w:line="400" w:lineRule="exact"/>
        <w:ind w:firstLine="420" w:firstLineChars="200"/>
        <w:jc w:val="left"/>
        <w:rPr>
          <w:rFonts w:hint="eastAsia" w:ascii="宋体" w:hAnsi="宋体"/>
          <w:szCs w:val="21"/>
        </w:rPr>
      </w:pPr>
      <w:r>
        <w:rPr>
          <w:rFonts w:hint="eastAsia" w:ascii="宋体" w:hAnsi="宋体"/>
          <w:szCs w:val="21"/>
        </w:rPr>
        <w:t>如果不满足上述条件之一，则本公司在客户取得相关商品控制权的时点将分摊至该单项履约义务的交易价格确认收入。在判断客户是否已取得商品控制权时，本公司考虑下列迹象：企业就该商品享有现时收款权利，即客户就该商品负有现时付款义务；企业已将该商品的法定所有权转移给客户，即客户已拥有该商品的法定所有权；企业已将该商品实物转移给客户，即客户已实物占有该商品；企业已将该商品所有权上的主要风险和报酬转移给客户，即客户已取得该商品所有权上的主要风险和报酬；客户已接受该商品；其他表明客户已取得商品控制权的迹象。</w:t>
      </w:r>
    </w:p>
    <w:p w14:paraId="6792647B">
      <w:pPr>
        <w:pStyle w:val="66"/>
        <w:spacing w:line="400" w:lineRule="exact"/>
        <w:rPr>
          <w:rFonts w:hint="eastAsia" w:ascii="宋体" w:hAnsi="宋体"/>
          <w:szCs w:val="21"/>
        </w:rPr>
      </w:pPr>
      <w:r>
        <w:rPr>
          <w:rFonts w:hint="eastAsia" w:ascii="宋体" w:hAnsi="宋体"/>
          <w:szCs w:val="21"/>
        </w:rPr>
        <w:t>本公司在向客户转让商品前能够控制该商品的，为主要责任人，按照已收或应收对价总额确认收入；否则为代理人，按照预期有权收取的佣金或手续费的金额确认收入。</w:t>
      </w:r>
    </w:p>
    <w:p w14:paraId="337C8538">
      <w:pPr>
        <w:pStyle w:val="66"/>
        <w:spacing w:line="400" w:lineRule="exact"/>
        <w:rPr>
          <w:rFonts w:hint="eastAsia" w:ascii="宋体" w:hAnsi="宋体"/>
          <w:szCs w:val="21"/>
        </w:rPr>
      </w:pPr>
      <w:r>
        <w:rPr>
          <w:rFonts w:hint="eastAsia" w:ascii="宋体" w:hAnsi="宋体"/>
          <w:szCs w:val="21"/>
        </w:rPr>
        <w:t>①软件产品收入</w:t>
      </w:r>
    </w:p>
    <w:p w14:paraId="4E79E341">
      <w:pPr>
        <w:pStyle w:val="66"/>
        <w:spacing w:line="400" w:lineRule="exact"/>
        <w:rPr>
          <w:rFonts w:hint="eastAsia" w:ascii="宋体" w:hAnsi="宋体"/>
          <w:szCs w:val="21"/>
        </w:rPr>
      </w:pPr>
      <w:r>
        <w:rPr>
          <w:rFonts w:hint="eastAsia" w:ascii="宋体" w:hAnsi="宋体"/>
          <w:szCs w:val="21"/>
        </w:rPr>
        <w:t>软件产品包括自行开发研制软件产品和定制开发软件产品。自行开发研制软件产品是指拥有自主知识产权、无差异化、可批量复制的软件产品；定制开发软件产品是指公司根据买方的实际需求进行定制、开发的软件产品。</w:t>
      </w:r>
    </w:p>
    <w:p w14:paraId="48BCA7D5">
      <w:pPr>
        <w:pStyle w:val="66"/>
        <w:spacing w:line="400" w:lineRule="exact"/>
        <w:ind w:left="0" w:leftChars="0" w:firstLine="210" w:firstLineChars="100"/>
        <w:rPr>
          <w:rFonts w:hint="eastAsia" w:ascii="宋体" w:hAnsi="宋体"/>
          <w:szCs w:val="21"/>
        </w:rPr>
      </w:pPr>
      <w:r>
        <w:rPr>
          <w:rFonts w:hint="eastAsia" w:ascii="宋体" w:hAnsi="宋体"/>
          <w:szCs w:val="21"/>
        </w:rPr>
        <w:t>自行开发研制软件产品及定制开发软件产品的销售，公司将取得相关验收单作为控制权转移时点，确认收入。本公司给予客户的信用期，根据客户的信用风险特征确定，不存在重大融资成分。</w:t>
      </w:r>
    </w:p>
    <w:p w14:paraId="30467982">
      <w:pPr>
        <w:pStyle w:val="66"/>
        <w:spacing w:line="400" w:lineRule="exact"/>
        <w:ind w:left="0" w:leftChars="0" w:firstLine="210" w:firstLineChars="100"/>
        <w:rPr>
          <w:rFonts w:hint="eastAsia" w:ascii="宋体" w:hAnsi="宋体"/>
          <w:szCs w:val="21"/>
        </w:rPr>
      </w:pPr>
      <w:r>
        <w:rPr>
          <w:rFonts w:hint="eastAsia" w:ascii="宋体" w:hAnsi="宋体"/>
          <w:szCs w:val="21"/>
        </w:rPr>
        <w:t>②技术服务收入</w:t>
      </w:r>
    </w:p>
    <w:p w14:paraId="4F2C245B">
      <w:pPr>
        <w:pStyle w:val="66"/>
        <w:spacing w:line="400" w:lineRule="exact"/>
        <w:rPr>
          <w:rFonts w:hint="eastAsia" w:ascii="宋体" w:hAnsi="宋体"/>
          <w:szCs w:val="21"/>
        </w:rPr>
      </w:pPr>
      <w:r>
        <w:rPr>
          <w:rFonts w:hint="eastAsia" w:ascii="宋体" w:hAnsi="宋体"/>
          <w:szCs w:val="21"/>
        </w:rPr>
        <w:t>技术服务是指公司为客户提供的技术支持、技术咨询、技术开发、系统维护等服务。</w:t>
      </w:r>
    </w:p>
    <w:p w14:paraId="7FEA6AC4">
      <w:pPr>
        <w:pStyle w:val="66"/>
        <w:spacing w:line="400" w:lineRule="exact"/>
        <w:rPr>
          <w:rFonts w:hint="eastAsia" w:ascii="宋体" w:hAnsi="宋体"/>
          <w:szCs w:val="21"/>
        </w:rPr>
      </w:pPr>
      <w:r>
        <w:rPr>
          <w:rFonts w:hint="eastAsia" w:ascii="宋体" w:hAnsi="宋体"/>
          <w:szCs w:val="21"/>
        </w:rPr>
        <w:t>公司提供技术服务收入，按合同约定在一定服务期内提供服务的项目，在履约期间内分期确认收入。</w:t>
      </w:r>
    </w:p>
    <w:p w14:paraId="4E8FD24D">
      <w:pPr>
        <w:pStyle w:val="66"/>
        <w:spacing w:line="400" w:lineRule="exact"/>
        <w:rPr>
          <w:rFonts w:hint="eastAsia" w:ascii="宋体" w:hAnsi="宋体"/>
          <w:szCs w:val="21"/>
        </w:rPr>
      </w:pPr>
      <w:r>
        <w:rPr>
          <w:rFonts w:hint="eastAsia" w:ascii="宋体" w:hAnsi="宋体"/>
          <w:szCs w:val="21"/>
        </w:rPr>
        <w:t>③系统集成收入</w:t>
      </w:r>
    </w:p>
    <w:p w14:paraId="3C7F10B3">
      <w:pPr>
        <w:pStyle w:val="66"/>
        <w:spacing w:line="400" w:lineRule="exact"/>
        <w:rPr>
          <w:rFonts w:hint="eastAsia" w:ascii="宋体" w:hAnsi="宋体"/>
          <w:szCs w:val="21"/>
        </w:rPr>
      </w:pPr>
      <w:r>
        <w:rPr>
          <w:rFonts w:hint="eastAsia" w:ascii="宋体" w:hAnsi="宋体"/>
          <w:szCs w:val="21"/>
        </w:rPr>
        <w:t>系统集成是指公司为客户提供采购、安装实施等集成服务业务。</w:t>
      </w:r>
    </w:p>
    <w:p w14:paraId="72E59573">
      <w:pPr>
        <w:pStyle w:val="66"/>
        <w:spacing w:line="400" w:lineRule="exact"/>
        <w:rPr>
          <w:rFonts w:hint="eastAsia" w:ascii="宋体" w:hAnsi="宋体"/>
          <w:szCs w:val="21"/>
        </w:rPr>
      </w:pPr>
      <w:r>
        <w:rPr>
          <w:rFonts w:hint="eastAsia" w:ascii="宋体" w:hAnsi="宋体"/>
          <w:szCs w:val="21"/>
        </w:rPr>
        <w:t>对于系统集成收入，公司将取得相关验收单作为控制权转移时点，确认集成销售收入。</w:t>
      </w:r>
    </w:p>
    <w:p w14:paraId="1D449D6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w:t>
      </w:r>
      <w:r>
        <w:rPr>
          <w:rFonts w:hint="eastAsia" w:cs="Arial" w:asciiTheme="minorEastAsia" w:hAnsiTheme="minorEastAsia" w:eastAsiaTheme="minorEastAsia"/>
          <w:b/>
          <w:szCs w:val="21"/>
          <w:lang w:val="en-US" w:eastAsia="zh-CN"/>
        </w:rPr>
        <w:t>6</w:t>
      </w:r>
      <w:r>
        <w:rPr>
          <w:rFonts w:cs="Arial" w:asciiTheme="minorEastAsia" w:hAnsiTheme="minorEastAsia" w:eastAsiaTheme="minorEastAsia"/>
          <w:b/>
          <w:szCs w:val="21"/>
        </w:rPr>
        <w:t>、政府补助</w:t>
      </w:r>
    </w:p>
    <w:p w14:paraId="01A7A40F">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政府补助是指本公司从政府无偿取得货币性资产和非货币性资产，不包括政府以投资者身份并享有相应所有者权益而投入的资本。政府补助分为与资产相关的政府补助和与收益相关的政府补助。政府补助为货币性资产的，按照收到或应收的金额计量。政府补助为非货币性资产的，按照公允价值计量；公允价值不能够可靠取得的，按照名义金额计量。按照名义金额计量的政府补助，直接计入当期损益。</w:t>
      </w:r>
    </w:p>
    <w:p w14:paraId="58CDF8F0">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政府补助在满足政府补助所附条件并能够收到时确认。对于货币性资产的政府补助，按照收到或应收的金额计量。对于非货币性资产的政府补助，按照公允价值计量；公允价值不能够可靠取得的，按照名义金额1元计量。</w:t>
      </w:r>
    </w:p>
    <w:p w14:paraId="2AD7BD28">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与资产相关的政府补助，确认为递延收益，并在相关资产的使用寿命内按照合理、系统的方法分期计入当期损益或冲减相关资产的账面价值。与收益相关的政府补助，用于补偿以后期间的相关成本费用或损失的，确认为递延收益，并在确认相关成本费用或损失的期间计入当期损益或冲减相关成本费用；用于补偿已经发生的相关成本费用或损失的，直接计入当期损益或冲减相关成本费用。同时包含与资产相关部分和与收益相关部分的政府补助，区分不同部分分别进行会计处理；难以区分的，将其整体归类为与收益相关的政府补助。</w:t>
      </w:r>
    </w:p>
    <w:p w14:paraId="2033BA4B">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与本公司日常活动相关的政府补助，按照经济业务的实质，计入其他收益或冲减相关成本费用；与日常活动无关的政府补助，计入营业外收支。</w:t>
      </w:r>
    </w:p>
    <w:p w14:paraId="3D2B5F25">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已确认的政府补助需要退回时，</w:t>
      </w:r>
      <w:r>
        <w:rPr>
          <w:rFonts w:hint="eastAsia" w:cs="Arial" w:asciiTheme="minorEastAsia" w:hAnsiTheme="minorEastAsia" w:eastAsiaTheme="minorEastAsia"/>
          <w:szCs w:val="21"/>
        </w:rPr>
        <w:t>初始确认时冲减相关资产账面价值的，调整资产账面价值；存在相关递延收益余额的，冲减相关递延收益账面余额，超出部分计入当期损益；属于其他情况的，直接计入当期损益。</w:t>
      </w:r>
    </w:p>
    <w:p w14:paraId="3C6904E0">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lang w:val="en-US" w:eastAsia="zh-CN"/>
        </w:rPr>
        <w:t>27</w:t>
      </w:r>
      <w:r>
        <w:rPr>
          <w:rFonts w:cs="Arial" w:asciiTheme="minorEastAsia" w:hAnsiTheme="minorEastAsia" w:eastAsiaTheme="minorEastAsia"/>
          <w:b/>
          <w:bCs/>
          <w:szCs w:val="21"/>
        </w:rPr>
        <w:t>、递延所得税资产/递延所得税负债</w:t>
      </w:r>
    </w:p>
    <w:p w14:paraId="3D7BE643">
      <w:pPr>
        <w:spacing w:line="400" w:lineRule="exact"/>
        <w:ind w:firstLine="420" w:firstLineChars="200"/>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根据资产、负债的账面价值与其计税基础之间的差额（未作为资产和负债确认的项目按照税法规定可以确定其计税基础的，该计税基础与其账面数之间的差额），按照预期收回该资产或清偿该负债期间的适用税率计算确认递延所得税资产或递延所得税负债。</w:t>
      </w:r>
    </w:p>
    <w:p w14:paraId="20A93AE3">
      <w:pPr>
        <w:spacing w:line="400" w:lineRule="exact"/>
        <w:ind w:firstLine="420" w:firstLineChars="200"/>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确认递延所得税资产以很可能取得用来抵扣可抵扣暂时性差异的应纳税所得额为限。资产负债表日，有确凿证据表明未来期间很可能获得足够的应纳税所得额用来抵扣可抵扣暂时性差异的，确认以前会计期间未确认的递延所得税资产。</w:t>
      </w:r>
    </w:p>
    <w:p w14:paraId="4DC28B64">
      <w:pPr>
        <w:spacing w:line="400" w:lineRule="exact"/>
        <w:ind w:firstLine="420" w:firstLineChars="200"/>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资产负债表日，对递延所得税资产的账面价值进行复核，如果未来期间很可能无法获得足够的应纳税所得额用以抵扣递延所得税资产的利益，则减记递延所得税资产的账面价值。在很可能获得足够的应纳税所得额时，转回减记的金额。</w:t>
      </w:r>
    </w:p>
    <w:p w14:paraId="7EFC45FF">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本公司当期所得税和递延所得税作为所得税费用或收益计入当期损益，但不包括下列情况产生的所得税：企业合并；直接在所有者权益中确认的交易或者事项。</w:t>
      </w:r>
    </w:p>
    <w:p w14:paraId="12A6ABD2">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当拥有以净额结算的法定权利，且意图以净额结算或取得资产、清偿负债同时进行时，本公司当期所得税资产及当期所得税负债以抵销后的净额列报。</w:t>
      </w:r>
    </w:p>
    <w:p w14:paraId="0924F7F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lang w:val="en-US" w:eastAsia="zh-CN"/>
        </w:rPr>
        <w:t>28</w:t>
      </w:r>
      <w:r>
        <w:rPr>
          <w:rFonts w:cs="Arial" w:asciiTheme="minorEastAsia" w:hAnsiTheme="minorEastAsia" w:eastAsiaTheme="minorEastAsia"/>
          <w:b/>
          <w:szCs w:val="21"/>
        </w:rPr>
        <w:t>、租赁</w:t>
      </w:r>
    </w:p>
    <w:p w14:paraId="31623866">
      <w:pPr>
        <w:pStyle w:val="66"/>
        <w:numPr>
          <w:ilvl w:val="0"/>
          <w:numId w:val="5"/>
        </w:numPr>
        <w:spacing w:line="460" w:lineRule="atLeast"/>
        <w:ind w:left="0" w:firstLine="420"/>
        <w:jc w:val="left"/>
        <w:rPr>
          <w:szCs w:val="21"/>
        </w:rPr>
      </w:pPr>
      <w:r>
        <w:rPr>
          <w:szCs w:val="21"/>
        </w:rPr>
        <w:t>本公司作为承租人</w:t>
      </w:r>
    </w:p>
    <w:p w14:paraId="255E2BF6">
      <w:pPr>
        <w:spacing w:line="460" w:lineRule="atLeast"/>
        <w:ind w:firstLine="420" w:firstLineChars="200"/>
        <w:jc w:val="left"/>
        <w:rPr>
          <w:szCs w:val="21"/>
        </w:rPr>
      </w:pPr>
      <w:r>
        <w:rPr>
          <w:rFonts w:hint="eastAsia"/>
          <w:szCs w:val="21"/>
        </w:rPr>
        <w:t>合同中同时包含多项单独租赁的，将合同予以分拆，分别各项单独租赁进行会计处理。合同中同时包含租赁和非租赁部分的，将租赁和非租赁部分进行分拆，按照各租赁部分单独价格及非租赁部分的单独价格之和的相对比例分摊合同对价。租赁期是本公司有权使用租赁资产且不可撤销的期间。</w:t>
      </w:r>
    </w:p>
    <w:p w14:paraId="4FE96DCD">
      <w:pPr>
        <w:spacing w:line="460" w:lineRule="atLeast"/>
        <w:ind w:firstLine="420" w:firstLineChars="200"/>
        <w:jc w:val="left"/>
        <w:rPr>
          <w:rFonts w:hint="eastAsia" w:eastAsia="宋体"/>
          <w:szCs w:val="21"/>
          <w:lang w:eastAsia="zh-CN"/>
        </w:rPr>
      </w:pPr>
      <w:r>
        <w:rPr>
          <w:szCs w:val="21"/>
        </w:rPr>
        <w:fldChar w:fldCharType="begin"/>
      </w:r>
      <w:r>
        <w:rPr>
          <w:szCs w:val="21"/>
        </w:rPr>
        <w:instrText xml:space="preserve"> </w:instrText>
      </w:r>
      <w:r>
        <w:rPr>
          <w:rFonts w:hint="eastAsia"/>
          <w:szCs w:val="21"/>
        </w:rPr>
        <w:instrText xml:space="preserve">= 1 \* GB3</w:instrText>
      </w:r>
      <w:r>
        <w:rPr>
          <w:szCs w:val="21"/>
        </w:rPr>
        <w:instrText xml:space="preserve"> </w:instrText>
      </w:r>
      <w:r>
        <w:rPr>
          <w:szCs w:val="21"/>
        </w:rPr>
        <w:fldChar w:fldCharType="separate"/>
      </w:r>
      <w:r>
        <w:rPr>
          <w:rFonts w:hint="eastAsia"/>
          <w:szCs w:val="21"/>
        </w:rPr>
        <w:t>①</w:t>
      </w:r>
      <w:r>
        <w:rPr>
          <w:szCs w:val="21"/>
        </w:rPr>
        <w:fldChar w:fldCharType="end"/>
      </w:r>
      <w:r>
        <w:rPr>
          <w:rFonts w:hint="eastAsia"/>
          <w:szCs w:val="21"/>
        </w:rPr>
        <w:t>使用权资产</w:t>
      </w:r>
    </w:p>
    <w:p w14:paraId="2CC6705C">
      <w:pPr>
        <w:spacing w:line="460" w:lineRule="atLeast"/>
        <w:ind w:firstLine="420" w:firstLineChars="200"/>
        <w:jc w:val="left"/>
        <w:rPr>
          <w:szCs w:val="21"/>
        </w:rPr>
      </w:pPr>
      <w:r>
        <w:rPr>
          <w:rFonts w:hint="eastAsia"/>
          <w:szCs w:val="21"/>
        </w:rPr>
        <w:t>使用权资产，是指承租人可在租赁期内使用租赁资产的权利。在租赁期开始日。使用权资产按照成本进行初始计量。该成本包括：①租赁负债的初始计量金额；②在租赁期开始日或之前支付的租赁付款额，存在租赁激励的，扣除已享受的租赁激励相关金额；③承租人发生的初始直接费用；④承租人为拆卸及移除租赁资产、复原租赁资产所在场地或将租赁资产恢复至租赁条款约定状态预计将发生的成本。</w:t>
      </w:r>
    </w:p>
    <w:p w14:paraId="05B64CF3">
      <w:pPr>
        <w:spacing w:line="460" w:lineRule="atLeast"/>
        <w:ind w:firstLine="420" w:firstLineChars="200"/>
        <w:jc w:val="left"/>
        <w:rPr>
          <w:szCs w:val="21"/>
        </w:rPr>
      </w:pPr>
      <w:r>
        <w:rPr>
          <w:rFonts w:hint="eastAsia"/>
          <w:szCs w:val="21"/>
        </w:rPr>
        <w:t>本公司使用权资产折旧采用年限平均法分类计提。对于能合理确定租赁期届满时将会取得租赁资产所有权的，在租赁资产预计剩余使用寿命内计提折旧；对于无法合理确定租赁期届满时将会取得租赁资产所有权的，在租赁期与租赁资产剩余使用寿命两者孰短的期间内计提折旧。</w:t>
      </w:r>
    </w:p>
    <w:p w14:paraId="46968E56">
      <w:pPr>
        <w:spacing w:line="460" w:lineRule="atLeast"/>
        <w:ind w:firstLine="420" w:firstLineChars="200"/>
        <w:jc w:val="left"/>
        <w:rPr>
          <w:szCs w:val="21"/>
        </w:rPr>
      </w:pPr>
      <w:r>
        <w:rPr>
          <w:rFonts w:hint="eastAsia"/>
          <w:szCs w:val="21"/>
        </w:rPr>
        <w:t>本公司按照《企业会计准则第</w:t>
      </w:r>
      <w:r>
        <w:rPr>
          <w:szCs w:val="21"/>
        </w:rPr>
        <w:t>8</w:t>
      </w:r>
      <w:r>
        <w:rPr>
          <w:rFonts w:hint="eastAsia"/>
          <w:szCs w:val="21"/>
        </w:rPr>
        <w:t>号</w:t>
      </w:r>
      <w:r>
        <w:rPr>
          <w:szCs w:val="21"/>
        </w:rPr>
        <w:t>——</w:t>
      </w:r>
      <w:r>
        <w:rPr>
          <w:rFonts w:hint="eastAsia"/>
          <w:szCs w:val="21"/>
        </w:rPr>
        <w:t>资产减值》的相关规定来确定使用权资产是否已发生减值并进行会计处理。</w:t>
      </w:r>
    </w:p>
    <w:p w14:paraId="3D5D5F57">
      <w:pPr>
        <w:spacing w:line="460" w:lineRule="atLeast"/>
        <w:ind w:firstLine="420" w:firstLineChars="200"/>
        <w:jc w:val="left"/>
        <w:rPr>
          <w:rFonts w:hint="eastAsia" w:eastAsia="宋体"/>
          <w:szCs w:val="21"/>
          <w:lang w:eastAsia="zh-CN"/>
        </w:rPr>
      </w:pPr>
      <w:r>
        <w:rPr>
          <w:szCs w:val="21"/>
        </w:rPr>
        <w:fldChar w:fldCharType="begin"/>
      </w:r>
      <w:r>
        <w:rPr>
          <w:szCs w:val="21"/>
        </w:rPr>
        <w:instrText xml:space="preserve"> </w:instrText>
      </w:r>
      <w:r>
        <w:rPr>
          <w:rFonts w:hint="eastAsia"/>
          <w:szCs w:val="21"/>
        </w:rPr>
        <w:instrText xml:space="preserve">= 2 \* GB3</w:instrText>
      </w:r>
      <w:r>
        <w:rPr>
          <w:szCs w:val="21"/>
        </w:rPr>
        <w:instrText xml:space="preserve"> </w:instrText>
      </w:r>
      <w:r>
        <w:rPr>
          <w:szCs w:val="21"/>
        </w:rPr>
        <w:fldChar w:fldCharType="separate"/>
      </w:r>
      <w:r>
        <w:rPr>
          <w:rFonts w:hint="eastAsia"/>
          <w:szCs w:val="21"/>
        </w:rPr>
        <w:t>②</w:t>
      </w:r>
      <w:r>
        <w:rPr>
          <w:szCs w:val="21"/>
        </w:rPr>
        <w:fldChar w:fldCharType="end"/>
      </w:r>
      <w:r>
        <w:rPr>
          <w:rFonts w:hint="eastAsia"/>
          <w:szCs w:val="21"/>
        </w:rPr>
        <w:t>租赁负债</w:t>
      </w:r>
    </w:p>
    <w:p w14:paraId="6293A403">
      <w:pPr>
        <w:spacing w:line="460" w:lineRule="atLeast"/>
        <w:ind w:firstLine="420" w:firstLineChars="200"/>
        <w:jc w:val="left"/>
        <w:rPr>
          <w:szCs w:val="21"/>
        </w:rPr>
      </w:pPr>
      <w:r>
        <w:rPr>
          <w:rFonts w:hint="eastAsia"/>
          <w:szCs w:val="21"/>
        </w:rPr>
        <w:t>租赁负债按照租赁期开始日尚未支付的租赁付款额的现值进行初始计量。租赁付款额包括：①固定付款额（包括实质固定付款额），存在租赁激励的，扣除租赁激励相关金额；②取决于指数或比率的可变租赁付款额；③根据承租人提供的担保余值预计应支付的款项；④购买选择权的行权价格，前提是承租人合理确定将行使该选择权；⑤行使终止租赁选择权需支付的款项，前提是租赁期反映出承租人将行使终止租赁选择权；</w:t>
      </w:r>
    </w:p>
    <w:p w14:paraId="1C0FEFF8">
      <w:pPr>
        <w:spacing w:line="460" w:lineRule="atLeast"/>
        <w:ind w:firstLine="420" w:firstLineChars="200"/>
        <w:jc w:val="left"/>
        <w:rPr>
          <w:szCs w:val="21"/>
        </w:rPr>
      </w:pPr>
      <w:r>
        <w:rPr>
          <w:rFonts w:hint="eastAsia"/>
          <w:szCs w:val="21"/>
        </w:rPr>
        <w:t>本公司采用租赁内含利率作为折现率；如果无法合理确定租赁内含利率的，则采用本公司的增量借款利率作为折现率。本公司按照固定的周期性利率计算租赁负债在租赁期内各期间的利息费用，并计入财务费用。该周期性利率是指公司所采用的折现率或修订后的折现率。</w:t>
      </w:r>
    </w:p>
    <w:p w14:paraId="162631A8">
      <w:pPr>
        <w:spacing w:line="460" w:lineRule="atLeast"/>
        <w:ind w:firstLine="420" w:firstLineChars="200"/>
        <w:jc w:val="left"/>
        <w:rPr>
          <w:szCs w:val="21"/>
        </w:rPr>
      </w:pPr>
      <w:r>
        <w:rPr>
          <w:rFonts w:hint="eastAsia"/>
          <w:szCs w:val="21"/>
        </w:rPr>
        <w:t>未纳入租赁负债计量的可变租赁付款额在实际发生时计入当期损益。</w:t>
      </w:r>
    </w:p>
    <w:p w14:paraId="219412CB">
      <w:pPr>
        <w:spacing w:line="460" w:lineRule="atLeast"/>
        <w:ind w:firstLine="420" w:firstLineChars="200"/>
        <w:jc w:val="left"/>
        <w:rPr>
          <w:szCs w:val="21"/>
        </w:rPr>
      </w:pPr>
      <w:r>
        <w:rPr>
          <w:rFonts w:hint="eastAsia"/>
          <w:szCs w:val="21"/>
        </w:rPr>
        <w:t>当本公司对续租选择权、终止租赁选择权或者购买选择权的评估结果发生变化的，则按变动后的租赁付款额和修订后的折现率计算的现值重新计量租赁负债，并相应调整使用权资产的账面价值。当实质租赁付款额、担保余值预计的应付金额或者取决于指数或比率的可变租赁付款额发生变动的，则按变动后的租赁付款额和原折现率计算的现值重新计量租赁负债，并相应调整使用权资产的账面价值。</w:t>
      </w:r>
    </w:p>
    <w:p w14:paraId="68483E91">
      <w:pPr>
        <w:tabs>
          <w:tab w:val="center" w:pos="4710"/>
        </w:tabs>
        <w:spacing w:line="460" w:lineRule="atLeast"/>
        <w:ind w:firstLine="420" w:firstLineChars="200"/>
        <w:jc w:val="left"/>
        <w:rPr>
          <w:szCs w:val="21"/>
        </w:rPr>
      </w:pPr>
      <w:r>
        <w:rPr>
          <w:szCs w:val="21"/>
        </w:rPr>
        <w:fldChar w:fldCharType="begin"/>
      </w:r>
      <w:r>
        <w:rPr>
          <w:szCs w:val="21"/>
        </w:rPr>
        <w:instrText xml:space="preserve"> </w:instrText>
      </w:r>
      <w:r>
        <w:rPr>
          <w:rFonts w:hint="eastAsia"/>
          <w:szCs w:val="21"/>
        </w:rPr>
        <w:instrText xml:space="preserve">= 3 \* GB3</w:instrText>
      </w:r>
      <w:r>
        <w:rPr>
          <w:szCs w:val="21"/>
        </w:rPr>
        <w:instrText xml:space="preserve"> </w:instrText>
      </w:r>
      <w:r>
        <w:rPr>
          <w:szCs w:val="21"/>
        </w:rPr>
        <w:fldChar w:fldCharType="separate"/>
      </w:r>
      <w:r>
        <w:rPr>
          <w:rFonts w:hint="eastAsia"/>
          <w:szCs w:val="21"/>
        </w:rPr>
        <w:t>③</w:t>
      </w:r>
      <w:r>
        <w:rPr>
          <w:szCs w:val="21"/>
        </w:rPr>
        <w:fldChar w:fldCharType="end"/>
      </w:r>
      <w:bookmarkStart w:id="15" w:name="OLE_LINK107"/>
      <w:r>
        <w:rPr>
          <w:szCs w:val="21"/>
        </w:rPr>
        <w:t>短期租赁和低价值资产租赁</w:t>
      </w:r>
      <w:bookmarkEnd w:id="15"/>
      <w:r>
        <w:rPr>
          <w:szCs w:val="21"/>
        </w:rPr>
        <w:tab/>
      </w:r>
    </w:p>
    <w:p w14:paraId="32522A39">
      <w:pPr>
        <w:spacing w:line="460" w:lineRule="atLeast"/>
        <w:ind w:firstLine="420" w:firstLineChars="200"/>
        <w:jc w:val="left"/>
        <w:rPr>
          <w:szCs w:val="21"/>
        </w:rPr>
      </w:pPr>
      <w:r>
        <w:rPr>
          <w:szCs w:val="21"/>
        </w:rPr>
        <w:t>在租赁开始日租赁期不超过12个月的租赁</w:t>
      </w:r>
      <w:r>
        <w:rPr>
          <w:rFonts w:hint="eastAsia"/>
          <w:szCs w:val="21"/>
        </w:rPr>
        <w:t>（不包含本公司以年签协议方式拟长期租赁的资产），且不包含购买选择权的租赁认定为短期租赁；将单项租赁资产为全新资产时价值不超过</w:t>
      </w:r>
      <w:r>
        <w:rPr>
          <w:szCs w:val="21"/>
        </w:rPr>
        <w:t>50,000.00</w:t>
      </w:r>
      <w:r>
        <w:rPr>
          <w:rFonts w:hint="eastAsia"/>
          <w:szCs w:val="21"/>
        </w:rPr>
        <w:t>元的租赁认定为低价值资产租赁。</w:t>
      </w:r>
      <w:r>
        <w:rPr>
          <w:szCs w:val="21"/>
        </w:rPr>
        <w:t>本公司采取简化处理方法，不确认使用权资产和租赁负债，而在租赁期内各个期间按照直线法或其他系统合理的方法将租赁付款额计入相关资产成本或当期损益。</w:t>
      </w:r>
    </w:p>
    <w:p w14:paraId="589A946A">
      <w:pPr>
        <w:pStyle w:val="66"/>
        <w:numPr>
          <w:ilvl w:val="0"/>
          <w:numId w:val="5"/>
        </w:numPr>
        <w:spacing w:line="460" w:lineRule="atLeast"/>
        <w:ind w:left="0" w:firstLine="420"/>
        <w:jc w:val="left"/>
        <w:rPr>
          <w:szCs w:val="21"/>
        </w:rPr>
      </w:pPr>
      <w:r>
        <w:rPr>
          <w:szCs w:val="21"/>
        </w:rPr>
        <w:t>本公司作为出租人</w:t>
      </w:r>
    </w:p>
    <w:p w14:paraId="0C3C9724">
      <w:pPr>
        <w:pStyle w:val="66"/>
        <w:numPr>
          <w:ilvl w:val="0"/>
          <w:numId w:val="6"/>
        </w:numPr>
        <w:spacing w:line="460" w:lineRule="atLeast"/>
        <w:ind w:left="0" w:firstLine="420"/>
        <w:jc w:val="left"/>
        <w:rPr>
          <w:szCs w:val="21"/>
        </w:rPr>
      </w:pPr>
      <w:r>
        <w:rPr>
          <w:szCs w:val="21"/>
        </w:rPr>
        <w:t>经营租赁</w:t>
      </w:r>
    </w:p>
    <w:p w14:paraId="4F414532">
      <w:pPr>
        <w:spacing w:line="460" w:lineRule="atLeast"/>
        <w:ind w:firstLine="420" w:firstLineChars="200"/>
        <w:jc w:val="left"/>
        <w:rPr>
          <w:szCs w:val="21"/>
        </w:rPr>
      </w:pPr>
      <w:r>
        <w:rPr>
          <w:szCs w:val="21"/>
        </w:rPr>
        <w:t>本公</w:t>
      </w:r>
      <w:r>
        <w:rPr>
          <w:color w:val="auto"/>
          <w:szCs w:val="21"/>
        </w:rPr>
        <w:t>司采用直线法将</w:t>
      </w:r>
      <w:r>
        <w:rPr>
          <w:szCs w:val="21"/>
        </w:rPr>
        <w:t>经营租赁的租赁收款额确认为租赁期内各期间的租金收入。与经营租赁有关的未计入租赁收款额的可变租赁付款额，于实际发生时计入当期损益。</w:t>
      </w:r>
    </w:p>
    <w:p w14:paraId="2ED9F208">
      <w:pPr>
        <w:pStyle w:val="66"/>
        <w:numPr>
          <w:ilvl w:val="0"/>
          <w:numId w:val="6"/>
        </w:numPr>
        <w:spacing w:line="460" w:lineRule="atLeast"/>
        <w:ind w:left="0" w:firstLine="420"/>
        <w:jc w:val="left"/>
        <w:rPr>
          <w:szCs w:val="21"/>
        </w:rPr>
      </w:pPr>
      <w:r>
        <w:rPr>
          <w:szCs w:val="21"/>
        </w:rPr>
        <w:t>融资租赁</w:t>
      </w:r>
    </w:p>
    <w:p w14:paraId="083FFC12">
      <w:pPr>
        <w:spacing w:line="460" w:lineRule="atLeast"/>
        <w:ind w:firstLine="420" w:firstLineChars="200"/>
        <w:jc w:val="left"/>
        <w:rPr>
          <w:szCs w:val="21"/>
        </w:rPr>
      </w:pPr>
      <w:r>
        <w:rPr>
          <w:szCs w:val="21"/>
        </w:rPr>
        <w:t>于租赁期开始日，本公司确认应收融资租赁款，并终止确认融资租赁资产。应收融资租赁款以租赁投资净额（未担保余值和租赁期开始日尚未收到的租赁收款额按照租赁内含利率折现的现值之和）进行初始计量，并按照固定的周期性利率计算确认租赁期内的利息收入。本公司取得的未纳入租赁投资净额计量的可变租赁付款额在实际发生时计入当期损益。</w:t>
      </w:r>
    </w:p>
    <w:p w14:paraId="705A5F5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lang w:val="en-US" w:eastAsia="zh-CN"/>
        </w:rPr>
        <w:t>29</w:t>
      </w:r>
      <w:r>
        <w:rPr>
          <w:rFonts w:hint="eastAsia" w:cs="Arial" w:asciiTheme="minorEastAsia" w:hAnsiTheme="minorEastAsia" w:eastAsiaTheme="minorEastAsia"/>
          <w:b/>
          <w:szCs w:val="21"/>
        </w:rPr>
        <w:t>、其他重要的会计政策和会计估计</w:t>
      </w:r>
    </w:p>
    <w:p w14:paraId="22C43F71">
      <w:pPr>
        <w:spacing w:line="460" w:lineRule="atLeast"/>
        <w:ind w:firstLine="420" w:firstLineChars="200"/>
        <w:jc w:val="left"/>
        <w:rPr>
          <w:szCs w:val="21"/>
        </w:rPr>
      </w:pPr>
      <w:r>
        <w:rPr>
          <w:rFonts w:hint="eastAsia"/>
          <w:szCs w:val="21"/>
        </w:rPr>
        <w:t>其他重要的会计政策和会计估计，包括但不限于：应收账款预期信用损失的计量、商誉减值、开发支出、递延所得税资产，与回购公司股份相关的会计处理方法，资产证券化业务会计处理方法和判断依据，债务重组损益确认时点和会计处理方法等。</w:t>
      </w:r>
    </w:p>
    <w:p w14:paraId="1264A92A">
      <w:pPr>
        <w:spacing w:line="460" w:lineRule="atLeast"/>
        <w:ind w:firstLine="420" w:firstLineChars="200"/>
        <w:jc w:val="left"/>
        <w:rPr>
          <w:szCs w:val="21"/>
        </w:rPr>
      </w:pPr>
      <w:bookmarkStart w:id="16" w:name="OLE_LINK119"/>
      <w:bookmarkStart w:id="17" w:name="OLE_LINK118"/>
      <w:r>
        <w:rPr>
          <w:rFonts w:hint="eastAsia"/>
          <w:szCs w:val="21"/>
        </w:rPr>
        <w:t>（1）</w:t>
      </w:r>
      <w:bookmarkEnd w:id="16"/>
      <w:bookmarkEnd w:id="17"/>
      <w:r>
        <w:rPr>
          <w:rFonts w:hint="eastAsia"/>
          <w:szCs w:val="21"/>
        </w:rPr>
        <w:t>应收账款预期信用损失的计量</w:t>
      </w:r>
    </w:p>
    <w:p w14:paraId="0C805566">
      <w:pPr>
        <w:spacing w:line="460" w:lineRule="atLeast"/>
        <w:ind w:firstLine="420" w:firstLineChars="200"/>
        <w:jc w:val="left"/>
        <w:rPr>
          <w:szCs w:val="21"/>
        </w:rPr>
      </w:pPr>
      <w:r>
        <w:rPr>
          <w:rFonts w:hint="eastAsia"/>
          <w:szCs w:val="21"/>
        </w:rPr>
        <w:t>本集团通过应收账款违约风险敞口和预期信用损失率计算应收账款预期信用损失，并基于违约概率和违约损失率确定预期信用损失率。在确定预期信用损失率时，本集团使用内部历史信用损失经验等数据，并结合当前状况和前瞻性信息对历史数据进行调整。在考虑前瞻性信息时，本集团使用的指标包括经济下滑的风险、外部市场环境、技术环境和客户情况的变化等。本集团定期监控并复核与预期信用损失计算相关的假设。</w:t>
      </w:r>
    </w:p>
    <w:p w14:paraId="1F4EE3DE">
      <w:pPr>
        <w:spacing w:line="460" w:lineRule="atLeast"/>
        <w:ind w:firstLine="420" w:firstLineChars="200"/>
        <w:jc w:val="left"/>
        <w:rPr>
          <w:szCs w:val="21"/>
        </w:rPr>
      </w:pPr>
      <w:bookmarkStart w:id="18" w:name="OLE_LINK114"/>
      <w:r>
        <w:rPr>
          <w:rFonts w:hint="eastAsia"/>
          <w:szCs w:val="21"/>
        </w:rPr>
        <w:t>（2）商誉减值</w:t>
      </w:r>
    </w:p>
    <w:bookmarkEnd w:id="18"/>
    <w:p w14:paraId="3FC7EC17">
      <w:pPr>
        <w:spacing w:line="460" w:lineRule="atLeast"/>
        <w:ind w:firstLine="420" w:firstLineChars="200"/>
        <w:jc w:val="left"/>
        <w:rPr>
          <w:szCs w:val="21"/>
        </w:rPr>
      </w:pPr>
      <w:r>
        <w:rPr>
          <w:rFonts w:hint="eastAsia"/>
          <w:szCs w:val="21"/>
        </w:rPr>
        <w:t>本集团至少每年评估商誉是否发生减值。这要求对分配了商誉的资产组的使用价值进行估计。估计使用价值时，本集团需要估计未来来自资产组的现金流量，同时选择恰当的折现率计算未来现金流量的现值。</w:t>
      </w:r>
    </w:p>
    <w:p w14:paraId="34A8E57E">
      <w:pPr>
        <w:spacing w:line="460" w:lineRule="atLeast"/>
        <w:ind w:firstLine="420" w:firstLineChars="200"/>
        <w:jc w:val="left"/>
        <w:rPr>
          <w:szCs w:val="21"/>
        </w:rPr>
      </w:pPr>
      <w:bookmarkStart w:id="19" w:name="OLE_LINK115"/>
      <w:r>
        <w:rPr>
          <w:rFonts w:hint="eastAsia"/>
          <w:szCs w:val="21"/>
        </w:rPr>
        <w:t>（3）开发支出</w:t>
      </w:r>
    </w:p>
    <w:bookmarkEnd w:id="19"/>
    <w:p w14:paraId="26864C2E">
      <w:pPr>
        <w:spacing w:line="460" w:lineRule="atLeast"/>
        <w:ind w:firstLine="420" w:firstLineChars="200"/>
        <w:jc w:val="left"/>
        <w:rPr>
          <w:rFonts w:hint="eastAsia"/>
          <w:szCs w:val="21"/>
        </w:rPr>
      </w:pPr>
      <w:bookmarkStart w:id="20" w:name="OLE_LINK116"/>
      <w:bookmarkStart w:id="21" w:name="OLE_LINK117"/>
      <w:r>
        <w:rPr>
          <w:rFonts w:hint="eastAsia"/>
          <w:szCs w:val="21"/>
        </w:rPr>
        <w:t>确定资本化的金额时，管理层必须做出有关资产的预期未来现金的产生、应采用的折现率预计受益期间的假设。</w:t>
      </w:r>
    </w:p>
    <w:p w14:paraId="40AE41F7">
      <w:pPr>
        <w:spacing w:line="460" w:lineRule="atLeast"/>
        <w:ind w:firstLine="420" w:firstLineChars="200"/>
        <w:jc w:val="left"/>
        <w:rPr>
          <w:szCs w:val="21"/>
        </w:rPr>
      </w:pPr>
      <w:r>
        <w:rPr>
          <w:rFonts w:hint="eastAsia"/>
          <w:szCs w:val="21"/>
        </w:rPr>
        <w:t>（4）递延所得税资产</w:t>
      </w:r>
    </w:p>
    <w:bookmarkEnd w:id="20"/>
    <w:bookmarkEnd w:id="21"/>
    <w:p w14:paraId="3F46E9AA">
      <w:pPr>
        <w:spacing w:line="460" w:lineRule="atLeast"/>
        <w:ind w:firstLine="420" w:firstLineChars="200"/>
        <w:jc w:val="left"/>
        <w:rPr>
          <w:szCs w:val="21"/>
        </w:rPr>
      </w:pPr>
      <w:r>
        <w:rPr>
          <w:rFonts w:hint="eastAsia"/>
          <w:szCs w:val="21"/>
        </w:rPr>
        <w:t>在很有可能有足够的应纳税利润来抵扣亏损的限度内，应就所有未利用的税务亏损确认递延所得税资产。这需要管理层运用大量的判断来估计未来应纳税利润发生的时间和金额，结合纳税筹划策略，以决定应确认的递延所得税资产的金额。</w:t>
      </w:r>
    </w:p>
    <w:p w14:paraId="0DFDF95D">
      <w:pPr>
        <w:spacing w:line="460" w:lineRule="atLeast"/>
        <w:ind w:firstLine="422" w:firstLineChars="200"/>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w:t>
      </w:r>
      <w:r>
        <w:rPr>
          <w:rFonts w:hint="eastAsia" w:cs="Arial" w:asciiTheme="minorEastAsia" w:hAnsiTheme="minorEastAsia" w:eastAsiaTheme="minorEastAsia"/>
          <w:b/>
          <w:szCs w:val="21"/>
          <w:lang w:val="en-US" w:eastAsia="zh-CN"/>
        </w:rPr>
        <w:t>0</w:t>
      </w:r>
      <w:r>
        <w:rPr>
          <w:rFonts w:cs="Arial" w:asciiTheme="minorEastAsia" w:hAnsiTheme="minorEastAsia" w:eastAsiaTheme="minorEastAsia"/>
          <w:b/>
          <w:szCs w:val="21"/>
        </w:rPr>
        <w:t>、</w:t>
      </w:r>
      <w:r>
        <w:rPr>
          <w:rFonts w:hint="eastAsia" w:cs="Arial" w:asciiTheme="minorEastAsia" w:hAnsiTheme="minorEastAsia" w:eastAsiaTheme="minorEastAsia"/>
          <w:b/>
          <w:szCs w:val="21"/>
        </w:rPr>
        <w:t>重</w:t>
      </w:r>
      <w:r>
        <w:rPr>
          <w:rFonts w:cs="Arial" w:asciiTheme="minorEastAsia" w:hAnsiTheme="minorEastAsia" w:eastAsiaTheme="minorEastAsia"/>
          <w:b/>
          <w:szCs w:val="21"/>
        </w:rPr>
        <w:t>要会计政策、会计估计的变更</w:t>
      </w:r>
    </w:p>
    <w:p w14:paraId="2B1A0AAC">
      <w:pPr>
        <w:spacing w:line="460" w:lineRule="atLeas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（1）会计政策变更：</w:t>
      </w:r>
      <w:bookmarkStart w:id="22" w:name="OLE_LINK120"/>
      <w:r>
        <w:rPr>
          <w:rFonts w:hint="eastAsia" w:cs="Arial" w:asciiTheme="minorEastAsia" w:hAnsiTheme="minorEastAsia" w:eastAsiaTheme="minorEastAsia"/>
          <w:szCs w:val="21"/>
        </w:rPr>
        <w:t>无。</w:t>
      </w:r>
      <w:bookmarkEnd w:id="22"/>
    </w:p>
    <w:p w14:paraId="647C2D00">
      <w:pPr>
        <w:spacing w:line="460" w:lineRule="atLeast"/>
        <w:ind w:firstLine="480"/>
        <w:rPr>
          <w:rFonts w:hint="eastAsia" w:cs="Arial" w:asciiTheme="minorEastAsia" w:hAnsiTheme="minorEastAsia" w:eastAsiaTheme="minorEastAsia"/>
          <w:szCs w:val="21"/>
        </w:rPr>
      </w:pPr>
      <w:r>
        <w:rPr>
          <w:rFonts w:cs="Arial" w:asciiTheme="minorEastAsia" w:hAnsiTheme="minorEastAsia" w:eastAsiaTheme="minorEastAsia"/>
          <w:szCs w:val="21"/>
        </w:rPr>
        <w:t>（2）会计估计变更</w:t>
      </w:r>
      <w:r>
        <w:rPr>
          <w:rFonts w:hint="eastAsia" w:cs="Arial" w:asciiTheme="minorEastAsia" w:hAnsiTheme="minorEastAsia" w:eastAsiaTheme="minorEastAsia"/>
          <w:szCs w:val="21"/>
        </w:rPr>
        <w:t>无。</w:t>
      </w:r>
    </w:p>
    <w:p w14:paraId="26E0DBCD">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四</w:t>
      </w:r>
      <w:r>
        <w:rPr>
          <w:rFonts w:cs="Arial" w:asciiTheme="minorEastAsia" w:hAnsiTheme="minorEastAsia" w:eastAsiaTheme="minorEastAsia"/>
          <w:b/>
          <w:bCs/>
          <w:szCs w:val="21"/>
        </w:rPr>
        <w:t>、税项</w:t>
      </w:r>
    </w:p>
    <w:p w14:paraId="0BDE6550">
      <w:pPr>
        <w:spacing w:line="400" w:lineRule="exact"/>
        <w:ind w:left="482"/>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1、主要税种及税率</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037"/>
        <w:gridCol w:w="6035"/>
      </w:tblGrid>
      <w:tr w14:paraId="27D0FE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3037" w:type="dxa"/>
            <w:vAlign w:val="center"/>
          </w:tcPr>
          <w:p w14:paraId="3A8FE8A2">
            <w:pPr>
              <w:tabs>
                <w:tab w:val="left" w:pos="2520"/>
              </w:tabs>
              <w:overflowPunct w:val="0"/>
              <w:autoSpaceDE w:val="0"/>
              <w:autoSpaceDN w:val="0"/>
              <w:adjustRightInd w:val="0"/>
              <w:snapToGrid w:val="0"/>
              <w:spacing w:line="400" w:lineRule="exact"/>
              <w:jc w:val="center"/>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税种</w:t>
            </w:r>
          </w:p>
        </w:tc>
        <w:tc>
          <w:tcPr>
            <w:tcW w:w="6035" w:type="dxa"/>
            <w:vAlign w:val="center"/>
          </w:tcPr>
          <w:p w14:paraId="1B367C10">
            <w:pPr>
              <w:tabs>
                <w:tab w:val="left" w:pos="2520"/>
              </w:tabs>
              <w:overflowPunct w:val="0"/>
              <w:autoSpaceDE w:val="0"/>
              <w:autoSpaceDN w:val="0"/>
              <w:adjustRightInd w:val="0"/>
              <w:snapToGrid w:val="0"/>
              <w:spacing w:line="400" w:lineRule="exact"/>
              <w:jc w:val="center"/>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具体税率情况</w:t>
            </w:r>
          </w:p>
        </w:tc>
      </w:tr>
      <w:tr w14:paraId="7EC554E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vAlign w:val="center"/>
          </w:tcPr>
          <w:p w14:paraId="6F3B91BC">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增值税</w:t>
            </w:r>
          </w:p>
        </w:tc>
        <w:tc>
          <w:tcPr>
            <w:tcW w:w="6035" w:type="dxa"/>
            <w:vAlign w:val="center"/>
          </w:tcPr>
          <w:p w14:paraId="42CF9F8F">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应税收入按</w:t>
            </w:r>
            <w:bookmarkStart w:id="23" w:name="OLE_LINK123"/>
            <w:r>
              <w:rPr>
                <w:rFonts w:cs="Arial" w:asciiTheme="minorEastAsia" w:hAnsiTheme="minorEastAsia" w:eastAsiaTheme="minorEastAsia"/>
                <w:snapToGrid w:val="0"/>
                <w:szCs w:val="21"/>
              </w:rPr>
              <w:t>1</w:t>
            </w:r>
            <w:r>
              <w:rPr>
                <w:rFonts w:hint="eastAsia" w:cs="Arial" w:asciiTheme="minorEastAsia" w:hAnsiTheme="minorEastAsia" w:eastAsiaTheme="minorEastAsia"/>
                <w:snapToGrid w:val="0"/>
                <w:szCs w:val="21"/>
              </w:rPr>
              <w:t>3</w:t>
            </w:r>
            <w:r>
              <w:rPr>
                <w:rFonts w:cs="Arial" w:asciiTheme="minorEastAsia" w:hAnsiTheme="minorEastAsia" w:eastAsiaTheme="minorEastAsia"/>
                <w:snapToGrid w:val="0"/>
                <w:szCs w:val="21"/>
              </w:rPr>
              <w:t>%</w:t>
            </w:r>
            <w:bookmarkEnd w:id="23"/>
            <w:r>
              <w:rPr>
                <w:rFonts w:cs="Arial" w:asciiTheme="minorEastAsia" w:hAnsiTheme="minorEastAsia" w:eastAsiaTheme="minorEastAsia"/>
                <w:snapToGrid w:val="0"/>
                <w:szCs w:val="21"/>
              </w:rPr>
              <w:t>、</w:t>
            </w:r>
            <w:r>
              <w:rPr>
                <w:rFonts w:hint="eastAsia" w:cs="Arial" w:asciiTheme="minorEastAsia" w:hAnsiTheme="minorEastAsia" w:eastAsiaTheme="minorEastAsia"/>
                <w:snapToGrid w:val="0"/>
                <w:szCs w:val="21"/>
              </w:rPr>
              <w:t>6</w:t>
            </w:r>
            <w:r>
              <w:rPr>
                <w:rFonts w:cs="Arial" w:asciiTheme="minorEastAsia" w:hAnsiTheme="minorEastAsia" w:eastAsiaTheme="minorEastAsia"/>
                <w:snapToGrid w:val="0"/>
                <w:szCs w:val="21"/>
              </w:rPr>
              <w:t>%的税率计算销项税，并按扣除当期允许抵扣的进项税额后的差额计缴增值税。</w:t>
            </w:r>
          </w:p>
        </w:tc>
      </w:tr>
      <w:tr w14:paraId="00332E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vAlign w:val="center"/>
          </w:tcPr>
          <w:p w14:paraId="119002E4">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企业所得税</w:t>
            </w:r>
          </w:p>
        </w:tc>
        <w:tc>
          <w:tcPr>
            <w:tcW w:w="6035" w:type="dxa"/>
            <w:vAlign w:val="center"/>
          </w:tcPr>
          <w:p w14:paraId="6643ED99">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按应纳税所得额的25</w:t>
            </w:r>
            <w:bookmarkStart w:id="24" w:name="OLE_LINK128"/>
            <w:bookmarkStart w:id="25" w:name="OLE_LINK127"/>
            <w:r>
              <w:rPr>
                <w:rFonts w:hint="eastAsia" w:cs="Arial" w:asciiTheme="minorEastAsia" w:hAnsiTheme="minorEastAsia" w:eastAsiaTheme="minorEastAsia"/>
                <w:snapToGrid w:val="0"/>
                <w:szCs w:val="21"/>
              </w:rPr>
              <w:t>%</w:t>
            </w:r>
            <w:bookmarkEnd w:id="24"/>
            <w:bookmarkEnd w:id="25"/>
            <w:r>
              <w:rPr>
                <w:rFonts w:hint="eastAsia" w:cs="Arial" w:asciiTheme="minorEastAsia" w:hAnsiTheme="minorEastAsia" w:eastAsiaTheme="minorEastAsia"/>
                <w:snapToGrid w:val="0"/>
                <w:szCs w:val="21"/>
              </w:rPr>
              <w:t>、24.% 、16.50% 、15%计缴</w:t>
            </w:r>
          </w:p>
        </w:tc>
      </w:tr>
      <w:tr w14:paraId="119697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vAlign w:val="center"/>
          </w:tcPr>
          <w:p w14:paraId="0A1FF25C">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城市维护建设税</w:t>
            </w:r>
          </w:p>
        </w:tc>
        <w:tc>
          <w:tcPr>
            <w:tcW w:w="6035" w:type="dxa"/>
            <w:vAlign w:val="center"/>
          </w:tcPr>
          <w:p w14:paraId="090F3368">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bookmarkStart w:id="26" w:name="OLE_LINK131"/>
            <w:bookmarkStart w:id="27" w:name="OLE_LINK132"/>
            <w:r>
              <w:rPr>
                <w:rFonts w:cs="Arial" w:asciiTheme="minorEastAsia" w:hAnsiTheme="minorEastAsia" w:eastAsiaTheme="minorEastAsia"/>
                <w:snapToGrid w:val="0"/>
                <w:szCs w:val="21"/>
              </w:rPr>
              <w:t>按实际缴纳的流转税的</w:t>
            </w:r>
            <w:bookmarkStart w:id="28" w:name="OLE_LINK124"/>
            <w:bookmarkStart w:id="29" w:name="OLE_LINK125"/>
            <w:r>
              <w:rPr>
                <w:rFonts w:cs="Arial" w:asciiTheme="minorEastAsia" w:hAnsiTheme="minorEastAsia" w:eastAsiaTheme="minorEastAsia"/>
                <w:snapToGrid w:val="0"/>
                <w:szCs w:val="21"/>
              </w:rPr>
              <w:t>7%</w:t>
            </w:r>
            <w:bookmarkEnd w:id="28"/>
            <w:bookmarkEnd w:id="29"/>
            <w:r>
              <w:rPr>
                <w:rFonts w:cs="Arial" w:asciiTheme="minorEastAsia" w:hAnsiTheme="minorEastAsia" w:eastAsiaTheme="minorEastAsia"/>
                <w:snapToGrid w:val="0"/>
                <w:szCs w:val="21"/>
              </w:rPr>
              <w:t>、</w:t>
            </w:r>
            <w:r>
              <w:rPr>
                <w:rFonts w:hint="eastAsia" w:cs="Arial" w:asciiTheme="minorEastAsia" w:hAnsiTheme="minorEastAsia" w:eastAsiaTheme="minorEastAsia"/>
                <w:snapToGrid w:val="0"/>
                <w:szCs w:val="21"/>
              </w:rPr>
              <w:t>5</w:t>
            </w:r>
            <w:r>
              <w:rPr>
                <w:rFonts w:cs="Arial" w:asciiTheme="minorEastAsia" w:hAnsiTheme="minorEastAsia" w:eastAsiaTheme="minorEastAsia"/>
                <w:snapToGrid w:val="0"/>
                <w:szCs w:val="21"/>
              </w:rPr>
              <w:t>%计缴。</w:t>
            </w:r>
            <w:bookmarkEnd w:id="26"/>
            <w:bookmarkEnd w:id="27"/>
          </w:p>
        </w:tc>
      </w:tr>
      <w:tr w14:paraId="211B45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tcPr>
          <w:p w14:paraId="5E1D9BD3">
            <w:pPr>
              <w:kinsoku w:val="0"/>
              <w:autoSpaceDE w:val="0"/>
              <w:autoSpaceDN w:val="0"/>
              <w:adjustRightInd w:val="0"/>
              <w:snapToGrid w:val="0"/>
              <w:spacing w:before="167" w:line="218" w:lineRule="auto"/>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教育费附加</w:t>
            </w:r>
          </w:p>
        </w:tc>
        <w:tc>
          <w:tcPr>
            <w:tcW w:w="6035" w:type="dxa"/>
            <w:vAlign w:val="bottom"/>
          </w:tcPr>
          <w:p w14:paraId="2BDC80E5">
            <w:pPr>
              <w:jc w:val="left"/>
            </w:pPr>
            <w:r>
              <w:rPr>
                <w:rFonts w:hint="eastAsia" w:cs="Arial" w:asciiTheme="minorEastAsia" w:hAnsiTheme="minorEastAsia" w:eastAsiaTheme="minorEastAsia"/>
                <w:snapToGrid w:val="0"/>
                <w:szCs w:val="21"/>
              </w:rPr>
              <w:t>按实际缴纳的流转税的3%计缴。</w:t>
            </w:r>
          </w:p>
        </w:tc>
      </w:tr>
      <w:tr w14:paraId="2D0C56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tcPr>
          <w:p w14:paraId="65D8F6D0">
            <w:pPr>
              <w:kinsoku w:val="0"/>
              <w:autoSpaceDE w:val="0"/>
              <w:autoSpaceDN w:val="0"/>
              <w:adjustRightInd w:val="0"/>
              <w:snapToGrid w:val="0"/>
              <w:spacing w:before="171" w:line="218" w:lineRule="auto"/>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地方教育费附加</w:t>
            </w:r>
          </w:p>
        </w:tc>
        <w:tc>
          <w:tcPr>
            <w:tcW w:w="6035" w:type="dxa"/>
            <w:vAlign w:val="bottom"/>
          </w:tcPr>
          <w:p w14:paraId="464928BC">
            <w:pPr>
              <w:jc w:val="left"/>
            </w:pPr>
            <w:r>
              <w:rPr>
                <w:rFonts w:hint="eastAsia" w:cs="Arial" w:asciiTheme="minorEastAsia" w:hAnsiTheme="minorEastAsia" w:eastAsiaTheme="minorEastAsia"/>
                <w:snapToGrid w:val="0"/>
                <w:szCs w:val="21"/>
              </w:rPr>
              <w:t>按实际缴纳的流转税的2%计缴。</w:t>
            </w:r>
          </w:p>
        </w:tc>
      </w:tr>
    </w:tbl>
    <w:p w14:paraId="1A96CCE1">
      <w:pPr>
        <w:spacing w:before="120" w:after="120" w:afterLines="50" w:line="216" w:lineRule="auto"/>
        <w:ind w:left="96"/>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本公司及子公司企业所得税税率的详细情况如下：</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111"/>
        <w:gridCol w:w="4961"/>
      </w:tblGrid>
      <w:tr w14:paraId="6AC69B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4111" w:type="dxa"/>
            <w:vAlign w:val="center"/>
          </w:tcPr>
          <w:p w14:paraId="2629EE79">
            <w:pPr>
              <w:tabs>
                <w:tab w:val="left" w:pos="2520"/>
              </w:tabs>
              <w:overflowPunct w:val="0"/>
              <w:autoSpaceDE w:val="0"/>
              <w:autoSpaceDN w:val="0"/>
              <w:adjustRightInd w:val="0"/>
              <w:snapToGrid w:val="0"/>
              <w:spacing w:line="400" w:lineRule="exact"/>
              <w:jc w:val="center"/>
              <w:textAlignment w:val="bottom"/>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纳税主体名称</w:t>
            </w:r>
          </w:p>
        </w:tc>
        <w:tc>
          <w:tcPr>
            <w:tcW w:w="4961" w:type="dxa"/>
            <w:vAlign w:val="center"/>
          </w:tcPr>
          <w:p w14:paraId="6A3E10CF">
            <w:pPr>
              <w:tabs>
                <w:tab w:val="left" w:pos="2520"/>
              </w:tabs>
              <w:overflowPunct w:val="0"/>
              <w:autoSpaceDE w:val="0"/>
              <w:autoSpaceDN w:val="0"/>
              <w:adjustRightInd w:val="0"/>
              <w:snapToGrid w:val="0"/>
              <w:spacing w:line="400" w:lineRule="exact"/>
              <w:jc w:val="center"/>
              <w:textAlignment w:val="bottom"/>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所得税税率%</w:t>
            </w:r>
          </w:p>
        </w:tc>
      </w:tr>
      <w:tr w14:paraId="4E46A24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67" w:hRule="atLeast"/>
        </w:trPr>
        <w:tc>
          <w:tcPr>
            <w:tcW w:w="4111" w:type="dxa"/>
          </w:tcPr>
          <w:p w14:paraId="4FDEEB46">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北京北信源软件股份有限公司</w:t>
            </w:r>
          </w:p>
        </w:tc>
        <w:tc>
          <w:tcPr>
            <w:tcW w:w="4961" w:type="dxa"/>
          </w:tcPr>
          <w:p w14:paraId="35E5F8AB">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15.00</w:t>
            </w:r>
          </w:p>
        </w:tc>
      </w:tr>
      <w:tr w14:paraId="58EF1B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3594D0EF">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北信源系统集成有限公司</w:t>
            </w:r>
          </w:p>
        </w:tc>
        <w:tc>
          <w:tcPr>
            <w:tcW w:w="4961" w:type="dxa"/>
          </w:tcPr>
          <w:p w14:paraId="2DEE0BDC">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15.00</w:t>
            </w:r>
          </w:p>
        </w:tc>
      </w:tr>
      <w:tr w14:paraId="2838F7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24523C35">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北京中软华泰信息技术有限责任公司</w:t>
            </w:r>
          </w:p>
        </w:tc>
        <w:tc>
          <w:tcPr>
            <w:tcW w:w="4961" w:type="dxa"/>
          </w:tcPr>
          <w:p w14:paraId="7EEFD0A1">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15.00</w:t>
            </w:r>
          </w:p>
        </w:tc>
      </w:tr>
      <w:tr w14:paraId="16A390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3E08CF1F">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北信源（马来西亚）信息技术公司</w:t>
            </w:r>
          </w:p>
        </w:tc>
        <w:tc>
          <w:tcPr>
            <w:tcW w:w="4961" w:type="dxa"/>
          </w:tcPr>
          <w:p w14:paraId="48F93B7A">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24.00</w:t>
            </w:r>
          </w:p>
        </w:tc>
      </w:tr>
      <w:tr w14:paraId="136E5D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1143A05C">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北信源国际有限公司</w:t>
            </w:r>
          </w:p>
        </w:tc>
        <w:tc>
          <w:tcPr>
            <w:tcW w:w="4961" w:type="dxa"/>
          </w:tcPr>
          <w:p w14:paraId="51E4954E">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16.50</w:t>
            </w:r>
          </w:p>
        </w:tc>
      </w:tr>
      <w:tr w14:paraId="4D48DE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0A0DC520">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其他公司</w:t>
            </w:r>
          </w:p>
        </w:tc>
        <w:tc>
          <w:tcPr>
            <w:tcW w:w="4961" w:type="dxa"/>
          </w:tcPr>
          <w:p w14:paraId="2CCE850A">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25.00</w:t>
            </w:r>
          </w:p>
        </w:tc>
      </w:tr>
    </w:tbl>
    <w:p w14:paraId="3EB7E9EE">
      <w:pPr>
        <w:spacing w:line="400" w:lineRule="exact"/>
        <w:ind w:left="482"/>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2、税收优惠及批文</w:t>
      </w:r>
    </w:p>
    <w:p w14:paraId="744DAC2B">
      <w:pPr>
        <w:spacing w:line="460" w:lineRule="atLeast"/>
        <w:ind w:firstLine="420" w:firstLineChars="200"/>
        <w:jc w:val="left"/>
        <w:rPr>
          <w:szCs w:val="21"/>
        </w:rPr>
      </w:pPr>
      <w:r>
        <w:rPr>
          <w:szCs w:val="21"/>
        </w:rPr>
        <w:tab/>
      </w:r>
      <w:r>
        <w:rPr>
          <w:rFonts w:hint="eastAsia"/>
          <w:szCs w:val="21"/>
        </w:rPr>
        <w:t xml:space="preserve">  </w:t>
      </w:r>
      <w:r>
        <w:rPr>
          <w:szCs w:val="21"/>
        </w:rPr>
        <w:t>（ 1 ）增值税</w:t>
      </w:r>
    </w:p>
    <w:p w14:paraId="4743D72B">
      <w:pPr>
        <w:spacing w:line="460" w:lineRule="atLeast"/>
        <w:ind w:firstLine="420" w:firstLineChars="200"/>
        <w:jc w:val="left"/>
        <w:rPr>
          <w:szCs w:val="21"/>
        </w:rPr>
      </w:pPr>
      <w:r>
        <w:rPr>
          <w:szCs w:val="21"/>
        </w:rPr>
        <w:t>根据财政部、国家税务总局下发的财税〔2011〕100 号《关于软件产品增值税政策的通知》，增值税一般纳税人销售其自行开发生产的软件产品，对其增值税实际税负超过3%的部分实行即征即退政策。</w:t>
      </w:r>
    </w:p>
    <w:p w14:paraId="62EE9ABA">
      <w:pPr>
        <w:spacing w:line="460" w:lineRule="atLeast"/>
        <w:ind w:firstLine="420" w:firstLineChars="200"/>
        <w:jc w:val="left"/>
        <w:rPr>
          <w:szCs w:val="21"/>
        </w:rPr>
      </w:pPr>
      <w:r>
        <w:rPr>
          <w:szCs w:val="21"/>
        </w:rPr>
        <w:t>（2）所得税</w:t>
      </w:r>
    </w:p>
    <w:p w14:paraId="6E117599">
      <w:pPr>
        <w:spacing w:line="460" w:lineRule="atLeast"/>
        <w:ind w:firstLine="420" w:firstLineChars="200"/>
        <w:jc w:val="left"/>
        <w:rPr>
          <w:szCs w:val="21"/>
        </w:rPr>
      </w:pPr>
      <w:r>
        <w:rPr>
          <w:rFonts w:hint="eastAsia"/>
          <w:szCs w:val="21"/>
        </w:rPr>
        <w:t>①</w:t>
      </w:r>
      <w:r>
        <w:rPr>
          <w:szCs w:val="21"/>
        </w:rPr>
        <w:t>202</w:t>
      </w:r>
      <w:r>
        <w:rPr>
          <w:rFonts w:hint="eastAsia"/>
          <w:szCs w:val="21"/>
          <w:lang w:val="en-US" w:eastAsia="zh-CN"/>
        </w:rPr>
        <w:t>3</w:t>
      </w:r>
      <w:r>
        <w:rPr>
          <w:szCs w:val="21"/>
        </w:rPr>
        <w:t>年本公司取得了北京市科学技术委员会、北京市财政局、国家税务总局北京市税务局联合颁发的编号为GR202</w:t>
      </w:r>
      <w:r>
        <w:rPr>
          <w:rFonts w:hint="eastAsia"/>
          <w:szCs w:val="21"/>
          <w:lang w:val="en-US" w:eastAsia="zh-CN"/>
        </w:rPr>
        <w:t>3</w:t>
      </w:r>
      <w:r>
        <w:rPr>
          <w:szCs w:val="21"/>
        </w:rPr>
        <w:t>11004962的《高新技术企业证书》。根据《中华人民共和国企业所得税法》、《高新技术企业认定管理办法》的相关规定，在3年有效期内本公司减按15%的税率缴纳所得税；</w:t>
      </w:r>
    </w:p>
    <w:p w14:paraId="10CEB1A5">
      <w:pPr>
        <w:spacing w:line="460" w:lineRule="atLeast"/>
        <w:ind w:firstLine="420" w:firstLineChars="200"/>
        <w:jc w:val="left"/>
        <w:rPr>
          <w:szCs w:val="21"/>
        </w:rPr>
      </w:pPr>
      <w:r>
        <w:rPr>
          <w:szCs w:val="21"/>
        </w:rPr>
        <w:t>根据财政部、税务总局下发的公告〔202</w:t>
      </w:r>
      <w:r>
        <w:rPr>
          <w:rFonts w:hint="eastAsia"/>
          <w:szCs w:val="21"/>
          <w:lang w:val="en-US" w:eastAsia="zh-CN"/>
        </w:rPr>
        <w:t>3</w:t>
      </w:r>
      <w:r>
        <w:rPr>
          <w:szCs w:val="21"/>
        </w:rPr>
        <w:t>〕第7号《关于进一步完善研发费用税前加计扣除政策的公告》，企业开展研发活动中实际发生的研发费用，未形成无形资产计入当期损益的，在按规定据实扣除的基础上，自202</w:t>
      </w:r>
      <w:r>
        <w:rPr>
          <w:rFonts w:hint="eastAsia"/>
          <w:szCs w:val="21"/>
          <w:lang w:val="en-US" w:eastAsia="zh-CN"/>
        </w:rPr>
        <w:t>3</w:t>
      </w:r>
      <w:r>
        <w:rPr>
          <w:szCs w:val="21"/>
        </w:rPr>
        <w:t>年1月1日起，再按照实际发生额的100%在税前加计扣除；形成无形资产的，自202</w:t>
      </w:r>
      <w:r>
        <w:rPr>
          <w:rFonts w:hint="eastAsia"/>
          <w:szCs w:val="21"/>
          <w:lang w:val="en-US" w:eastAsia="zh-CN"/>
        </w:rPr>
        <w:t>3</w:t>
      </w:r>
      <w:r>
        <w:rPr>
          <w:szCs w:val="21"/>
        </w:rPr>
        <w:t>年1月1日起，按照无形资产成本的200%在税前摊销。本公司在满足相关条件的情况下享受此税收优惠。</w:t>
      </w:r>
    </w:p>
    <w:p w14:paraId="1B6BF47B">
      <w:pPr>
        <w:spacing w:line="460" w:lineRule="atLeast"/>
        <w:ind w:firstLine="420" w:firstLineChars="200"/>
        <w:jc w:val="left"/>
        <w:rPr>
          <w:color w:val="auto"/>
          <w:szCs w:val="21"/>
          <w:highlight w:val="none"/>
        </w:rPr>
      </w:pPr>
      <w:r>
        <w:rPr>
          <w:rFonts w:hint="eastAsia"/>
          <w:szCs w:val="21"/>
        </w:rPr>
        <w:t>②</w:t>
      </w:r>
      <w:r>
        <w:rPr>
          <w:szCs w:val="21"/>
        </w:rPr>
        <w:t>202</w:t>
      </w:r>
      <w:r>
        <w:rPr>
          <w:rFonts w:hint="eastAsia"/>
          <w:szCs w:val="21"/>
          <w:lang w:val="en-US" w:eastAsia="zh-CN"/>
        </w:rPr>
        <w:t>3</w:t>
      </w:r>
      <w:r>
        <w:rPr>
          <w:szCs w:val="21"/>
        </w:rPr>
        <w:t>年本公司之子公司北信源系统集成有限公司取得了江苏省科学技术厅、江苏省财政厅、国家税务总局江苏省税务局联合颁发的编号为GR202</w:t>
      </w:r>
      <w:r>
        <w:rPr>
          <w:rFonts w:hint="eastAsia"/>
          <w:szCs w:val="21"/>
          <w:lang w:val="en-US" w:eastAsia="zh-CN"/>
        </w:rPr>
        <w:t>3</w:t>
      </w:r>
      <w:r>
        <w:rPr>
          <w:szCs w:val="21"/>
        </w:rPr>
        <w:t>32015524的《高新技术企业证书》。根据《中华人民共和国企业所得税法》、《高新技术企业认定管理办法》的相关规定，在3年有效期内减按15%的</w:t>
      </w:r>
      <w:r>
        <w:rPr>
          <w:color w:val="auto"/>
          <w:szCs w:val="21"/>
          <w:highlight w:val="none"/>
        </w:rPr>
        <w:t>税率缴纳所得税；</w:t>
      </w:r>
    </w:p>
    <w:p w14:paraId="4A4E8E1F">
      <w:pPr>
        <w:spacing w:line="460" w:lineRule="atLeast"/>
        <w:ind w:firstLine="420" w:firstLineChars="200"/>
        <w:jc w:val="left"/>
        <w:rPr>
          <w:szCs w:val="21"/>
        </w:rPr>
      </w:pPr>
      <w:r>
        <w:rPr>
          <w:rFonts w:hint="eastAsia"/>
          <w:color w:val="auto"/>
          <w:szCs w:val="21"/>
          <w:highlight w:val="none"/>
        </w:rPr>
        <w:t>③</w:t>
      </w:r>
      <w:r>
        <w:rPr>
          <w:color w:val="auto"/>
          <w:szCs w:val="21"/>
          <w:highlight w:val="none"/>
        </w:rPr>
        <w:t>202</w:t>
      </w:r>
      <w:r>
        <w:rPr>
          <w:rFonts w:hint="eastAsia"/>
          <w:color w:val="auto"/>
          <w:szCs w:val="21"/>
          <w:highlight w:val="none"/>
          <w:lang w:val="en-US" w:eastAsia="zh-CN"/>
        </w:rPr>
        <w:t>5</w:t>
      </w:r>
      <w:r>
        <w:rPr>
          <w:color w:val="auto"/>
          <w:szCs w:val="21"/>
          <w:highlight w:val="none"/>
        </w:rPr>
        <w:t>年12月</w:t>
      </w:r>
      <w:r>
        <w:rPr>
          <w:rFonts w:hint="eastAsia"/>
          <w:color w:val="auto"/>
          <w:szCs w:val="21"/>
          <w:highlight w:val="none"/>
          <w:lang w:val="en-US" w:eastAsia="zh-CN"/>
        </w:rPr>
        <w:t>2</w:t>
      </w:r>
      <w:r>
        <w:rPr>
          <w:color w:val="auto"/>
          <w:szCs w:val="21"/>
          <w:highlight w:val="none"/>
        </w:rPr>
        <w:t>日，本公司之子公司北京中软华泰信息技术有限责任公司取得了北京市科学技术委员会、北京市财政局、国家税务总局北京市税务局联合颁发的编号为</w:t>
      </w:r>
      <w:r>
        <w:rPr>
          <w:rFonts w:hint="eastAsia"/>
          <w:color w:val="auto"/>
          <w:szCs w:val="21"/>
          <w:highlight w:val="none"/>
        </w:rPr>
        <w:t>GR202511004945</w:t>
      </w:r>
      <w:r>
        <w:rPr>
          <w:color w:val="auto"/>
          <w:szCs w:val="21"/>
          <w:highlight w:val="none"/>
        </w:rPr>
        <w:t>的《高</w:t>
      </w:r>
      <w:r>
        <w:rPr>
          <w:szCs w:val="21"/>
        </w:rPr>
        <w:t>新技术企业证书》。根据《中华人民共和国企业所得税法》、《高新技术企业认定管理办法》的相关规定</w:t>
      </w:r>
      <w:r>
        <w:rPr>
          <w:color w:val="auto"/>
          <w:szCs w:val="21"/>
        </w:rPr>
        <w:t>，202</w:t>
      </w:r>
      <w:r>
        <w:rPr>
          <w:rFonts w:hint="eastAsia"/>
          <w:color w:val="auto"/>
          <w:szCs w:val="21"/>
        </w:rPr>
        <w:t>5</w:t>
      </w:r>
      <w:r>
        <w:rPr>
          <w:color w:val="auto"/>
          <w:szCs w:val="21"/>
        </w:rPr>
        <w:t>年至202</w:t>
      </w:r>
      <w:ins w:id="0" w:author="Finn" w:date="2026-04-27T12:57:20Z">
        <w:r>
          <w:rPr>
            <w:rFonts w:hint="eastAsia"/>
            <w:color w:val="auto"/>
            <w:szCs w:val="21"/>
            <w:lang w:val="en-US" w:eastAsia="zh-CN"/>
          </w:rPr>
          <w:t>7</w:t>
        </w:r>
      </w:ins>
      <w:r>
        <w:rPr>
          <w:color w:val="auto"/>
          <w:szCs w:val="21"/>
        </w:rPr>
        <w:t>年北京中软</w:t>
      </w:r>
      <w:r>
        <w:rPr>
          <w:szCs w:val="21"/>
        </w:rPr>
        <w:t>华泰信息技术有限责任公司减按15%的税率缴纳所得税。</w:t>
      </w:r>
    </w:p>
    <w:p w14:paraId="4E66F880">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五</w:t>
      </w:r>
      <w:r>
        <w:rPr>
          <w:rFonts w:cs="Arial" w:asciiTheme="minorEastAsia" w:hAnsiTheme="minorEastAsia" w:eastAsiaTheme="minorEastAsia"/>
          <w:b/>
          <w:bCs/>
          <w:szCs w:val="21"/>
        </w:rPr>
        <w:t>、合并财务报表项目注释</w:t>
      </w:r>
    </w:p>
    <w:p w14:paraId="71042C03">
      <w:pPr>
        <w:spacing w:line="400" w:lineRule="exact"/>
        <w:ind w:firstLine="482"/>
        <w:rPr>
          <w:rFonts w:hint="eastAsia" w:cs="Arial" w:asciiTheme="minorEastAsia" w:hAnsiTheme="minorEastAsia" w:eastAsiaTheme="minorEastAsia"/>
          <w:szCs w:val="21"/>
        </w:rPr>
      </w:pPr>
      <w:r>
        <w:rPr>
          <w:rFonts w:cs="Arial" w:asciiTheme="minorEastAsia" w:hAnsiTheme="minorEastAsia" w:eastAsiaTheme="minorEastAsia"/>
          <w:szCs w:val="21"/>
        </w:rPr>
        <w:t>以下注释项目（含公司财务报表主要项目注释）除非特别指出，</w:t>
      </w:r>
      <w:r>
        <w:rPr>
          <w:rFonts w:hint="eastAsia" w:cs="Arial" w:asciiTheme="minorEastAsia" w:hAnsiTheme="minorEastAsia" w:eastAsiaTheme="minorEastAsia"/>
          <w:szCs w:val="21"/>
        </w:rPr>
        <w:t>“期</w:t>
      </w:r>
      <w:r>
        <w:rPr>
          <w:rFonts w:cs="Arial" w:asciiTheme="minorEastAsia" w:hAnsiTheme="minorEastAsia" w:eastAsiaTheme="minorEastAsia"/>
          <w:szCs w:val="21"/>
        </w:rPr>
        <w:t>末</w:t>
      </w:r>
      <w:r>
        <w:rPr>
          <w:rFonts w:hint="eastAsia" w:cs="Arial" w:asciiTheme="minorEastAsia" w:hAnsiTheme="minorEastAsia" w:eastAsiaTheme="minorEastAsia"/>
          <w:szCs w:val="21"/>
        </w:rPr>
        <w:t>”</w:t>
      </w:r>
      <w:r>
        <w:rPr>
          <w:rFonts w:cs="Arial" w:asciiTheme="minorEastAsia" w:hAnsiTheme="minorEastAsia" w:eastAsiaTheme="minorEastAsia"/>
          <w:szCs w:val="21"/>
        </w:rPr>
        <w:t>指2025年12月31日，</w:t>
      </w:r>
      <w:r>
        <w:rPr>
          <w:rFonts w:hint="eastAsia" w:cs="Arial" w:asciiTheme="minorEastAsia" w:hAnsiTheme="minorEastAsia" w:eastAsiaTheme="minorEastAsia"/>
          <w:szCs w:val="21"/>
        </w:rPr>
        <w:t>“上年年末”指</w:t>
      </w:r>
      <w:r>
        <w:rPr>
          <w:rFonts w:cs="Arial" w:asciiTheme="minorEastAsia" w:hAnsiTheme="minorEastAsia" w:eastAsiaTheme="minorEastAsia"/>
          <w:szCs w:val="21"/>
        </w:rPr>
        <w:t>2024年12月31日</w:t>
      </w:r>
      <w:r>
        <w:rPr>
          <w:rFonts w:hint="eastAsia" w:cs="Arial" w:asciiTheme="minorEastAsia" w:hAnsiTheme="minorEastAsia" w:eastAsiaTheme="minorEastAsia"/>
          <w:szCs w:val="21"/>
        </w:rPr>
        <w:t>，“</w:t>
      </w: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指2025年度</w:t>
      </w:r>
      <w:r>
        <w:rPr>
          <w:rFonts w:hint="eastAsia" w:cs="Arial" w:asciiTheme="minorEastAsia" w:hAnsiTheme="minorEastAsia" w:eastAsiaTheme="minorEastAsia"/>
          <w:szCs w:val="21"/>
        </w:rPr>
        <w:t>，“上期”指</w:t>
      </w:r>
      <w:r>
        <w:rPr>
          <w:rFonts w:cs="Arial" w:asciiTheme="minorEastAsia" w:hAnsiTheme="minorEastAsia" w:eastAsiaTheme="minorEastAsia"/>
          <w:szCs w:val="21"/>
        </w:rPr>
        <w:t>2024年度。</w:t>
      </w:r>
    </w:p>
    <w:p w14:paraId="33DB937A">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1、货币资金</w:t>
      </w:r>
    </w:p>
    <w:tbl>
      <w:tblPr>
        <w:tblStyle w:val="20"/>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817"/>
        <w:gridCol w:w="2599"/>
        <w:gridCol w:w="2800"/>
      </w:tblGrid>
      <w:tr w14:paraId="39464C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blHeader/>
          <w:jc w:val="center"/>
        </w:trPr>
        <w:tc>
          <w:tcPr>
            <w:tcW w:w="2071" w:type="pct"/>
            <w:noWrap/>
            <w:vAlign w:val="center"/>
          </w:tcPr>
          <w:p w14:paraId="36EF711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10" w:type="pct"/>
            <w:noWrap/>
            <w:vAlign w:val="center"/>
          </w:tcPr>
          <w:p w14:paraId="04F26E1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1519" w:type="pct"/>
            <w:noWrap/>
            <w:vAlign w:val="center"/>
          </w:tcPr>
          <w:p w14:paraId="389A619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51241B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0C47AAD4">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库存现金</w:t>
            </w:r>
          </w:p>
        </w:tc>
        <w:tc>
          <w:tcPr>
            <w:tcW w:w="1410" w:type="pct"/>
            <w:noWrap/>
            <w:vAlign w:val="center"/>
          </w:tcPr>
          <w:p w14:paraId="2B06E240">
            <w:pPr>
              <w:widowControl/>
              <w:spacing w:line="400" w:lineRule="exact"/>
              <w:jc w:val="right"/>
              <w:rPr>
                <w:rFonts w:hint="eastAsia" w:cs="Arial" w:asciiTheme="minorEastAsia" w:hAnsiTheme="minorEastAsia" w:eastAsiaTheme="minorEastAsia"/>
                <w:kern w:val="0"/>
                <w:szCs w:val="21"/>
              </w:rPr>
            </w:pPr>
          </w:p>
        </w:tc>
        <w:tc>
          <w:tcPr>
            <w:tcW w:w="1519" w:type="pct"/>
            <w:noWrap/>
            <w:vAlign w:val="center"/>
          </w:tcPr>
          <w:p w14:paraId="44183840">
            <w:pPr>
              <w:widowControl/>
              <w:spacing w:line="400" w:lineRule="exact"/>
              <w:jc w:val="right"/>
              <w:rPr>
                <w:rFonts w:hint="eastAsia" w:cs="Arial" w:asciiTheme="minorEastAsia" w:hAnsiTheme="minorEastAsia" w:eastAsiaTheme="minorEastAsia"/>
                <w:kern w:val="0"/>
                <w:szCs w:val="21"/>
              </w:rPr>
            </w:pPr>
          </w:p>
        </w:tc>
      </w:tr>
      <w:tr w14:paraId="263D1B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77C9C5C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银行存款</w:t>
            </w:r>
          </w:p>
        </w:tc>
        <w:tc>
          <w:tcPr>
            <w:tcW w:w="1410" w:type="pct"/>
            <w:noWrap/>
            <w:vAlign w:val="center"/>
          </w:tcPr>
          <w:p w14:paraId="57B9288A">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color w:val="000000"/>
                <w:spacing w:val="-1"/>
                <w:kern w:val="0"/>
                <w:sz w:val="21"/>
                <w:szCs w:val="21"/>
                <w:lang w:eastAsia="en-US"/>
              </w:rPr>
              <w:t>40,363,339.91</w:t>
            </w:r>
          </w:p>
        </w:tc>
        <w:tc>
          <w:tcPr>
            <w:tcW w:w="1519" w:type="pct"/>
            <w:noWrap/>
            <w:vAlign w:val="center"/>
          </w:tcPr>
          <w:p w14:paraId="6D659F47">
            <w:pPr>
              <w:widowControl/>
              <w:spacing w:line="400" w:lineRule="exact"/>
              <w:jc w:val="right"/>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55,066,591.06</w:t>
            </w:r>
          </w:p>
        </w:tc>
      </w:tr>
      <w:tr w14:paraId="686B63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73C7E85D">
            <w:pPr>
              <w:kinsoku w:val="0"/>
              <w:autoSpaceDE w:val="0"/>
              <w:autoSpaceDN w:val="0"/>
              <w:adjustRightInd w:val="0"/>
              <w:snapToGrid w:val="0"/>
              <w:spacing w:before="160" w:line="216" w:lineRule="auto"/>
              <w:ind w:left="343"/>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其中：人民币</w:t>
            </w:r>
          </w:p>
        </w:tc>
        <w:tc>
          <w:tcPr>
            <w:tcW w:w="1410" w:type="pct"/>
            <w:noWrap/>
            <w:vAlign w:val="center"/>
          </w:tcPr>
          <w:p w14:paraId="358DFE5F">
            <w:pPr>
              <w:widowControl/>
              <w:spacing w:line="400" w:lineRule="exact"/>
              <w:jc w:val="right"/>
              <w:rPr>
                <w:rFonts w:ascii="Arial Narrow" w:hAnsi="Arial Narrow" w:eastAsia="Arial Narrow" w:cs="Arial Narrow"/>
                <w:color w:val="000000"/>
                <w:spacing w:val="-1"/>
                <w:kern w:val="0"/>
                <w:sz w:val="21"/>
                <w:szCs w:val="21"/>
                <w:lang w:eastAsia="en-US"/>
              </w:rPr>
            </w:pPr>
            <w:r>
              <w:rPr>
                <w:rFonts w:hint="eastAsia" w:ascii="Arial Narrow" w:hAnsi="Arial Narrow" w:eastAsia="Arial Narrow" w:cs="Arial Narrow"/>
                <w:color w:val="000000"/>
                <w:spacing w:val="-1"/>
                <w:kern w:val="0"/>
                <w:sz w:val="21"/>
                <w:szCs w:val="21"/>
                <w:lang w:eastAsia="en-US"/>
              </w:rPr>
              <w:t xml:space="preserve"> 35,457,176.06 </w:t>
            </w:r>
          </w:p>
        </w:tc>
        <w:tc>
          <w:tcPr>
            <w:tcW w:w="1519" w:type="pct"/>
            <w:noWrap/>
          </w:tcPr>
          <w:p w14:paraId="16B662B8">
            <w:pPr>
              <w:pStyle w:val="71"/>
              <w:spacing w:before="184" w:line="208" w:lineRule="auto"/>
              <w:ind w:left="284"/>
              <w:jc w:val="right"/>
              <w:rPr>
                <w:kern w:val="2"/>
                <w:sz w:val="21"/>
                <w:szCs w:val="21"/>
              </w:rPr>
            </w:pPr>
            <w:r>
              <w:rPr>
                <w:spacing w:val="-1"/>
                <w:kern w:val="2"/>
                <w:sz w:val="21"/>
                <w:szCs w:val="21"/>
              </w:rPr>
              <w:t>50,568,042.97</w:t>
            </w:r>
          </w:p>
        </w:tc>
      </w:tr>
      <w:tr w14:paraId="7A23EB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16354770">
            <w:pPr>
              <w:kinsoku w:val="0"/>
              <w:autoSpaceDE w:val="0"/>
              <w:autoSpaceDN w:val="0"/>
              <w:adjustRightInd w:val="0"/>
              <w:snapToGrid w:val="0"/>
              <w:spacing w:before="162" w:line="218" w:lineRule="auto"/>
              <w:ind w:left="107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美元</w:t>
            </w:r>
          </w:p>
        </w:tc>
        <w:tc>
          <w:tcPr>
            <w:tcW w:w="1410" w:type="pct"/>
            <w:noWrap/>
            <w:vAlign w:val="center"/>
          </w:tcPr>
          <w:p w14:paraId="634B0F47">
            <w:pPr>
              <w:widowControl/>
              <w:spacing w:line="400" w:lineRule="exact"/>
              <w:jc w:val="right"/>
              <w:rPr>
                <w:rFonts w:ascii="Arial Narrow" w:hAnsi="Arial Narrow" w:eastAsia="Arial Narrow" w:cs="Arial Narrow"/>
                <w:color w:val="000000"/>
                <w:spacing w:val="-1"/>
                <w:kern w:val="0"/>
                <w:sz w:val="21"/>
                <w:szCs w:val="21"/>
                <w:lang w:eastAsia="en-US"/>
              </w:rPr>
            </w:pPr>
            <w:r>
              <w:rPr>
                <w:rFonts w:hint="eastAsia" w:ascii="Arial Narrow" w:hAnsi="Arial Narrow" w:eastAsia="Arial Narrow" w:cs="Arial Narrow"/>
                <w:color w:val="000000"/>
                <w:spacing w:val="-1"/>
                <w:kern w:val="0"/>
                <w:sz w:val="21"/>
                <w:szCs w:val="21"/>
                <w:lang w:eastAsia="en-US"/>
              </w:rPr>
              <w:t xml:space="preserve"> 4,452,608.93 </w:t>
            </w:r>
          </w:p>
        </w:tc>
        <w:tc>
          <w:tcPr>
            <w:tcW w:w="1519" w:type="pct"/>
            <w:noWrap/>
          </w:tcPr>
          <w:p w14:paraId="41BE837D">
            <w:pPr>
              <w:pStyle w:val="71"/>
              <w:spacing w:before="188" w:line="208" w:lineRule="auto"/>
              <w:ind w:left="362"/>
              <w:jc w:val="right"/>
              <w:rPr>
                <w:kern w:val="2"/>
                <w:sz w:val="21"/>
                <w:szCs w:val="21"/>
              </w:rPr>
            </w:pPr>
            <w:r>
              <w:rPr>
                <w:spacing w:val="-1"/>
                <w:kern w:val="2"/>
                <w:sz w:val="21"/>
                <w:szCs w:val="21"/>
              </w:rPr>
              <w:t>4,359,933.53</w:t>
            </w:r>
          </w:p>
        </w:tc>
      </w:tr>
      <w:tr w14:paraId="3759B3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29B6219C">
            <w:pPr>
              <w:kinsoku w:val="0"/>
              <w:autoSpaceDE w:val="0"/>
              <w:autoSpaceDN w:val="0"/>
              <w:adjustRightInd w:val="0"/>
              <w:snapToGrid w:val="0"/>
              <w:spacing w:before="163" w:line="216" w:lineRule="auto"/>
              <w:ind w:left="1067"/>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港币</w:t>
            </w:r>
          </w:p>
        </w:tc>
        <w:tc>
          <w:tcPr>
            <w:tcW w:w="1410" w:type="pct"/>
            <w:noWrap/>
            <w:vAlign w:val="center"/>
          </w:tcPr>
          <w:p w14:paraId="24A969C8">
            <w:pPr>
              <w:widowControl/>
              <w:spacing w:line="400" w:lineRule="exact"/>
              <w:jc w:val="right"/>
              <w:rPr>
                <w:rFonts w:ascii="Arial Narrow" w:hAnsi="Arial Narrow" w:eastAsia="Arial Narrow" w:cs="Arial Narrow"/>
                <w:color w:val="000000"/>
                <w:spacing w:val="-1"/>
                <w:kern w:val="0"/>
                <w:sz w:val="21"/>
                <w:szCs w:val="21"/>
                <w:lang w:eastAsia="en-US"/>
              </w:rPr>
            </w:pPr>
            <w:r>
              <w:rPr>
                <w:rFonts w:hint="eastAsia" w:ascii="Arial Narrow" w:hAnsi="Arial Narrow" w:eastAsia="Arial Narrow" w:cs="Arial Narrow"/>
                <w:color w:val="000000"/>
                <w:spacing w:val="-1"/>
                <w:kern w:val="0"/>
                <w:sz w:val="21"/>
                <w:szCs w:val="21"/>
                <w:lang w:eastAsia="en-US"/>
              </w:rPr>
              <w:t xml:space="preserve"> 114,652.85 </w:t>
            </w:r>
          </w:p>
        </w:tc>
        <w:tc>
          <w:tcPr>
            <w:tcW w:w="1519" w:type="pct"/>
            <w:noWrap/>
          </w:tcPr>
          <w:p w14:paraId="75D3B741">
            <w:pPr>
              <w:pStyle w:val="71"/>
              <w:spacing w:before="187" w:line="208" w:lineRule="auto"/>
              <w:ind w:left="568"/>
              <w:jc w:val="right"/>
              <w:rPr>
                <w:spacing w:val="-1"/>
                <w:sz w:val="21"/>
                <w:szCs w:val="21"/>
              </w:rPr>
            </w:pPr>
            <w:r>
              <w:rPr>
                <w:spacing w:val="-1"/>
                <w:sz w:val="21"/>
                <w:szCs w:val="21"/>
              </w:rPr>
              <w:t>27,390.75</w:t>
            </w:r>
          </w:p>
        </w:tc>
      </w:tr>
      <w:tr w14:paraId="3DA470C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5BCD66AA">
            <w:pPr>
              <w:kinsoku w:val="0"/>
              <w:autoSpaceDE w:val="0"/>
              <w:autoSpaceDN w:val="0"/>
              <w:adjustRightInd w:val="0"/>
              <w:snapToGrid w:val="0"/>
              <w:spacing w:before="166" w:line="216" w:lineRule="auto"/>
              <w:ind w:left="881" w:firstLine="210" w:firstLineChars="1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林吉特</w:t>
            </w:r>
          </w:p>
        </w:tc>
        <w:tc>
          <w:tcPr>
            <w:tcW w:w="1410" w:type="pct"/>
            <w:noWrap/>
            <w:vAlign w:val="center"/>
          </w:tcPr>
          <w:p w14:paraId="6C593709">
            <w:pPr>
              <w:widowControl/>
              <w:spacing w:line="400" w:lineRule="exact"/>
              <w:jc w:val="right"/>
              <w:rPr>
                <w:rFonts w:ascii="Arial Narrow" w:hAnsi="Arial Narrow" w:eastAsia="Arial Narrow" w:cs="Arial Narrow"/>
                <w:color w:val="000000"/>
                <w:spacing w:val="-1"/>
                <w:kern w:val="0"/>
                <w:sz w:val="21"/>
                <w:szCs w:val="21"/>
                <w:lang w:eastAsia="en-US"/>
              </w:rPr>
            </w:pPr>
            <w:r>
              <w:rPr>
                <w:rFonts w:hint="eastAsia" w:ascii="Arial Narrow" w:hAnsi="Arial Narrow" w:eastAsia="Arial Narrow" w:cs="Arial Narrow"/>
                <w:color w:val="000000"/>
                <w:spacing w:val="-1"/>
                <w:kern w:val="0"/>
                <w:sz w:val="21"/>
                <w:szCs w:val="21"/>
                <w:lang w:eastAsia="en-US"/>
              </w:rPr>
              <w:t xml:space="preserve"> 338,902.07 </w:t>
            </w:r>
          </w:p>
        </w:tc>
        <w:tc>
          <w:tcPr>
            <w:tcW w:w="1519" w:type="pct"/>
            <w:noWrap/>
          </w:tcPr>
          <w:p w14:paraId="4653E865">
            <w:pPr>
              <w:pStyle w:val="71"/>
              <w:spacing w:before="191" w:line="208" w:lineRule="auto"/>
              <w:ind w:left="520"/>
              <w:jc w:val="right"/>
              <w:rPr>
                <w:spacing w:val="-1"/>
                <w:sz w:val="21"/>
                <w:szCs w:val="21"/>
              </w:rPr>
            </w:pPr>
            <w:r>
              <w:rPr>
                <w:spacing w:val="-1"/>
                <w:sz w:val="21"/>
                <w:szCs w:val="21"/>
              </w:rPr>
              <w:t>111,223.81</w:t>
            </w:r>
          </w:p>
        </w:tc>
      </w:tr>
      <w:tr w14:paraId="07FF7E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4507E8C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其他货币资金</w:t>
            </w:r>
          </w:p>
        </w:tc>
        <w:tc>
          <w:tcPr>
            <w:tcW w:w="1410" w:type="pct"/>
            <w:noWrap/>
            <w:vAlign w:val="center"/>
          </w:tcPr>
          <w:p w14:paraId="61045685">
            <w:pPr>
              <w:widowControl/>
              <w:spacing w:line="400" w:lineRule="exact"/>
              <w:jc w:val="right"/>
              <w:rPr>
                <w:rFonts w:hint="eastAsia" w:ascii="Arial Narrow" w:hAnsi="Arial Narrow" w:eastAsia="宋体" w:cs="Arial Narrow"/>
                <w:color w:val="000000"/>
                <w:spacing w:val="-1"/>
                <w:kern w:val="0"/>
                <w:sz w:val="21"/>
                <w:szCs w:val="21"/>
                <w:lang w:eastAsia="zh-CN"/>
              </w:rPr>
            </w:pPr>
            <w:r>
              <w:rPr>
                <w:rFonts w:ascii="Arial Narrow" w:hAnsi="Arial Narrow" w:eastAsia="Arial Narrow" w:cs="Arial Narrow"/>
                <w:color w:val="000000"/>
                <w:spacing w:val="-1"/>
                <w:kern w:val="0"/>
                <w:sz w:val="21"/>
                <w:szCs w:val="21"/>
                <w:lang w:eastAsia="en-US"/>
              </w:rPr>
              <w:t>6</w:t>
            </w:r>
            <w:r>
              <w:rPr>
                <w:rFonts w:hint="eastAsia" w:ascii="Arial Narrow" w:hAnsi="Arial Narrow" w:eastAsia="Arial Narrow" w:cs="Arial Narrow"/>
                <w:color w:val="000000"/>
                <w:spacing w:val="-1"/>
                <w:kern w:val="0"/>
                <w:sz w:val="21"/>
                <w:szCs w:val="21"/>
                <w:lang w:eastAsia="en-US"/>
              </w:rPr>
              <w:t>,</w:t>
            </w:r>
            <w:r>
              <w:rPr>
                <w:rFonts w:ascii="Arial Narrow" w:hAnsi="Arial Narrow" w:eastAsia="Arial Narrow" w:cs="Arial Narrow"/>
                <w:color w:val="000000"/>
                <w:spacing w:val="-1"/>
                <w:kern w:val="0"/>
                <w:sz w:val="21"/>
                <w:szCs w:val="21"/>
                <w:lang w:eastAsia="en-US"/>
              </w:rPr>
              <w:t>600</w:t>
            </w:r>
            <w:r>
              <w:rPr>
                <w:rFonts w:hint="eastAsia" w:ascii="Arial Narrow" w:hAnsi="Arial Narrow" w:eastAsia="Arial Narrow" w:cs="Arial Narrow"/>
                <w:color w:val="000000"/>
                <w:spacing w:val="-1"/>
                <w:kern w:val="0"/>
                <w:sz w:val="21"/>
                <w:szCs w:val="21"/>
                <w:lang w:eastAsia="en-US"/>
              </w:rPr>
              <w:t>,</w:t>
            </w:r>
            <w:r>
              <w:rPr>
                <w:rFonts w:ascii="Arial Narrow" w:hAnsi="Arial Narrow" w:eastAsia="Arial Narrow" w:cs="Arial Narrow"/>
                <w:color w:val="000000"/>
                <w:spacing w:val="-1"/>
                <w:kern w:val="0"/>
                <w:sz w:val="21"/>
                <w:szCs w:val="21"/>
                <w:lang w:eastAsia="en-US"/>
              </w:rPr>
              <w:t>750.61</w:t>
            </w:r>
          </w:p>
        </w:tc>
        <w:tc>
          <w:tcPr>
            <w:tcW w:w="1519" w:type="pct"/>
            <w:noWrap/>
            <w:vAlign w:val="center"/>
          </w:tcPr>
          <w:p w14:paraId="74D4C852">
            <w:pPr>
              <w:widowControl/>
              <w:spacing w:line="400" w:lineRule="exact"/>
              <w:jc w:val="right"/>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27,055,540.17</w:t>
            </w:r>
          </w:p>
        </w:tc>
      </w:tr>
      <w:tr w14:paraId="6A88FB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7AF52CC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10" w:type="pct"/>
            <w:noWrap/>
            <w:vAlign w:val="center"/>
          </w:tcPr>
          <w:p w14:paraId="03FE899C">
            <w:pPr>
              <w:widowControl/>
              <w:spacing w:line="400" w:lineRule="exact"/>
              <w:jc w:val="right"/>
              <w:rPr>
                <w:rFonts w:ascii="Arial Narrow" w:hAnsi="Arial Narrow" w:eastAsia="Arial Narrow" w:cs="Arial Narrow"/>
                <w:b/>
                <w:color w:val="000000"/>
                <w:spacing w:val="-1"/>
                <w:kern w:val="0"/>
                <w:sz w:val="21"/>
                <w:szCs w:val="21"/>
                <w:lang w:eastAsia="en-US"/>
              </w:rPr>
            </w:pPr>
            <w:r>
              <w:rPr>
                <w:rFonts w:ascii="Arial Narrow" w:hAnsi="Arial Narrow" w:eastAsia="Arial Narrow" w:cs="Arial Narrow"/>
                <w:b/>
                <w:bCs/>
                <w:color w:val="000000"/>
                <w:spacing w:val="-1"/>
                <w:kern w:val="0"/>
                <w:sz w:val="21"/>
                <w:szCs w:val="21"/>
                <w:lang w:eastAsia="en-US"/>
              </w:rPr>
              <w:t>46</w:t>
            </w:r>
            <w:r>
              <w:rPr>
                <w:rFonts w:hint="eastAsia" w:ascii="Arial Narrow" w:hAnsi="Arial Narrow" w:eastAsia="Arial Narrow" w:cs="Arial Narrow"/>
                <w:b/>
                <w:bCs/>
                <w:color w:val="000000"/>
                <w:spacing w:val="-1"/>
                <w:kern w:val="0"/>
                <w:sz w:val="21"/>
                <w:szCs w:val="21"/>
                <w:lang w:eastAsia="en-US"/>
              </w:rPr>
              <w:t>,</w:t>
            </w:r>
            <w:r>
              <w:rPr>
                <w:rFonts w:ascii="Arial Narrow" w:hAnsi="Arial Narrow" w:eastAsia="Arial Narrow" w:cs="Arial Narrow"/>
                <w:b/>
                <w:bCs/>
                <w:color w:val="000000"/>
                <w:spacing w:val="-1"/>
                <w:kern w:val="0"/>
                <w:sz w:val="21"/>
                <w:szCs w:val="21"/>
                <w:lang w:eastAsia="en-US"/>
              </w:rPr>
              <w:t>964</w:t>
            </w:r>
            <w:r>
              <w:rPr>
                <w:rFonts w:hint="eastAsia" w:ascii="Arial Narrow" w:hAnsi="Arial Narrow" w:eastAsia="Arial Narrow" w:cs="Arial Narrow"/>
                <w:b/>
                <w:bCs/>
                <w:color w:val="000000"/>
                <w:spacing w:val="-1"/>
                <w:kern w:val="0"/>
                <w:sz w:val="21"/>
                <w:szCs w:val="21"/>
                <w:lang w:eastAsia="en-US"/>
              </w:rPr>
              <w:t>,</w:t>
            </w:r>
            <w:r>
              <w:rPr>
                <w:rFonts w:ascii="Arial Narrow" w:hAnsi="Arial Narrow" w:eastAsia="Arial Narrow" w:cs="Arial Narrow"/>
                <w:b/>
                <w:bCs/>
                <w:color w:val="000000"/>
                <w:spacing w:val="-1"/>
                <w:kern w:val="0"/>
                <w:sz w:val="21"/>
                <w:szCs w:val="21"/>
                <w:lang w:eastAsia="en-US"/>
              </w:rPr>
              <w:t>090.52</w:t>
            </w:r>
          </w:p>
        </w:tc>
        <w:tc>
          <w:tcPr>
            <w:tcW w:w="1519" w:type="pct"/>
            <w:noWrap/>
            <w:vAlign w:val="center"/>
          </w:tcPr>
          <w:p w14:paraId="6449A235">
            <w:pPr>
              <w:widowControl/>
              <w:spacing w:line="400" w:lineRule="exact"/>
              <w:jc w:val="right"/>
              <w:rPr>
                <w:rFonts w:ascii="Arial Narrow" w:hAnsi="Arial Narrow" w:eastAsia="Arial Narrow" w:cs="Arial Narrow"/>
                <w:b/>
                <w:color w:val="000000"/>
                <w:spacing w:val="-1"/>
                <w:kern w:val="0"/>
                <w:sz w:val="21"/>
                <w:szCs w:val="21"/>
                <w:lang w:eastAsia="en-US"/>
              </w:rPr>
            </w:pPr>
            <w:r>
              <w:rPr>
                <w:rFonts w:ascii="Arial Narrow" w:hAnsi="Arial Narrow" w:eastAsia="Arial Narrow" w:cs="Arial Narrow"/>
                <w:b/>
                <w:color w:val="000000"/>
                <w:spacing w:val="-1"/>
                <w:kern w:val="0"/>
                <w:sz w:val="21"/>
                <w:szCs w:val="21"/>
                <w:lang w:eastAsia="en-US"/>
              </w:rPr>
              <w:t>82,122,131.23</w:t>
            </w:r>
          </w:p>
        </w:tc>
      </w:tr>
      <w:tr w14:paraId="65BDA3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20BC8E49">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w:t>
            </w:r>
            <w:r>
              <w:rPr>
                <w:rFonts w:hint="eastAsia" w:asciiTheme="minorEastAsia" w:hAnsiTheme="minorEastAsia" w:eastAsiaTheme="minorEastAsia"/>
                <w:szCs w:val="21"/>
              </w:rPr>
              <w:t>存放在境外的款项总额</w:t>
            </w:r>
          </w:p>
        </w:tc>
        <w:tc>
          <w:tcPr>
            <w:tcW w:w="1410" w:type="pct"/>
            <w:noWrap/>
            <w:vAlign w:val="center"/>
          </w:tcPr>
          <w:p w14:paraId="71DC85B1">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b/>
                <w:bCs/>
                <w:color w:val="000000"/>
                <w:spacing w:val="-1"/>
                <w:kern w:val="0"/>
                <w:sz w:val="21"/>
                <w:szCs w:val="21"/>
                <w:lang w:eastAsia="en-US"/>
              </w:rPr>
              <w:t>4,906,163.85</w:t>
            </w:r>
          </w:p>
        </w:tc>
        <w:tc>
          <w:tcPr>
            <w:tcW w:w="1519" w:type="pct"/>
            <w:noWrap/>
            <w:vAlign w:val="bottom"/>
          </w:tcPr>
          <w:p w14:paraId="5A877ED4">
            <w:pPr>
              <w:jc w:val="right"/>
              <w:rPr>
                <w:rFonts w:ascii="Arial Narrow" w:hAnsi="Arial Narrow" w:cs="宋体"/>
                <w:b/>
                <w:color w:val="000000"/>
                <w:sz w:val="21"/>
                <w:szCs w:val="21"/>
              </w:rPr>
            </w:pPr>
            <w:r>
              <w:rPr>
                <w:rFonts w:ascii="Arial Narrow" w:hAnsi="Arial Narrow"/>
                <w:b/>
                <w:color w:val="000000"/>
                <w:sz w:val="21"/>
                <w:szCs w:val="21"/>
              </w:rPr>
              <w:t>4,498,548.09</w:t>
            </w:r>
          </w:p>
        </w:tc>
      </w:tr>
      <w:tr w14:paraId="00DEBC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3255ED72">
            <w:pPr>
              <w:kinsoku w:val="0"/>
              <w:autoSpaceDE w:val="0"/>
              <w:autoSpaceDN w:val="0"/>
              <w:adjustRightInd w:val="0"/>
              <w:snapToGrid w:val="0"/>
              <w:spacing w:before="160" w:line="216" w:lineRule="auto"/>
              <w:ind w:left="343"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美元</w:t>
            </w:r>
          </w:p>
        </w:tc>
        <w:tc>
          <w:tcPr>
            <w:tcW w:w="2599" w:type="dxa"/>
            <w:noWrap/>
            <w:vAlign w:val="center"/>
          </w:tcPr>
          <w:p w14:paraId="7DECBCB9">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color w:val="000000"/>
                <w:spacing w:val="-1"/>
                <w:kern w:val="0"/>
                <w:sz w:val="21"/>
                <w:szCs w:val="21"/>
                <w:lang w:eastAsia="en-US"/>
              </w:rPr>
              <w:t xml:space="preserve"> 4,452,608.93 </w:t>
            </w:r>
          </w:p>
        </w:tc>
        <w:tc>
          <w:tcPr>
            <w:tcW w:w="1519" w:type="pct"/>
            <w:noWrap/>
            <w:vAlign w:val="bottom"/>
          </w:tcPr>
          <w:p w14:paraId="567CB8EF">
            <w:pPr>
              <w:jc w:val="right"/>
              <w:outlineLvl w:val="0"/>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4,359,933.53</w:t>
            </w:r>
          </w:p>
        </w:tc>
      </w:tr>
      <w:tr w14:paraId="1A6154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2588A6FF">
            <w:pPr>
              <w:kinsoku w:val="0"/>
              <w:autoSpaceDE w:val="0"/>
              <w:autoSpaceDN w:val="0"/>
              <w:adjustRightInd w:val="0"/>
              <w:snapToGrid w:val="0"/>
              <w:spacing w:before="160" w:line="216" w:lineRule="auto"/>
              <w:ind w:left="343"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港币</w:t>
            </w:r>
          </w:p>
        </w:tc>
        <w:tc>
          <w:tcPr>
            <w:tcW w:w="2599" w:type="dxa"/>
            <w:noWrap/>
            <w:vAlign w:val="center"/>
          </w:tcPr>
          <w:p w14:paraId="7C1071A8">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color w:val="000000"/>
                <w:spacing w:val="-1"/>
                <w:kern w:val="0"/>
                <w:sz w:val="21"/>
                <w:szCs w:val="21"/>
                <w:lang w:eastAsia="en-US"/>
              </w:rPr>
              <w:t xml:space="preserve"> 114,652.85 </w:t>
            </w:r>
          </w:p>
        </w:tc>
        <w:tc>
          <w:tcPr>
            <w:tcW w:w="1519" w:type="pct"/>
            <w:noWrap/>
            <w:vAlign w:val="bottom"/>
          </w:tcPr>
          <w:p w14:paraId="40630733">
            <w:pPr>
              <w:jc w:val="right"/>
              <w:outlineLvl w:val="0"/>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27,390.75</w:t>
            </w:r>
          </w:p>
        </w:tc>
      </w:tr>
      <w:tr w14:paraId="35F7FC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16255C8D">
            <w:pPr>
              <w:kinsoku w:val="0"/>
              <w:autoSpaceDE w:val="0"/>
              <w:autoSpaceDN w:val="0"/>
              <w:adjustRightInd w:val="0"/>
              <w:snapToGrid w:val="0"/>
              <w:spacing w:before="160" w:line="216" w:lineRule="auto"/>
              <w:ind w:left="343"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林吉特</w:t>
            </w:r>
          </w:p>
        </w:tc>
        <w:tc>
          <w:tcPr>
            <w:tcW w:w="2599" w:type="dxa"/>
            <w:noWrap/>
            <w:vAlign w:val="center"/>
          </w:tcPr>
          <w:p w14:paraId="40E89EA3">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color w:val="000000"/>
                <w:spacing w:val="-1"/>
                <w:kern w:val="0"/>
                <w:sz w:val="21"/>
                <w:szCs w:val="21"/>
                <w:lang w:eastAsia="en-US"/>
              </w:rPr>
              <w:t xml:space="preserve"> 338,902.07 </w:t>
            </w:r>
          </w:p>
        </w:tc>
        <w:tc>
          <w:tcPr>
            <w:tcW w:w="1519" w:type="pct"/>
            <w:noWrap/>
            <w:vAlign w:val="bottom"/>
          </w:tcPr>
          <w:p w14:paraId="08F8BB02">
            <w:pPr>
              <w:jc w:val="right"/>
              <w:outlineLvl w:val="0"/>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111,223.81</w:t>
            </w:r>
          </w:p>
        </w:tc>
      </w:tr>
      <w:tr w14:paraId="131692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0D64A331">
            <w:pPr>
              <w:widowControl/>
              <w:spacing w:line="400" w:lineRule="exact"/>
              <w:ind w:left="1155" w:hanging="1155" w:hangingChars="55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其中：存放在境外且资金</w:t>
            </w:r>
          </w:p>
          <w:p w14:paraId="067E5C11">
            <w:pPr>
              <w:widowControl/>
              <w:spacing w:line="400" w:lineRule="exact"/>
              <w:ind w:firstLine="1050" w:firstLineChars="5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汇回受到限制的款项</w:t>
            </w:r>
          </w:p>
        </w:tc>
        <w:tc>
          <w:tcPr>
            <w:tcW w:w="1410" w:type="pct"/>
            <w:noWrap/>
            <w:vAlign w:val="center"/>
          </w:tcPr>
          <w:p w14:paraId="56D6D444">
            <w:pPr>
              <w:widowControl/>
              <w:spacing w:line="400" w:lineRule="exact"/>
              <w:jc w:val="right"/>
              <w:rPr>
                <w:rFonts w:hint="eastAsia" w:cs="Arial" w:asciiTheme="minorEastAsia" w:hAnsiTheme="minorEastAsia" w:eastAsiaTheme="minorEastAsia"/>
                <w:kern w:val="0"/>
                <w:szCs w:val="21"/>
              </w:rPr>
            </w:pPr>
          </w:p>
        </w:tc>
        <w:tc>
          <w:tcPr>
            <w:tcW w:w="1519" w:type="pct"/>
            <w:noWrap/>
            <w:vAlign w:val="center"/>
          </w:tcPr>
          <w:p w14:paraId="661D8B4A">
            <w:pPr>
              <w:widowControl/>
              <w:spacing w:line="400" w:lineRule="exact"/>
              <w:jc w:val="right"/>
              <w:rPr>
                <w:rFonts w:hint="eastAsia" w:cs="Arial" w:asciiTheme="minorEastAsia" w:hAnsiTheme="minorEastAsia" w:eastAsiaTheme="minorEastAsia"/>
                <w:kern w:val="0"/>
                <w:szCs w:val="21"/>
              </w:rPr>
            </w:pPr>
          </w:p>
        </w:tc>
      </w:tr>
    </w:tbl>
    <w:p w14:paraId="61DEA154">
      <w:pPr>
        <w:spacing w:line="460" w:lineRule="atLeast"/>
        <w:ind w:firstLine="420" w:firstLineChars="200"/>
        <w:jc w:val="left"/>
        <w:rPr>
          <w:szCs w:val="21"/>
        </w:rPr>
      </w:pPr>
      <w:r>
        <w:rPr>
          <w:rFonts w:hint="eastAsia"/>
          <w:szCs w:val="21"/>
        </w:rPr>
        <w:t>注：</w:t>
      </w:r>
      <w:bookmarkStart w:id="30" w:name="OLE_LINK48"/>
      <w:r>
        <w:rPr>
          <w:rFonts w:hint="eastAsia"/>
          <w:szCs w:val="21"/>
        </w:rPr>
        <w:t>2025年12月31日，本公司的使用权受到限制的货币资金为人民币8,064,400.53元，其中履约保证金及保函保证金人民币6,599,751.63元，冻结资金1,464,648.90元。</w:t>
      </w:r>
    </w:p>
    <w:p w14:paraId="482892E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w:t>
      </w:r>
      <w:r>
        <w:rPr>
          <w:rFonts w:cs="Arial" w:asciiTheme="minorEastAsia" w:hAnsiTheme="minorEastAsia" w:eastAsiaTheme="minorEastAsia"/>
          <w:b/>
          <w:szCs w:val="21"/>
        </w:rPr>
        <w:t>、应收票据</w:t>
      </w:r>
    </w:p>
    <w:p w14:paraId="3C2BB2C8">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应收票据分类列示</w:t>
      </w:r>
    </w:p>
    <w:tbl>
      <w:tblPr>
        <w:tblStyle w:val="20"/>
        <w:tblW w:w="918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227"/>
        <w:gridCol w:w="2977"/>
        <w:gridCol w:w="2976"/>
      </w:tblGrid>
      <w:tr w14:paraId="276683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tcPr>
          <w:p w14:paraId="797B274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项目</w:t>
            </w:r>
          </w:p>
        </w:tc>
        <w:tc>
          <w:tcPr>
            <w:tcW w:w="2977" w:type="dxa"/>
          </w:tcPr>
          <w:p w14:paraId="524CE92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2976" w:type="dxa"/>
          </w:tcPr>
          <w:p w14:paraId="71E0C39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cs="Arial" w:asciiTheme="minorEastAsia" w:hAnsiTheme="minorEastAsia" w:eastAsiaTheme="minorEastAsia"/>
                <w:kern w:val="0"/>
                <w:szCs w:val="21"/>
              </w:rPr>
              <w:t>余额</w:t>
            </w:r>
          </w:p>
        </w:tc>
      </w:tr>
      <w:tr w14:paraId="4A0F78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vAlign w:val="center"/>
          </w:tcPr>
          <w:p w14:paraId="7FEC786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银行承兑汇票</w:t>
            </w:r>
          </w:p>
        </w:tc>
        <w:tc>
          <w:tcPr>
            <w:tcW w:w="2977" w:type="dxa"/>
            <w:vAlign w:val="center"/>
          </w:tcPr>
          <w:p w14:paraId="75130A6A">
            <w:pPr>
              <w:spacing w:line="400" w:lineRule="exact"/>
              <w:jc w:val="right"/>
              <w:rPr>
                <w:rFonts w:hint="eastAsia" w:ascii="Arial Narrow" w:hAnsi="Arial Narrow" w:eastAsia="宋体" w:cs="Arial Narrow"/>
                <w:color w:val="000000"/>
                <w:kern w:val="0"/>
                <w:szCs w:val="21"/>
                <w:lang w:eastAsia="zh-CN"/>
              </w:rPr>
            </w:pPr>
            <w:r>
              <w:rPr>
                <w:rFonts w:hint="eastAsia" w:ascii="Arial Narrow" w:hAnsi="Arial Narrow" w:eastAsia="Arial Narrow" w:cs="Arial Narrow"/>
                <w:color w:val="000000"/>
                <w:kern w:val="0"/>
                <w:szCs w:val="21"/>
                <w:lang w:eastAsia="en-US"/>
              </w:rPr>
              <w:t>1,435,413.00</w:t>
            </w:r>
          </w:p>
        </w:tc>
        <w:tc>
          <w:tcPr>
            <w:tcW w:w="2976" w:type="dxa"/>
            <w:vAlign w:val="center"/>
          </w:tcPr>
          <w:p w14:paraId="2129FB95">
            <w:pPr>
              <w:pStyle w:val="71"/>
              <w:spacing w:before="187" w:line="212" w:lineRule="auto"/>
              <w:ind w:right="21"/>
              <w:jc w:val="right"/>
              <w:rPr>
                <w:spacing w:val="-1"/>
                <w:sz w:val="21"/>
                <w:szCs w:val="21"/>
              </w:rPr>
            </w:pPr>
            <w:r>
              <w:rPr>
                <w:rFonts w:hint="eastAsia"/>
                <w:spacing w:val="-1"/>
                <w:sz w:val="21"/>
                <w:szCs w:val="21"/>
              </w:rPr>
              <w:t>426,615.00</w:t>
            </w:r>
          </w:p>
        </w:tc>
      </w:tr>
      <w:tr w14:paraId="4A579F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vAlign w:val="center"/>
          </w:tcPr>
          <w:p w14:paraId="2284767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商业承兑汇票</w:t>
            </w:r>
          </w:p>
        </w:tc>
        <w:tc>
          <w:tcPr>
            <w:tcW w:w="2977" w:type="dxa"/>
            <w:vAlign w:val="center"/>
          </w:tcPr>
          <w:p w14:paraId="185FDEBA">
            <w:pPr>
              <w:spacing w:line="400" w:lineRule="exact"/>
              <w:jc w:val="right"/>
              <w:rPr>
                <w:rFonts w:hint="eastAsia" w:ascii="Arial Narrow" w:hAnsi="Arial Narrow" w:eastAsia="宋体" w:cs="Arial Narrow"/>
                <w:color w:val="000000"/>
                <w:kern w:val="0"/>
                <w:szCs w:val="21"/>
                <w:lang w:eastAsia="zh-CN"/>
              </w:rPr>
            </w:pPr>
            <w:r>
              <w:rPr>
                <w:rFonts w:hint="eastAsia" w:ascii="Arial Narrow" w:hAnsi="Arial Narrow" w:eastAsia="Arial Narrow" w:cs="Arial Narrow"/>
                <w:color w:val="000000"/>
                <w:kern w:val="0"/>
                <w:szCs w:val="21"/>
                <w:lang w:eastAsia="en-US"/>
              </w:rPr>
              <w:t>386,679.96</w:t>
            </w:r>
          </w:p>
        </w:tc>
        <w:tc>
          <w:tcPr>
            <w:tcW w:w="2976" w:type="dxa"/>
            <w:vAlign w:val="center"/>
          </w:tcPr>
          <w:p w14:paraId="3AB9FEB2">
            <w:pPr>
              <w:pStyle w:val="71"/>
              <w:spacing w:before="191" w:line="212" w:lineRule="auto"/>
              <w:ind w:right="21"/>
              <w:jc w:val="right"/>
              <w:rPr>
                <w:spacing w:val="-1"/>
                <w:sz w:val="21"/>
                <w:szCs w:val="21"/>
              </w:rPr>
            </w:pPr>
            <w:r>
              <w:rPr>
                <w:rFonts w:hint="eastAsia"/>
                <w:spacing w:val="-1"/>
                <w:sz w:val="21"/>
                <w:szCs w:val="21"/>
              </w:rPr>
              <w:t>2,093,831.34</w:t>
            </w:r>
          </w:p>
        </w:tc>
      </w:tr>
      <w:tr w14:paraId="073449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vAlign w:val="center"/>
          </w:tcPr>
          <w:p w14:paraId="59D6A6E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2977" w:type="dxa"/>
            <w:vAlign w:val="center"/>
          </w:tcPr>
          <w:p w14:paraId="1767C8F8">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kern w:val="0"/>
                <w:szCs w:val="21"/>
                <w:lang w:eastAsia="en-US"/>
              </w:rPr>
              <w:t>1,822,092.96</w:t>
            </w:r>
          </w:p>
        </w:tc>
        <w:tc>
          <w:tcPr>
            <w:tcW w:w="2976" w:type="dxa"/>
            <w:vAlign w:val="center"/>
          </w:tcPr>
          <w:p w14:paraId="1196F007">
            <w:pPr>
              <w:pStyle w:val="71"/>
              <w:spacing w:before="197" w:line="208" w:lineRule="auto"/>
              <w:ind w:right="21"/>
              <w:jc w:val="right"/>
              <w:rPr>
                <w:b/>
                <w:sz w:val="21"/>
                <w:szCs w:val="21"/>
              </w:rPr>
            </w:pPr>
            <w:r>
              <w:rPr>
                <w:rFonts w:hint="eastAsia"/>
                <w:b/>
                <w:sz w:val="21"/>
                <w:szCs w:val="21"/>
              </w:rPr>
              <w:t>2,520,446.34</w:t>
            </w:r>
          </w:p>
        </w:tc>
      </w:tr>
      <w:tr w14:paraId="123730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90" w:hRule="atLeast"/>
        </w:trPr>
        <w:tc>
          <w:tcPr>
            <w:tcW w:w="3227" w:type="dxa"/>
            <w:vAlign w:val="center"/>
          </w:tcPr>
          <w:p w14:paraId="5FB976A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977" w:type="dxa"/>
            <w:vAlign w:val="center"/>
          </w:tcPr>
          <w:p w14:paraId="16C95065">
            <w:pPr>
              <w:spacing w:line="400" w:lineRule="exact"/>
              <w:jc w:val="right"/>
              <w:rPr>
                <w:rFonts w:hint="eastAsia" w:ascii="Arial Narrow" w:hAnsi="Arial Narrow" w:eastAsia="宋体" w:cs="Arial Narrow"/>
                <w:color w:val="000000"/>
                <w:kern w:val="0"/>
                <w:szCs w:val="21"/>
                <w:lang w:eastAsia="zh-CN"/>
              </w:rPr>
            </w:pPr>
            <w:r>
              <w:rPr>
                <w:rFonts w:hint="eastAsia" w:ascii="Arial Narrow" w:hAnsi="Arial Narrow" w:eastAsia="Arial Narrow" w:cs="Arial Narrow"/>
                <w:color w:val="000000"/>
                <w:kern w:val="0"/>
                <w:szCs w:val="21"/>
                <w:lang w:eastAsia="en-US"/>
              </w:rPr>
              <w:t>237,268.89</w:t>
            </w:r>
          </w:p>
        </w:tc>
        <w:tc>
          <w:tcPr>
            <w:tcW w:w="2976" w:type="dxa"/>
            <w:vAlign w:val="center"/>
          </w:tcPr>
          <w:p w14:paraId="6729D5FA">
            <w:pPr>
              <w:spacing w:line="400" w:lineRule="exact"/>
              <w:jc w:val="right"/>
              <w:rPr>
                <w:rFonts w:ascii="Arial Narrow" w:hAnsi="Arial Narrow" w:eastAsia="Arial Narrow" w:cs="Arial Narrow"/>
                <w:color w:val="000000"/>
                <w:kern w:val="0"/>
                <w:szCs w:val="21"/>
                <w:lang w:eastAsia="en-US"/>
              </w:rPr>
            </w:pPr>
            <w:r>
              <w:rPr>
                <w:rFonts w:ascii="Arial Narrow" w:hAnsi="Arial Narrow" w:eastAsia="Arial Narrow" w:cs="Arial Narrow"/>
                <w:color w:val="000000"/>
                <w:kern w:val="0"/>
                <w:szCs w:val="21"/>
                <w:lang w:eastAsia="en-US"/>
              </w:rPr>
              <w:t>304,233.69</w:t>
            </w:r>
          </w:p>
        </w:tc>
      </w:tr>
      <w:tr w14:paraId="40FD05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vAlign w:val="center"/>
          </w:tcPr>
          <w:p w14:paraId="28C7060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77" w:type="dxa"/>
            <w:vAlign w:val="center"/>
          </w:tcPr>
          <w:p w14:paraId="222305DD">
            <w:pPr>
              <w:spacing w:line="400" w:lineRule="exact"/>
              <w:jc w:val="right"/>
              <w:rPr>
                <w:rFonts w:hint="eastAsia" w:ascii="Arial Narrow" w:hAnsi="Arial Narrow" w:eastAsia="宋体" w:cs="Arial Narrow"/>
                <w:color w:val="000000"/>
                <w:kern w:val="0"/>
                <w:szCs w:val="21"/>
                <w:lang w:eastAsia="zh-CN"/>
              </w:rPr>
            </w:pPr>
            <w:r>
              <w:rPr>
                <w:rFonts w:hint="eastAsia" w:ascii="Arial Narrow" w:hAnsi="Arial Narrow" w:eastAsia="Arial Narrow" w:cs="Arial Narrow"/>
                <w:b/>
                <w:color w:val="000000"/>
                <w:kern w:val="0"/>
                <w:szCs w:val="21"/>
                <w:lang w:eastAsia="en-US"/>
              </w:rPr>
              <w:t>1,584,824.07</w:t>
            </w:r>
          </w:p>
        </w:tc>
        <w:tc>
          <w:tcPr>
            <w:tcW w:w="2976" w:type="dxa"/>
            <w:vAlign w:val="center"/>
          </w:tcPr>
          <w:p w14:paraId="084DFD28">
            <w:pPr>
              <w:spacing w:line="400" w:lineRule="exact"/>
              <w:jc w:val="right"/>
              <w:rPr>
                <w:rFonts w:ascii="Arial Narrow" w:hAnsi="Arial Narrow" w:eastAsia="Arial Narrow" w:cs="Arial Narrow"/>
                <w:b/>
                <w:color w:val="000000"/>
                <w:kern w:val="0"/>
                <w:szCs w:val="21"/>
                <w:lang w:eastAsia="en-US"/>
              </w:rPr>
            </w:pPr>
            <w:r>
              <w:rPr>
                <w:rFonts w:ascii="Arial Narrow" w:hAnsi="Arial Narrow" w:eastAsia="Arial Narrow" w:cs="Arial Narrow"/>
                <w:b/>
                <w:color w:val="000000"/>
                <w:kern w:val="0"/>
                <w:szCs w:val="21"/>
                <w:lang w:eastAsia="en-US"/>
              </w:rPr>
              <w:t>2,216,212.65</w:t>
            </w:r>
          </w:p>
        </w:tc>
      </w:tr>
    </w:tbl>
    <w:p w14:paraId="6868450E">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（2）按</w:t>
      </w:r>
      <w:r>
        <w:rPr>
          <w:rFonts w:cs="Arial" w:asciiTheme="minorEastAsia" w:hAnsiTheme="minorEastAsia" w:eastAsiaTheme="minorEastAsia"/>
          <w:szCs w:val="21"/>
        </w:rPr>
        <w:t>坏账计提方法分类列示，按</w:t>
      </w:r>
      <w:r>
        <w:rPr>
          <w:rFonts w:hint="eastAsia" w:cs="Arial" w:asciiTheme="minorEastAsia" w:hAnsiTheme="minorEastAsia" w:eastAsiaTheme="minorEastAsia"/>
          <w:szCs w:val="21"/>
        </w:rPr>
        <w:t>组合计提</w:t>
      </w:r>
      <w:r>
        <w:rPr>
          <w:rFonts w:cs="Arial" w:asciiTheme="minorEastAsia" w:hAnsiTheme="minorEastAsia" w:eastAsiaTheme="minorEastAsia"/>
          <w:szCs w:val="21"/>
        </w:rPr>
        <w:t>坏账准备的应收票据</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2595"/>
        <w:gridCol w:w="1658"/>
        <w:gridCol w:w="1842"/>
      </w:tblGrid>
      <w:tr w14:paraId="7026A8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Merge w:val="restart"/>
            <w:vAlign w:val="center"/>
          </w:tcPr>
          <w:p w14:paraId="0895718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95" w:type="dxa"/>
            <w:gridSpan w:val="3"/>
            <w:noWrap/>
            <w:vAlign w:val="center"/>
          </w:tcPr>
          <w:p w14:paraId="0AD6921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w:t>
            </w:r>
            <w:r>
              <w:rPr>
                <w:rFonts w:cs="Arial" w:asciiTheme="minorEastAsia" w:hAnsiTheme="minorEastAsia" w:eastAsiaTheme="minorEastAsia"/>
                <w:kern w:val="0"/>
                <w:szCs w:val="21"/>
              </w:rPr>
              <w:t>余额</w:t>
            </w:r>
          </w:p>
        </w:tc>
      </w:tr>
      <w:tr w14:paraId="178C4F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Merge w:val="continue"/>
            <w:vAlign w:val="center"/>
          </w:tcPr>
          <w:p w14:paraId="1BFE6586">
            <w:pPr>
              <w:widowControl/>
              <w:spacing w:line="400" w:lineRule="exact"/>
              <w:jc w:val="left"/>
              <w:rPr>
                <w:rFonts w:hint="eastAsia" w:cs="Arial" w:asciiTheme="minorEastAsia" w:hAnsiTheme="minorEastAsia" w:eastAsiaTheme="minorEastAsia"/>
                <w:kern w:val="0"/>
                <w:szCs w:val="21"/>
              </w:rPr>
            </w:pPr>
          </w:p>
        </w:tc>
        <w:tc>
          <w:tcPr>
            <w:tcW w:w="2595" w:type="dxa"/>
            <w:noWrap/>
            <w:vAlign w:val="center"/>
          </w:tcPr>
          <w:p w14:paraId="4B9ACCF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应收票据</w:t>
            </w:r>
          </w:p>
        </w:tc>
        <w:tc>
          <w:tcPr>
            <w:tcW w:w="1658" w:type="dxa"/>
            <w:vAlign w:val="center"/>
          </w:tcPr>
          <w:p w14:paraId="09114C5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741D0129">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0FC40C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005" w:type="dxa"/>
            <w:noWrap/>
            <w:vAlign w:val="center"/>
          </w:tcPr>
          <w:p w14:paraId="29E125D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商业承兑汇票</w:t>
            </w:r>
          </w:p>
        </w:tc>
        <w:tc>
          <w:tcPr>
            <w:tcW w:w="2595" w:type="dxa"/>
            <w:noWrap/>
            <w:vAlign w:val="center"/>
          </w:tcPr>
          <w:p w14:paraId="1CA7C570">
            <w:pPr>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386,679.96</w:t>
            </w:r>
          </w:p>
        </w:tc>
        <w:tc>
          <w:tcPr>
            <w:tcW w:w="1658" w:type="dxa"/>
            <w:noWrap/>
            <w:vAlign w:val="center"/>
          </w:tcPr>
          <w:p w14:paraId="0A22120D">
            <w:pPr>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237,268.89</w:t>
            </w:r>
          </w:p>
        </w:tc>
        <w:tc>
          <w:tcPr>
            <w:tcW w:w="1842" w:type="dxa"/>
            <w:noWrap/>
            <w:vAlign w:val="center"/>
          </w:tcPr>
          <w:p w14:paraId="46144FFF">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61.36</w:t>
            </w:r>
          </w:p>
        </w:tc>
      </w:tr>
      <w:tr w14:paraId="464DC8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71C26C3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95" w:type="dxa"/>
            <w:noWrap/>
            <w:vAlign w:val="center"/>
          </w:tcPr>
          <w:p w14:paraId="4B6000C4">
            <w:pPr>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386,679.96</w:t>
            </w:r>
          </w:p>
        </w:tc>
        <w:tc>
          <w:tcPr>
            <w:tcW w:w="1658" w:type="dxa"/>
            <w:noWrap/>
            <w:vAlign w:val="center"/>
          </w:tcPr>
          <w:p w14:paraId="385500FA">
            <w:pPr>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237,268.89</w:t>
            </w:r>
          </w:p>
        </w:tc>
        <w:tc>
          <w:tcPr>
            <w:tcW w:w="1842" w:type="dxa"/>
            <w:noWrap/>
            <w:vAlign w:val="center"/>
          </w:tcPr>
          <w:p w14:paraId="11216AFF">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61.36</w:t>
            </w:r>
          </w:p>
        </w:tc>
      </w:tr>
    </w:tbl>
    <w:p w14:paraId="5726DA20">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w:t>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759"/>
        <w:gridCol w:w="1344"/>
        <w:gridCol w:w="1451"/>
        <w:gridCol w:w="1411"/>
        <w:gridCol w:w="1455"/>
        <w:gridCol w:w="1793"/>
      </w:tblGrid>
      <w:tr w14:paraId="16BC1C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rPr>
        <w:tc>
          <w:tcPr>
            <w:tcW w:w="1759" w:type="dxa"/>
            <w:vMerge w:val="restart"/>
            <w:vAlign w:val="center"/>
          </w:tcPr>
          <w:p w14:paraId="5A56C4F4">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344" w:type="dxa"/>
            <w:vMerge w:val="restart"/>
            <w:vAlign w:val="center"/>
          </w:tcPr>
          <w:p w14:paraId="1CFEE697">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317" w:type="dxa"/>
            <w:gridSpan w:val="3"/>
          </w:tcPr>
          <w:p w14:paraId="6A7D1AF2">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793" w:type="dxa"/>
            <w:vMerge w:val="restart"/>
            <w:vAlign w:val="center"/>
          </w:tcPr>
          <w:p w14:paraId="003ECCD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782184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759" w:type="dxa"/>
            <w:vMerge w:val="continue"/>
          </w:tcPr>
          <w:p w14:paraId="5F7CC2D1">
            <w:pPr>
              <w:spacing w:line="400" w:lineRule="exact"/>
              <w:jc w:val="center"/>
              <w:rPr>
                <w:rFonts w:hint="eastAsia" w:cs="Arial" w:asciiTheme="minorEastAsia" w:hAnsiTheme="minorEastAsia" w:eastAsiaTheme="minorEastAsia"/>
                <w:szCs w:val="21"/>
                <w:highlight w:val="none"/>
              </w:rPr>
            </w:pPr>
          </w:p>
        </w:tc>
        <w:tc>
          <w:tcPr>
            <w:tcW w:w="1344" w:type="dxa"/>
            <w:vMerge w:val="continue"/>
          </w:tcPr>
          <w:p w14:paraId="27137662">
            <w:pPr>
              <w:spacing w:line="400" w:lineRule="exact"/>
              <w:jc w:val="center"/>
              <w:rPr>
                <w:rFonts w:hint="eastAsia" w:cs="Arial" w:asciiTheme="minorEastAsia" w:hAnsiTheme="minorEastAsia" w:eastAsiaTheme="minorEastAsia"/>
                <w:szCs w:val="21"/>
                <w:highlight w:val="none"/>
              </w:rPr>
            </w:pPr>
          </w:p>
        </w:tc>
        <w:tc>
          <w:tcPr>
            <w:tcW w:w="1451" w:type="dxa"/>
          </w:tcPr>
          <w:p w14:paraId="373D638E">
            <w:pPr>
              <w:spacing w:line="400" w:lineRule="exact"/>
              <w:jc w:val="center"/>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计提</w:t>
            </w:r>
          </w:p>
        </w:tc>
        <w:tc>
          <w:tcPr>
            <w:tcW w:w="1411" w:type="dxa"/>
          </w:tcPr>
          <w:p w14:paraId="609560E5">
            <w:pPr>
              <w:spacing w:line="400" w:lineRule="exact"/>
              <w:jc w:val="center"/>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收回或转回</w:t>
            </w:r>
          </w:p>
        </w:tc>
        <w:tc>
          <w:tcPr>
            <w:tcW w:w="1455" w:type="dxa"/>
          </w:tcPr>
          <w:p w14:paraId="53A75665">
            <w:pPr>
              <w:spacing w:line="400" w:lineRule="exact"/>
              <w:jc w:val="center"/>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转销或核销</w:t>
            </w:r>
          </w:p>
        </w:tc>
        <w:tc>
          <w:tcPr>
            <w:tcW w:w="1793" w:type="dxa"/>
            <w:vMerge w:val="continue"/>
          </w:tcPr>
          <w:p w14:paraId="5A214C7C">
            <w:pPr>
              <w:spacing w:line="400" w:lineRule="exact"/>
              <w:jc w:val="center"/>
              <w:rPr>
                <w:rFonts w:hint="eastAsia" w:cs="Arial" w:asciiTheme="minorEastAsia" w:hAnsiTheme="minorEastAsia" w:eastAsiaTheme="minorEastAsia"/>
                <w:szCs w:val="21"/>
                <w:highlight w:val="none"/>
              </w:rPr>
            </w:pPr>
          </w:p>
        </w:tc>
      </w:tr>
      <w:tr w14:paraId="111116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759" w:type="dxa"/>
            <w:vAlign w:val="center"/>
          </w:tcPr>
          <w:p w14:paraId="0DDFFFF0">
            <w:pPr>
              <w:widowControl/>
              <w:spacing w:line="400" w:lineRule="exact"/>
              <w:rPr>
                <w:rFonts w:hint="eastAsia" w:cs="Arial" w:asciiTheme="minorEastAsia" w:hAnsiTheme="minorEastAsia" w:eastAsiaTheme="minorEastAsia"/>
                <w:kern w:val="0"/>
                <w:sz w:val="18"/>
                <w:szCs w:val="18"/>
                <w:highlight w:val="none"/>
              </w:rPr>
            </w:pPr>
            <w:bookmarkStart w:id="31" w:name="_Hlk227681727"/>
            <w:r>
              <w:rPr>
                <w:rFonts w:cs="Arial" w:asciiTheme="minorEastAsia" w:hAnsiTheme="minorEastAsia" w:eastAsiaTheme="minorEastAsia"/>
                <w:kern w:val="0"/>
                <w:sz w:val="18"/>
                <w:szCs w:val="18"/>
                <w:highlight w:val="none"/>
              </w:rPr>
              <w:t>应收票据坏账准备</w:t>
            </w:r>
          </w:p>
        </w:tc>
        <w:tc>
          <w:tcPr>
            <w:tcW w:w="1344" w:type="dxa"/>
            <w:vAlign w:val="bottom"/>
          </w:tcPr>
          <w:p w14:paraId="0C598C9B">
            <w:pPr>
              <w:spacing w:line="400" w:lineRule="exact"/>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304,233.69</w:t>
            </w:r>
          </w:p>
        </w:tc>
        <w:tc>
          <w:tcPr>
            <w:tcW w:w="1451" w:type="dxa"/>
            <w:vAlign w:val="bottom"/>
          </w:tcPr>
          <w:p w14:paraId="3038CA51">
            <w:pPr>
              <w:spacing w:line="400" w:lineRule="exact"/>
              <w:jc w:val="right"/>
              <w:rPr>
                <w:rFonts w:ascii="Arial Narrow" w:hAnsi="Arial Narrow" w:eastAsia="Arial Narrow" w:cs="Arial Narrow"/>
                <w:color w:val="000000"/>
                <w:spacing w:val="-1"/>
                <w:kern w:val="0"/>
                <w:szCs w:val="21"/>
                <w:highlight w:val="none"/>
                <w:lang w:eastAsia="en-US"/>
              </w:rPr>
            </w:pPr>
          </w:p>
        </w:tc>
        <w:tc>
          <w:tcPr>
            <w:tcW w:w="1411" w:type="dxa"/>
            <w:vAlign w:val="bottom"/>
          </w:tcPr>
          <w:p w14:paraId="18BCDA25">
            <w:pPr>
              <w:spacing w:line="400" w:lineRule="exact"/>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66,964.80</w:t>
            </w:r>
          </w:p>
        </w:tc>
        <w:tc>
          <w:tcPr>
            <w:tcW w:w="1455" w:type="dxa"/>
            <w:vAlign w:val="bottom"/>
          </w:tcPr>
          <w:p w14:paraId="7F282070">
            <w:pPr>
              <w:spacing w:line="400" w:lineRule="exact"/>
              <w:jc w:val="right"/>
              <w:rPr>
                <w:rFonts w:hint="eastAsia" w:cs="Arial" w:asciiTheme="minorEastAsia" w:hAnsiTheme="minorEastAsia" w:eastAsiaTheme="minorEastAsia"/>
                <w:szCs w:val="21"/>
                <w:highlight w:val="none"/>
              </w:rPr>
            </w:pPr>
          </w:p>
        </w:tc>
        <w:tc>
          <w:tcPr>
            <w:tcW w:w="1793" w:type="dxa"/>
            <w:vAlign w:val="bottom"/>
          </w:tcPr>
          <w:p w14:paraId="332F79B3">
            <w:pPr>
              <w:spacing w:line="400" w:lineRule="exact"/>
              <w:jc w:val="right"/>
              <w:rPr>
                <w:rFonts w:hint="eastAsia" w:cs="Arial" w:asciiTheme="minorEastAsia" w:hAnsiTheme="minorEastAsia" w:eastAsiaTheme="minorEastAsia"/>
                <w:szCs w:val="21"/>
                <w:highlight w:val="none"/>
              </w:rPr>
            </w:pPr>
            <w:r>
              <w:rPr>
                <w:rFonts w:hint="eastAsia" w:ascii="Arial Narrow" w:hAnsi="Arial Narrow" w:eastAsia="Arial Narrow" w:cs="Arial Narrow"/>
                <w:color w:val="000000"/>
                <w:spacing w:val="-1"/>
                <w:kern w:val="0"/>
                <w:szCs w:val="21"/>
                <w:highlight w:val="none"/>
                <w:lang w:eastAsia="en-US"/>
              </w:rPr>
              <w:t>237,268.89</w:t>
            </w:r>
          </w:p>
        </w:tc>
      </w:tr>
      <w:bookmarkEnd w:id="31"/>
      <w:tr w14:paraId="204526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759" w:type="dxa"/>
          </w:tcPr>
          <w:p w14:paraId="2F942C17">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c>
          <w:tcPr>
            <w:tcW w:w="1344" w:type="dxa"/>
            <w:vAlign w:val="bottom"/>
          </w:tcPr>
          <w:p w14:paraId="21E6D264">
            <w:pPr>
              <w:spacing w:line="400" w:lineRule="exact"/>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spacing w:val="-1"/>
                <w:kern w:val="0"/>
                <w:szCs w:val="21"/>
                <w:lang w:eastAsia="en-US"/>
              </w:rPr>
              <w:t>304,233.69</w:t>
            </w:r>
          </w:p>
        </w:tc>
        <w:tc>
          <w:tcPr>
            <w:tcW w:w="1451" w:type="dxa"/>
            <w:vAlign w:val="bottom"/>
          </w:tcPr>
          <w:p w14:paraId="33C29BCD">
            <w:pPr>
              <w:spacing w:line="400" w:lineRule="exact"/>
              <w:jc w:val="right"/>
              <w:rPr>
                <w:rFonts w:ascii="Arial Narrow" w:hAnsi="Arial Narrow" w:eastAsia="Arial Narrow" w:cs="Arial Narrow"/>
                <w:b/>
                <w:color w:val="000000"/>
                <w:spacing w:val="-1"/>
                <w:kern w:val="0"/>
                <w:szCs w:val="21"/>
                <w:lang w:eastAsia="en-US"/>
              </w:rPr>
            </w:pPr>
          </w:p>
        </w:tc>
        <w:tc>
          <w:tcPr>
            <w:tcW w:w="1411" w:type="dxa"/>
            <w:vAlign w:val="bottom"/>
          </w:tcPr>
          <w:p w14:paraId="6A513710">
            <w:pPr>
              <w:spacing w:line="400" w:lineRule="exact"/>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spacing w:val="-1"/>
                <w:kern w:val="0"/>
                <w:szCs w:val="21"/>
                <w:lang w:eastAsia="en-US"/>
              </w:rPr>
              <w:t>66,964.80</w:t>
            </w:r>
          </w:p>
        </w:tc>
        <w:tc>
          <w:tcPr>
            <w:tcW w:w="1455" w:type="dxa"/>
            <w:vAlign w:val="bottom"/>
          </w:tcPr>
          <w:p w14:paraId="25438FAA">
            <w:pPr>
              <w:spacing w:line="400" w:lineRule="exact"/>
              <w:jc w:val="right"/>
              <w:rPr>
                <w:rFonts w:hint="eastAsia" w:cs="Arial" w:asciiTheme="minorEastAsia" w:hAnsiTheme="minorEastAsia" w:eastAsiaTheme="minorEastAsia"/>
                <w:b/>
                <w:szCs w:val="21"/>
              </w:rPr>
            </w:pPr>
          </w:p>
        </w:tc>
        <w:tc>
          <w:tcPr>
            <w:tcW w:w="1793" w:type="dxa"/>
            <w:vAlign w:val="bottom"/>
          </w:tcPr>
          <w:p w14:paraId="57099827">
            <w:pPr>
              <w:spacing w:line="400" w:lineRule="exact"/>
              <w:jc w:val="right"/>
              <w:rPr>
                <w:rFonts w:hint="eastAsia" w:cs="Arial" w:asciiTheme="minorEastAsia" w:hAnsiTheme="minorEastAsia" w:eastAsiaTheme="minorEastAsia"/>
                <w:b/>
                <w:szCs w:val="21"/>
              </w:rPr>
            </w:pPr>
            <w:r>
              <w:rPr>
                <w:rFonts w:hint="eastAsia" w:ascii="Arial Narrow" w:hAnsi="Arial Narrow" w:eastAsia="Arial Narrow" w:cs="Arial Narrow"/>
                <w:b/>
                <w:color w:val="000000"/>
                <w:spacing w:val="-1"/>
                <w:kern w:val="0"/>
                <w:szCs w:val="21"/>
                <w:lang w:eastAsia="en-US"/>
              </w:rPr>
              <w:t>237,268.89</w:t>
            </w:r>
          </w:p>
        </w:tc>
      </w:tr>
    </w:tbl>
    <w:p w14:paraId="2E972126">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w:t>
      </w:r>
      <w:r>
        <w:rPr>
          <w:rFonts w:cs="Arial" w:asciiTheme="minorEastAsia" w:hAnsiTheme="minorEastAsia" w:eastAsiaTheme="minorEastAsia"/>
          <w:b/>
          <w:szCs w:val="21"/>
        </w:rPr>
        <w:t>应收账款</w:t>
      </w:r>
    </w:p>
    <w:bookmarkEnd w:id="30"/>
    <w:p w14:paraId="57953E01">
      <w:pPr>
        <w:spacing w:line="400" w:lineRule="exact"/>
        <w:ind w:firstLine="420" w:firstLineChars="200"/>
        <w:rPr>
          <w:rFonts w:hint="eastAsia" w:cs="Arial" w:asciiTheme="minorEastAsia" w:hAnsiTheme="minorEastAsia" w:eastAsiaTheme="minorEastAsia"/>
          <w:szCs w:val="21"/>
        </w:rPr>
      </w:pPr>
      <w:bookmarkStart w:id="32" w:name="OLE_LINK22"/>
      <w:bookmarkStart w:id="33" w:name="OLE_LINK63"/>
      <w:bookmarkStart w:id="34" w:name="OLE_LINK14"/>
      <w:bookmarkStart w:id="35" w:name="OLE_LINK52"/>
      <w:bookmarkStart w:id="36" w:name="OLE_LINK60"/>
      <w:r>
        <w:rPr>
          <w:rFonts w:hint="eastAsia" w:cs="Arial" w:asciiTheme="minorEastAsia" w:hAnsiTheme="minorEastAsia" w:eastAsiaTheme="minorEastAsia"/>
          <w:szCs w:val="21"/>
        </w:rPr>
        <w:t>（1）</w:t>
      </w:r>
      <w:r>
        <w:rPr>
          <w:rFonts w:cs="Arial" w:asciiTheme="minorEastAsia" w:hAnsiTheme="minorEastAsia" w:eastAsiaTheme="minorEastAsia"/>
          <w:szCs w:val="21"/>
        </w:rPr>
        <w:t>按账龄披露</w:t>
      </w:r>
    </w:p>
    <w:tbl>
      <w:tblPr>
        <w:tblStyle w:val="20"/>
        <w:tblW w:w="9071"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139"/>
        <w:gridCol w:w="2268"/>
        <w:gridCol w:w="2664"/>
      </w:tblGrid>
      <w:tr w14:paraId="38C37B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139" w:type="dxa"/>
            <w:vAlign w:val="center"/>
          </w:tcPr>
          <w:p w14:paraId="43A4770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2268" w:type="dxa"/>
          </w:tcPr>
          <w:p w14:paraId="37575DD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664" w:type="dxa"/>
            <w:noWrap/>
            <w:vAlign w:val="center"/>
          </w:tcPr>
          <w:p w14:paraId="7EA0664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99A46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139" w:type="dxa"/>
            <w:noWrap/>
            <w:vAlign w:val="center"/>
          </w:tcPr>
          <w:p w14:paraId="75A09B3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2268" w:type="dxa"/>
            <w:vAlign w:val="center"/>
          </w:tcPr>
          <w:p w14:paraId="53D00F9F">
            <w:pPr>
              <w:ind w:firstLine="420" w:firstLineChars="200"/>
              <w:jc w:val="right"/>
              <w:rPr>
                <w:rFonts w:hint="eastAsia" w:ascii="Arial Narrow" w:hAnsi="Arial Narrow"/>
                <w:b w:val="0"/>
                <w:bCs w:val="0"/>
                <w:color w:val="000000"/>
                <w:szCs w:val="21"/>
              </w:rPr>
            </w:pPr>
            <w:r>
              <w:rPr>
                <w:rFonts w:hint="eastAsia" w:ascii="Arial Narrow" w:hAnsi="Arial Narrow"/>
                <w:b w:val="0"/>
                <w:bCs w:val="0"/>
                <w:color w:val="000000"/>
                <w:szCs w:val="21"/>
                <w:lang w:val="en-US" w:eastAsia="zh-CN"/>
              </w:rPr>
              <w:t>85,435,046.58</w:t>
            </w:r>
          </w:p>
        </w:tc>
        <w:tc>
          <w:tcPr>
            <w:tcW w:w="2664" w:type="dxa"/>
            <w:noWrap/>
            <w:vAlign w:val="center"/>
          </w:tcPr>
          <w:p w14:paraId="6B834B84">
            <w:pPr>
              <w:jc w:val="right"/>
              <w:rPr>
                <w:rFonts w:hint="eastAsia" w:ascii="Arial Narrow" w:hAnsi="Arial Narrow" w:eastAsia="宋体"/>
                <w:color w:val="000000"/>
                <w:szCs w:val="21"/>
                <w:lang w:eastAsia="zh-CN"/>
              </w:rPr>
            </w:pPr>
            <w:r>
              <w:rPr>
                <w:rFonts w:hint="eastAsia" w:ascii="Arial Narrow" w:hAnsi="Arial Narrow"/>
                <w:color w:val="000000"/>
                <w:szCs w:val="21"/>
              </w:rPr>
              <w:t>199,881,230.33</w:t>
            </w:r>
          </w:p>
        </w:tc>
      </w:tr>
      <w:tr w14:paraId="6AAB73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6806894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2268" w:type="dxa"/>
            <w:vAlign w:val="center"/>
          </w:tcPr>
          <w:p w14:paraId="7EED52D7">
            <w:pPr>
              <w:ind w:firstLine="420" w:firstLineChars="200"/>
              <w:jc w:val="right"/>
              <w:rPr>
                <w:rFonts w:hint="eastAsia" w:ascii="Arial Narrow" w:hAnsi="Arial Narrow"/>
                <w:b w:val="0"/>
                <w:bCs w:val="0"/>
                <w:color w:val="000000"/>
                <w:szCs w:val="21"/>
              </w:rPr>
            </w:pPr>
            <w:r>
              <w:rPr>
                <w:rFonts w:hint="eastAsia" w:ascii="Arial Narrow" w:hAnsi="Arial Narrow"/>
                <w:b w:val="0"/>
                <w:bCs w:val="0"/>
                <w:color w:val="000000"/>
                <w:szCs w:val="21"/>
                <w:lang w:val="en-US" w:eastAsia="zh-CN"/>
              </w:rPr>
              <w:t>114,312,185.52</w:t>
            </w:r>
          </w:p>
        </w:tc>
        <w:tc>
          <w:tcPr>
            <w:tcW w:w="2664" w:type="dxa"/>
            <w:noWrap/>
            <w:vAlign w:val="center"/>
          </w:tcPr>
          <w:p w14:paraId="33773085">
            <w:pPr>
              <w:jc w:val="right"/>
              <w:rPr>
                <w:rFonts w:hint="eastAsia" w:ascii="Arial Narrow" w:hAnsi="Arial Narrow" w:eastAsia="宋体"/>
                <w:color w:val="000000"/>
                <w:szCs w:val="21"/>
                <w:lang w:eastAsia="zh-CN"/>
              </w:rPr>
            </w:pPr>
            <w:r>
              <w:rPr>
                <w:rFonts w:hint="eastAsia" w:ascii="Arial Narrow" w:hAnsi="Arial Narrow"/>
                <w:color w:val="000000"/>
                <w:szCs w:val="21"/>
              </w:rPr>
              <w:t>323,734,394.18</w:t>
            </w:r>
          </w:p>
        </w:tc>
      </w:tr>
      <w:tr w14:paraId="184DB6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2AA7A45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2268" w:type="dxa"/>
            <w:vAlign w:val="center"/>
          </w:tcPr>
          <w:p w14:paraId="63EE64BB">
            <w:pPr>
              <w:jc w:val="right"/>
              <w:rPr>
                <w:rFonts w:hint="eastAsia" w:ascii="Arial Narrow" w:hAnsi="Arial Narrow"/>
                <w:color w:val="000000"/>
                <w:szCs w:val="21"/>
              </w:rPr>
            </w:pPr>
            <w:r>
              <w:rPr>
                <w:rFonts w:hint="eastAsia" w:ascii="Arial Narrow" w:hAnsi="Arial Narrow"/>
                <w:color w:val="000000"/>
                <w:szCs w:val="21"/>
                <w:lang w:val="en-US" w:eastAsia="zh-CN"/>
              </w:rPr>
              <w:t>259,803,332.13</w:t>
            </w:r>
          </w:p>
        </w:tc>
        <w:tc>
          <w:tcPr>
            <w:tcW w:w="2664" w:type="dxa"/>
            <w:noWrap/>
            <w:vAlign w:val="center"/>
          </w:tcPr>
          <w:p w14:paraId="223697E8">
            <w:pPr>
              <w:jc w:val="right"/>
              <w:rPr>
                <w:rFonts w:hint="eastAsia" w:ascii="Arial Narrow" w:hAnsi="Arial Narrow" w:eastAsia="宋体"/>
                <w:color w:val="000000"/>
                <w:szCs w:val="21"/>
                <w:lang w:eastAsia="zh-CN"/>
              </w:rPr>
            </w:pPr>
            <w:r>
              <w:rPr>
                <w:rFonts w:hint="eastAsia" w:ascii="Arial Narrow" w:hAnsi="Arial Narrow"/>
                <w:color w:val="000000"/>
                <w:szCs w:val="21"/>
              </w:rPr>
              <w:t>77,368,419.46</w:t>
            </w:r>
          </w:p>
        </w:tc>
      </w:tr>
      <w:tr w14:paraId="76F6D9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4F685CD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3至4年</w:t>
            </w:r>
          </w:p>
        </w:tc>
        <w:tc>
          <w:tcPr>
            <w:tcW w:w="2268" w:type="dxa"/>
            <w:vAlign w:val="center"/>
          </w:tcPr>
          <w:p w14:paraId="0DB18F95">
            <w:pPr>
              <w:jc w:val="right"/>
              <w:rPr>
                <w:rFonts w:hint="eastAsia" w:ascii="Arial Narrow" w:hAnsi="Arial Narrow"/>
                <w:color w:val="000000"/>
                <w:szCs w:val="21"/>
              </w:rPr>
            </w:pPr>
            <w:r>
              <w:rPr>
                <w:rFonts w:hint="eastAsia" w:ascii="Arial Narrow" w:hAnsi="Arial Narrow"/>
                <w:color w:val="000000"/>
                <w:szCs w:val="21"/>
                <w:lang w:val="en-US" w:eastAsia="zh-CN"/>
              </w:rPr>
              <w:t>63,024,783.75</w:t>
            </w:r>
          </w:p>
        </w:tc>
        <w:tc>
          <w:tcPr>
            <w:tcW w:w="2664" w:type="dxa"/>
            <w:noWrap/>
            <w:vAlign w:val="center"/>
          </w:tcPr>
          <w:p w14:paraId="03407AAB">
            <w:pPr>
              <w:jc w:val="right"/>
              <w:rPr>
                <w:rFonts w:hint="eastAsia" w:ascii="Arial Narrow" w:hAnsi="Arial Narrow" w:eastAsia="宋体"/>
                <w:color w:val="000000"/>
                <w:szCs w:val="21"/>
                <w:lang w:eastAsia="zh-CN"/>
              </w:rPr>
            </w:pPr>
            <w:r>
              <w:rPr>
                <w:rFonts w:hint="eastAsia" w:ascii="Arial Narrow" w:hAnsi="Arial Narrow"/>
                <w:color w:val="000000"/>
                <w:szCs w:val="21"/>
              </w:rPr>
              <w:t>143,784,454.97</w:t>
            </w:r>
          </w:p>
        </w:tc>
      </w:tr>
      <w:tr w14:paraId="67BBEC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440ED8E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4至5年</w:t>
            </w:r>
          </w:p>
        </w:tc>
        <w:tc>
          <w:tcPr>
            <w:tcW w:w="2268" w:type="dxa"/>
            <w:vAlign w:val="center"/>
          </w:tcPr>
          <w:p w14:paraId="42C033BF">
            <w:pPr>
              <w:jc w:val="right"/>
              <w:rPr>
                <w:rFonts w:hint="eastAsia" w:ascii="Arial Narrow" w:hAnsi="Arial Narrow"/>
                <w:color w:val="000000"/>
                <w:szCs w:val="21"/>
              </w:rPr>
            </w:pPr>
            <w:r>
              <w:rPr>
                <w:rFonts w:hint="eastAsia" w:ascii="Arial Narrow" w:hAnsi="Arial Narrow"/>
                <w:color w:val="000000"/>
                <w:szCs w:val="21"/>
                <w:lang w:val="en-US" w:eastAsia="zh-CN"/>
              </w:rPr>
              <w:t>123,366,124.46</w:t>
            </w:r>
          </w:p>
        </w:tc>
        <w:tc>
          <w:tcPr>
            <w:tcW w:w="2664" w:type="dxa"/>
            <w:noWrap/>
            <w:vAlign w:val="center"/>
          </w:tcPr>
          <w:p w14:paraId="3E6C41A9">
            <w:pPr>
              <w:jc w:val="right"/>
              <w:rPr>
                <w:rFonts w:hint="eastAsia" w:ascii="Arial Narrow" w:hAnsi="Arial Narrow" w:eastAsia="宋体"/>
                <w:color w:val="000000"/>
                <w:szCs w:val="21"/>
                <w:lang w:eastAsia="zh-CN"/>
              </w:rPr>
            </w:pPr>
            <w:r>
              <w:rPr>
                <w:rFonts w:hint="eastAsia" w:ascii="Arial Narrow" w:hAnsi="Arial Narrow"/>
                <w:color w:val="000000"/>
                <w:szCs w:val="21"/>
              </w:rPr>
              <w:t>161,642,907.58</w:t>
            </w:r>
          </w:p>
        </w:tc>
      </w:tr>
      <w:tr w14:paraId="257E0F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59938108">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5年以上</w:t>
            </w:r>
          </w:p>
        </w:tc>
        <w:tc>
          <w:tcPr>
            <w:tcW w:w="2268" w:type="dxa"/>
            <w:vAlign w:val="center"/>
          </w:tcPr>
          <w:p w14:paraId="693BE98F">
            <w:pPr>
              <w:jc w:val="right"/>
              <w:rPr>
                <w:rFonts w:hint="eastAsia" w:ascii="Arial Narrow" w:hAnsi="Arial Narrow"/>
                <w:color w:val="000000"/>
                <w:szCs w:val="21"/>
              </w:rPr>
            </w:pPr>
            <w:r>
              <w:rPr>
                <w:rFonts w:hint="eastAsia" w:ascii="Arial Narrow" w:hAnsi="Arial Narrow"/>
                <w:color w:val="000000"/>
                <w:szCs w:val="21"/>
                <w:lang w:val="en-US" w:eastAsia="zh-CN"/>
              </w:rPr>
              <w:t>639,056,180.89</w:t>
            </w:r>
          </w:p>
        </w:tc>
        <w:tc>
          <w:tcPr>
            <w:tcW w:w="2664" w:type="dxa"/>
            <w:noWrap/>
            <w:vAlign w:val="center"/>
          </w:tcPr>
          <w:p w14:paraId="0D036196">
            <w:pPr>
              <w:jc w:val="right"/>
              <w:rPr>
                <w:rFonts w:hint="eastAsia" w:ascii="Arial Narrow" w:hAnsi="Arial Narrow" w:eastAsia="宋体"/>
                <w:color w:val="000000"/>
                <w:szCs w:val="21"/>
                <w:lang w:eastAsia="zh-CN"/>
              </w:rPr>
            </w:pPr>
            <w:r>
              <w:rPr>
                <w:rFonts w:hint="eastAsia" w:ascii="Arial Narrow" w:hAnsi="Arial Narrow"/>
                <w:color w:val="000000"/>
                <w:szCs w:val="21"/>
              </w:rPr>
              <w:t>491,448,053.36</w:t>
            </w:r>
          </w:p>
        </w:tc>
      </w:tr>
      <w:tr w14:paraId="1086E0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20DDB6D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2268" w:type="dxa"/>
            <w:vAlign w:val="center"/>
          </w:tcPr>
          <w:p w14:paraId="53C9074F">
            <w:pPr>
              <w:ind w:firstLine="422" w:firstLineChars="200"/>
              <w:jc w:val="right"/>
              <w:rPr>
                <w:rFonts w:hint="eastAsia" w:ascii="Arial Narrow" w:hAnsi="Arial Narrow"/>
                <w:b/>
                <w:bCs/>
                <w:color w:val="000000"/>
                <w:szCs w:val="21"/>
              </w:rPr>
            </w:pPr>
            <w:r>
              <w:rPr>
                <w:rFonts w:hint="eastAsia" w:ascii="Arial Narrow" w:hAnsi="Arial Narrow"/>
                <w:b/>
                <w:bCs/>
                <w:color w:val="000000"/>
                <w:szCs w:val="21"/>
                <w:lang w:val="en-US" w:eastAsia="zh-CN"/>
              </w:rPr>
              <w:t>1,284,997,653.33</w:t>
            </w:r>
          </w:p>
        </w:tc>
        <w:tc>
          <w:tcPr>
            <w:tcW w:w="2664" w:type="dxa"/>
            <w:noWrap/>
            <w:vAlign w:val="center"/>
          </w:tcPr>
          <w:p w14:paraId="0F9E4F91">
            <w:pPr>
              <w:jc w:val="right"/>
              <w:rPr>
                <w:rFonts w:hint="eastAsia" w:ascii="Arial Narrow" w:hAnsi="Arial Narrow" w:eastAsia="宋体"/>
                <w:color w:val="000000"/>
                <w:szCs w:val="21"/>
                <w:lang w:eastAsia="zh-CN"/>
              </w:rPr>
            </w:pPr>
            <w:r>
              <w:rPr>
                <w:rFonts w:hint="eastAsia" w:ascii="Arial Narrow" w:hAnsi="Arial Narrow"/>
                <w:b/>
                <w:bCs/>
                <w:color w:val="000000"/>
                <w:szCs w:val="21"/>
              </w:rPr>
              <w:t>1,397,859,459.88</w:t>
            </w:r>
          </w:p>
        </w:tc>
      </w:tr>
      <w:tr w14:paraId="3D8ACE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2547E3A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268" w:type="dxa"/>
            <w:vAlign w:val="center"/>
          </w:tcPr>
          <w:p w14:paraId="3DA0647A">
            <w:pPr>
              <w:ind w:firstLine="420" w:firstLineChars="200"/>
              <w:jc w:val="right"/>
              <w:rPr>
                <w:rFonts w:hint="eastAsia" w:ascii="Arial Narrow" w:hAnsi="Arial Narrow"/>
                <w:b w:val="0"/>
                <w:bCs w:val="0"/>
                <w:color w:val="000000"/>
                <w:szCs w:val="21"/>
              </w:rPr>
            </w:pPr>
            <w:r>
              <w:rPr>
                <w:rFonts w:hint="eastAsia" w:ascii="Arial Narrow" w:hAnsi="Arial Narrow"/>
                <w:b w:val="0"/>
                <w:bCs w:val="0"/>
                <w:color w:val="000000"/>
                <w:szCs w:val="21"/>
                <w:lang w:val="en-US" w:eastAsia="zh-CN"/>
              </w:rPr>
              <w:t>974,563,000.49</w:t>
            </w:r>
          </w:p>
        </w:tc>
        <w:tc>
          <w:tcPr>
            <w:tcW w:w="2664" w:type="dxa"/>
            <w:noWrap/>
            <w:vAlign w:val="center"/>
          </w:tcPr>
          <w:p w14:paraId="601DA036">
            <w:pPr>
              <w:ind w:firstLine="420" w:firstLineChars="200"/>
              <w:jc w:val="right"/>
              <w:rPr>
                <w:rFonts w:ascii="Arial Narrow" w:hAnsi="Arial Narrow"/>
                <w:b w:val="0"/>
                <w:bCs w:val="0"/>
                <w:color w:val="000000"/>
                <w:szCs w:val="21"/>
              </w:rPr>
            </w:pPr>
            <w:r>
              <w:rPr>
                <w:rFonts w:ascii="Arial Narrow" w:hAnsi="Arial Narrow"/>
                <w:b w:val="0"/>
                <w:bCs w:val="0"/>
                <w:color w:val="000000"/>
                <w:szCs w:val="21"/>
              </w:rPr>
              <w:t>824</w:t>
            </w:r>
            <w:r>
              <w:rPr>
                <w:rFonts w:hint="eastAsia" w:ascii="Arial Narrow" w:hAnsi="Arial Narrow"/>
                <w:b w:val="0"/>
                <w:bCs w:val="0"/>
                <w:color w:val="000000"/>
                <w:szCs w:val="21"/>
              </w:rPr>
              <w:t>,</w:t>
            </w:r>
            <w:r>
              <w:rPr>
                <w:rFonts w:ascii="Arial Narrow" w:hAnsi="Arial Narrow"/>
                <w:b w:val="0"/>
                <w:bCs w:val="0"/>
                <w:color w:val="000000"/>
                <w:szCs w:val="21"/>
              </w:rPr>
              <w:t>338</w:t>
            </w:r>
            <w:r>
              <w:rPr>
                <w:rFonts w:hint="eastAsia" w:ascii="Arial Narrow" w:hAnsi="Arial Narrow"/>
                <w:b w:val="0"/>
                <w:bCs w:val="0"/>
                <w:color w:val="000000"/>
                <w:szCs w:val="21"/>
              </w:rPr>
              <w:t>,</w:t>
            </w:r>
            <w:r>
              <w:rPr>
                <w:rFonts w:ascii="Arial Narrow" w:hAnsi="Arial Narrow"/>
                <w:b w:val="0"/>
                <w:bCs w:val="0"/>
                <w:color w:val="000000"/>
                <w:szCs w:val="21"/>
              </w:rPr>
              <w:t>114.17</w:t>
            </w:r>
          </w:p>
        </w:tc>
      </w:tr>
      <w:tr w14:paraId="44711F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71377D4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268" w:type="dxa"/>
            <w:vAlign w:val="center"/>
          </w:tcPr>
          <w:p w14:paraId="7821FA63">
            <w:pPr>
              <w:ind w:firstLine="422" w:firstLineChars="200"/>
              <w:jc w:val="right"/>
              <w:rPr>
                <w:rFonts w:hint="eastAsia" w:ascii="Arial Narrow" w:hAnsi="Arial Narrow"/>
                <w:b/>
                <w:bCs/>
                <w:color w:val="000000"/>
                <w:szCs w:val="21"/>
              </w:rPr>
            </w:pPr>
            <w:r>
              <w:rPr>
                <w:rFonts w:hint="eastAsia" w:ascii="Arial Narrow" w:hAnsi="Arial Narrow"/>
                <w:b/>
                <w:bCs/>
                <w:color w:val="000000"/>
                <w:szCs w:val="21"/>
                <w:lang w:val="en-US" w:eastAsia="zh-CN"/>
              </w:rPr>
              <w:t>310,434,652.84</w:t>
            </w:r>
          </w:p>
        </w:tc>
        <w:tc>
          <w:tcPr>
            <w:tcW w:w="2664" w:type="dxa"/>
            <w:noWrap/>
            <w:vAlign w:val="center"/>
          </w:tcPr>
          <w:p w14:paraId="46A8E08D">
            <w:pPr>
              <w:ind w:firstLine="422" w:firstLineChars="200"/>
              <w:jc w:val="right"/>
              <w:rPr>
                <w:rFonts w:ascii="Arial Narrow" w:hAnsi="Arial Narrow"/>
                <w:color w:val="000000"/>
                <w:szCs w:val="21"/>
              </w:rPr>
            </w:pPr>
            <w:r>
              <w:rPr>
                <w:rFonts w:ascii="Arial Narrow" w:hAnsi="Arial Narrow"/>
                <w:b/>
                <w:bCs/>
                <w:color w:val="000000"/>
                <w:szCs w:val="21"/>
              </w:rPr>
              <w:t>573</w:t>
            </w:r>
            <w:r>
              <w:rPr>
                <w:rFonts w:hint="eastAsia" w:ascii="Arial Narrow" w:hAnsi="Arial Narrow"/>
                <w:b/>
                <w:bCs/>
                <w:color w:val="000000"/>
                <w:szCs w:val="21"/>
              </w:rPr>
              <w:t>,</w:t>
            </w:r>
            <w:r>
              <w:rPr>
                <w:rFonts w:ascii="Arial Narrow" w:hAnsi="Arial Narrow"/>
                <w:b/>
                <w:bCs/>
                <w:color w:val="000000"/>
                <w:szCs w:val="21"/>
              </w:rPr>
              <w:t>521</w:t>
            </w:r>
            <w:r>
              <w:rPr>
                <w:rFonts w:hint="eastAsia" w:ascii="Arial Narrow" w:hAnsi="Arial Narrow"/>
                <w:b/>
                <w:bCs/>
                <w:color w:val="000000"/>
                <w:szCs w:val="21"/>
              </w:rPr>
              <w:t>,</w:t>
            </w:r>
            <w:r>
              <w:rPr>
                <w:rFonts w:ascii="Arial Narrow" w:hAnsi="Arial Narrow"/>
                <w:b/>
                <w:bCs/>
                <w:color w:val="000000"/>
                <w:szCs w:val="21"/>
              </w:rPr>
              <w:t>345.71</w:t>
            </w:r>
          </w:p>
        </w:tc>
      </w:tr>
    </w:tbl>
    <w:p w14:paraId="1112584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（2）按</w:t>
      </w:r>
      <w:r>
        <w:rPr>
          <w:rFonts w:cs="Arial" w:asciiTheme="minorEastAsia" w:hAnsiTheme="minorEastAsia" w:eastAsiaTheme="minorEastAsia"/>
          <w:szCs w:val="21"/>
        </w:rPr>
        <w:t>坏账计提方法分类列示</w:t>
      </w:r>
    </w:p>
    <w:tbl>
      <w:tblPr>
        <w:tblStyle w:val="20"/>
        <w:tblW w:w="9742"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28"/>
        <w:gridCol w:w="1498"/>
        <w:gridCol w:w="888"/>
        <w:gridCol w:w="1428"/>
        <w:gridCol w:w="1428"/>
        <w:gridCol w:w="1372"/>
      </w:tblGrid>
      <w:tr w14:paraId="261EAD9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restart"/>
            <w:vAlign w:val="center"/>
          </w:tcPr>
          <w:p w14:paraId="7ABF661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类别</w:t>
            </w:r>
          </w:p>
        </w:tc>
        <w:tc>
          <w:tcPr>
            <w:tcW w:w="6614" w:type="dxa"/>
            <w:gridSpan w:val="5"/>
            <w:noWrap/>
            <w:vAlign w:val="bottom"/>
          </w:tcPr>
          <w:p w14:paraId="607F618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w:t>
            </w:r>
            <w:r>
              <w:rPr>
                <w:rFonts w:cs="Arial" w:asciiTheme="minorEastAsia" w:hAnsiTheme="minorEastAsia" w:eastAsiaTheme="minorEastAsia"/>
                <w:kern w:val="0"/>
                <w:szCs w:val="21"/>
              </w:rPr>
              <w:t>余额</w:t>
            </w:r>
          </w:p>
        </w:tc>
      </w:tr>
      <w:tr w14:paraId="56CB9B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continue"/>
            <w:vAlign w:val="center"/>
          </w:tcPr>
          <w:p w14:paraId="08B695D3">
            <w:pPr>
              <w:widowControl/>
              <w:spacing w:line="400" w:lineRule="exact"/>
              <w:jc w:val="center"/>
              <w:rPr>
                <w:rFonts w:hint="eastAsia" w:cs="Arial" w:asciiTheme="minorEastAsia" w:hAnsiTheme="minorEastAsia" w:eastAsiaTheme="minorEastAsia"/>
                <w:kern w:val="0"/>
                <w:szCs w:val="21"/>
              </w:rPr>
            </w:pPr>
          </w:p>
        </w:tc>
        <w:tc>
          <w:tcPr>
            <w:tcW w:w="2386" w:type="dxa"/>
            <w:gridSpan w:val="2"/>
            <w:noWrap/>
            <w:vAlign w:val="bottom"/>
          </w:tcPr>
          <w:p w14:paraId="5490C3B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856" w:type="dxa"/>
            <w:gridSpan w:val="2"/>
            <w:vAlign w:val="bottom"/>
          </w:tcPr>
          <w:p w14:paraId="56CEEC3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372" w:type="dxa"/>
            <w:vMerge w:val="restart"/>
            <w:vAlign w:val="center"/>
          </w:tcPr>
          <w:p w14:paraId="0B5DBEF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账面价值</w:t>
            </w:r>
          </w:p>
        </w:tc>
      </w:tr>
      <w:tr w14:paraId="29EFBC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continue"/>
            <w:vAlign w:val="center"/>
          </w:tcPr>
          <w:p w14:paraId="134D96E9">
            <w:pPr>
              <w:widowControl/>
              <w:spacing w:line="400" w:lineRule="exact"/>
              <w:jc w:val="left"/>
              <w:rPr>
                <w:rFonts w:hint="eastAsia" w:cs="Arial" w:asciiTheme="minorEastAsia" w:hAnsiTheme="minorEastAsia" w:eastAsiaTheme="minorEastAsia"/>
                <w:kern w:val="0"/>
                <w:szCs w:val="21"/>
              </w:rPr>
            </w:pPr>
          </w:p>
        </w:tc>
        <w:tc>
          <w:tcPr>
            <w:tcW w:w="1498" w:type="dxa"/>
            <w:noWrap/>
            <w:vAlign w:val="center"/>
          </w:tcPr>
          <w:p w14:paraId="2CBA1DF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888" w:type="dxa"/>
            <w:vAlign w:val="center"/>
          </w:tcPr>
          <w:p w14:paraId="5F1CD64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428" w:type="dxa"/>
            <w:noWrap/>
            <w:vAlign w:val="center"/>
          </w:tcPr>
          <w:p w14:paraId="127779B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28" w:type="dxa"/>
            <w:noWrap/>
            <w:vAlign w:val="center"/>
          </w:tcPr>
          <w:p w14:paraId="4DD8F99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r>
              <w:rPr>
                <w:rFonts w:cs="Arial" w:asciiTheme="minorEastAsia" w:hAnsiTheme="minorEastAsia" w:eastAsiaTheme="minorEastAsia"/>
                <w:kern w:val="0"/>
                <w:szCs w:val="21"/>
              </w:rPr>
              <w:t>比例（%）</w:t>
            </w:r>
          </w:p>
        </w:tc>
        <w:tc>
          <w:tcPr>
            <w:tcW w:w="1372" w:type="dxa"/>
            <w:vMerge w:val="continue"/>
            <w:vAlign w:val="bottom"/>
          </w:tcPr>
          <w:p w14:paraId="0950B8E1">
            <w:pPr>
              <w:widowControl/>
              <w:spacing w:line="400" w:lineRule="exact"/>
              <w:jc w:val="center"/>
              <w:rPr>
                <w:rFonts w:hint="eastAsia" w:cs="Arial" w:asciiTheme="minorEastAsia" w:hAnsiTheme="minorEastAsia" w:eastAsiaTheme="minorEastAsia"/>
                <w:kern w:val="0"/>
                <w:szCs w:val="21"/>
              </w:rPr>
            </w:pPr>
          </w:p>
        </w:tc>
      </w:tr>
      <w:tr w14:paraId="0F6526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center"/>
          </w:tcPr>
          <w:p w14:paraId="78F76992">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单项计提坏账准备的应收</w:t>
            </w:r>
            <w:r>
              <w:rPr>
                <w:rFonts w:hint="eastAsia" w:cs="Arial" w:asciiTheme="minorEastAsia" w:hAnsiTheme="minorEastAsia" w:eastAsiaTheme="minorEastAsia"/>
                <w:kern w:val="0"/>
                <w:szCs w:val="21"/>
              </w:rPr>
              <w:t>账款</w:t>
            </w:r>
          </w:p>
        </w:tc>
        <w:tc>
          <w:tcPr>
            <w:tcW w:w="1498" w:type="dxa"/>
            <w:noWrap/>
            <w:vAlign w:val="center"/>
          </w:tcPr>
          <w:p w14:paraId="502028F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603,114,028.40</w:t>
            </w:r>
          </w:p>
        </w:tc>
        <w:tc>
          <w:tcPr>
            <w:tcW w:w="888" w:type="dxa"/>
            <w:noWrap/>
            <w:vAlign w:val="center"/>
          </w:tcPr>
          <w:p w14:paraId="7A6F12D0">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46.94</w:t>
            </w:r>
          </w:p>
        </w:tc>
        <w:tc>
          <w:tcPr>
            <w:tcW w:w="1428" w:type="dxa"/>
            <w:noWrap/>
            <w:vAlign w:val="center"/>
          </w:tcPr>
          <w:p w14:paraId="0B28F572">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603,114,028.40</w:t>
            </w:r>
          </w:p>
        </w:tc>
        <w:tc>
          <w:tcPr>
            <w:tcW w:w="1428" w:type="dxa"/>
            <w:noWrap/>
            <w:vAlign w:val="center"/>
          </w:tcPr>
          <w:p w14:paraId="0F1CE92A">
            <w:pPr>
              <w:jc w:val="right"/>
              <w:rPr>
                <w:rFonts w:hint="default" w:ascii="Arial Narrow" w:hAnsi="Arial Narrow"/>
                <w:color w:val="000000"/>
                <w:szCs w:val="21"/>
                <w:lang w:val="en-US" w:eastAsia="en-US"/>
              </w:rPr>
            </w:pPr>
            <w:r>
              <w:rPr>
                <w:rFonts w:hint="eastAsia" w:ascii="Arial Narrow" w:hAnsi="Arial Narrow"/>
                <w:color w:val="000000"/>
                <w:szCs w:val="21"/>
                <w:lang w:val="en-US" w:eastAsia="zh-CN"/>
              </w:rPr>
              <w:t>100.00</w:t>
            </w:r>
          </w:p>
        </w:tc>
        <w:tc>
          <w:tcPr>
            <w:tcW w:w="1372" w:type="dxa"/>
            <w:vAlign w:val="center"/>
          </w:tcPr>
          <w:p w14:paraId="5C3DC0D5">
            <w:pPr>
              <w:jc w:val="right"/>
              <w:rPr>
                <w:rFonts w:hint="eastAsia" w:ascii="Arial Narrow" w:hAnsi="Arial Narrow"/>
                <w:color w:val="000000"/>
                <w:szCs w:val="21"/>
                <w:lang w:val="en-US" w:eastAsia="zh-CN"/>
              </w:rPr>
            </w:pPr>
          </w:p>
        </w:tc>
      </w:tr>
      <w:tr w14:paraId="64ED92D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center"/>
          </w:tcPr>
          <w:p w14:paraId="0055A967">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498" w:type="dxa"/>
            <w:noWrap/>
            <w:vAlign w:val="center"/>
          </w:tcPr>
          <w:p w14:paraId="04B18CE6">
            <w:pPr>
              <w:jc w:val="right"/>
              <w:rPr>
                <w:rFonts w:hint="eastAsia" w:ascii="Arial Narrow" w:hAnsi="Arial Narrow"/>
                <w:color w:val="000000"/>
                <w:szCs w:val="21"/>
                <w:lang w:val="en-US" w:eastAsia="zh-CN"/>
              </w:rPr>
            </w:pPr>
          </w:p>
        </w:tc>
        <w:tc>
          <w:tcPr>
            <w:tcW w:w="888" w:type="dxa"/>
            <w:noWrap/>
            <w:vAlign w:val="center"/>
          </w:tcPr>
          <w:p w14:paraId="131591AD">
            <w:pPr>
              <w:jc w:val="right"/>
              <w:rPr>
                <w:rFonts w:hint="eastAsia" w:ascii="Arial Narrow" w:hAnsi="Arial Narrow"/>
                <w:color w:val="000000"/>
                <w:szCs w:val="21"/>
                <w:lang w:val="en-US" w:eastAsia="zh-CN"/>
              </w:rPr>
            </w:pPr>
          </w:p>
        </w:tc>
        <w:tc>
          <w:tcPr>
            <w:tcW w:w="1428" w:type="dxa"/>
            <w:noWrap/>
            <w:vAlign w:val="center"/>
          </w:tcPr>
          <w:p w14:paraId="4BE5D44C">
            <w:pPr>
              <w:jc w:val="right"/>
              <w:rPr>
                <w:rFonts w:hint="eastAsia" w:ascii="Arial Narrow" w:hAnsi="Arial Narrow"/>
                <w:color w:val="000000"/>
                <w:szCs w:val="21"/>
                <w:lang w:val="en-US" w:eastAsia="zh-CN"/>
              </w:rPr>
            </w:pPr>
          </w:p>
        </w:tc>
        <w:tc>
          <w:tcPr>
            <w:tcW w:w="1428" w:type="dxa"/>
            <w:noWrap/>
            <w:vAlign w:val="center"/>
          </w:tcPr>
          <w:p w14:paraId="5F446211">
            <w:pPr>
              <w:jc w:val="right"/>
              <w:rPr>
                <w:rFonts w:hint="eastAsia" w:ascii="Arial Narrow" w:hAnsi="Arial Narrow"/>
                <w:color w:val="000000"/>
                <w:szCs w:val="21"/>
                <w:lang w:val="en-US" w:eastAsia="en-US"/>
              </w:rPr>
            </w:pPr>
          </w:p>
        </w:tc>
        <w:tc>
          <w:tcPr>
            <w:tcW w:w="1372" w:type="dxa"/>
            <w:vAlign w:val="center"/>
          </w:tcPr>
          <w:p w14:paraId="575CFBE0">
            <w:pPr>
              <w:jc w:val="right"/>
              <w:rPr>
                <w:rFonts w:hint="eastAsia" w:ascii="Arial Narrow" w:hAnsi="Arial Narrow"/>
                <w:color w:val="000000"/>
                <w:szCs w:val="21"/>
                <w:lang w:val="en-US" w:eastAsia="zh-CN"/>
              </w:rPr>
            </w:pPr>
          </w:p>
        </w:tc>
      </w:tr>
      <w:tr w14:paraId="70C0DD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bottom"/>
          </w:tcPr>
          <w:p w14:paraId="6B28D7AF">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①单项重大单项计提的应收账款</w:t>
            </w:r>
          </w:p>
        </w:tc>
        <w:tc>
          <w:tcPr>
            <w:tcW w:w="1498" w:type="dxa"/>
            <w:noWrap/>
            <w:vAlign w:val="center"/>
          </w:tcPr>
          <w:p w14:paraId="72A20C34">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603,114,028.40</w:t>
            </w:r>
          </w:p>
        </w:tc>
        <w:tc>
          <w:tcPr>
            <w:tcW w:w="888" w:type="dxa"/>
            <w:noWrap/>
            <w:vAlign w:val="center"/>
          </w:tcPr>
          <w:p w14:paraId="3DE68D1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46.94</w:t>
            </w:r>
          </w:p>
        </w:tc>
        <w:tc>
          <w:tcPr>
            <w:tcW w:w="1428" w:type="dxa"/>
            <w:noWrap/>
            <w:vAlign w:val="center"/>
          </w:tcPr>
          <w:p w14:paraId="7EE1FF0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603,114,028.40</w:t>
            </w:r>
          </w:p>
        </w:tc>
        <w:tc>
          <w:tcPr>
            <w:tcW w:w="1428" w:type="dxa"/>
            <w:noWrap/>
            <w:vAlign w:val="center"/>
          </w:tcPr>
          <w:p w14:paraId="75D3076C">
            <w:pPr>
              <w:jc w:val="right"/>
              <w:rPr>
                <w:rFonts w:hint="eastAsia" w:ascii="Arial Narrow" w:hAnsi="Arial Narrow"/>
                <w:color w:val="000000"/>
                <w:szCs w:val="21"/>
                <w:lang w:val="en-US" w:eastAsia="en-US"/>
              </w:rPr>
            </w:pPr>
            <w:r>
              <w:rPr>
                <w:rFonts w:hint="eastAsia" w:ascii="Arial Narrow" w:hAnsi="Arial Narrow"/>
                <w:color w:val="000000"/>
                <w:szCs w:val="21"/>
                <w:lang w:val="en-US" w:eastAsia="zh-CN"/>
              </w:rPr>
              <w:t>100.00</w:t>
            </w:r>
          </w:p>
        </w:tc>
        <w:tc>
          <w:tcPr>
            <w:tcW w:w="1372" w:type="dxa"/>
            <w:vAlign w:val="center"/>
          </w:tcPr>
          <w:p w14:paraId="15546C4B">
            <w:pPr>
              <w:jc w:val="right"/>
              <w:rPr>
                <w:rFonts w:hint="eastAsia" w:ascii="Arial Narrow" w:hAnsi="Arial Narrow"/>
                <w:color w:val="000000"/>
                <w:szCs w:val="21"/>
                <w:lang w:val="en-US" w:eastAsia="zh-CN"/>
              </w:rPr>
            </w:pPr>
          </w:p>
        </w:tc>
      </w:tr>
      <w:tr w14:paraId="6E8D0F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09092090">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按组合计提坏账准备的应收账款</w:t>
            </w:r>
          </w:p>
        </w:tc>
        <w:tc>
          <w:tcPr>
            <w:tcW w:w="1498" w:type="dxa"/>
            <w:noWrap/>
            <w:vAlign w:val="center"/>
          </w:tcPr>
          <w:p w14:paraId="14B08DD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681,883,624.93</w:t>
            </w:r>
          </w:p>
        </w:tc>
        <w:tc>
          <w:tcPr>
            <w:tcW w:w="888" w:type="dxa"/>
            <w:noWrap/>
            <w:vAlign w:val="center"/>
          </w:tcPr>
          <w:p w14:paraId="0F2B095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53.06</w:t>
            </w:r>
          </w:p>
        </w:tc>
        <w:tc>
          <w:tcPr>
            <w:tcW w:w="1428" w:type="dxa"/>
            <w:noWrap/>
            <w:vAlign w:val="center"/>
          </w:tcPr>
          <w:p w14:paraId="758F879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371,448,972.09</w:t>
            </w:r>
          </w:p>
        </w:tc>
        <w:tc>
          <w:tcPr>
            <w:tcW w:w="1428" w:type="dxa"/>
            <w:noWrap/>
            <w:vAlign w:val="center"/>
          </w:tcPr>
          <w:p w14:paraId="0FC5B3D1">
            <w:pPr>
              <w:jc w:val="right"/>
              <w:rPr>
                <w:rFonts w:hint="eastAsia" w:ascii="Arial Narrow" w:hAnsi="Arial Narrow"/>
                <w:color w:val="000000"/>
                <w:szCs w:val="21"/>
                <w:lang w:val="en-US" w:eastAsia="en-US"/>
              </w:rPr>
            </w:pPr>
            <w:r>
              <w:rPr>
                <w:rFonts w:hint="eastAsia" w:ascii="Arial Narrow" w:hAnsi="Arial Narrow"/>
                <w:color w:val="000000"/>
                <w:szCs w:val="21"/>
                <w:lang w:val="en-US" w:eastAsia="zh-CN"/>
              </w:rPr>
              <w:t>54.47</w:t>
            </w:r>
          </w:p>
        </w:tc>
        <w:tc>
          <w:tcPr>
            <w:tcW w:w="1372" w:type="dxa"/>
            <w:vAlign w:val="center"/>
          </w:tcPr>
          <w:p w14:paraId="7C9A8F5D">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310,434,652.84</w:t>
            </w:r>
          </w:p>
        </w:tc>
      </w:tr>
      <w:tr w14:paraId="566974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3D38E9A3">
            <w:pPr>
              <w:widowControl/>
              <w:spacing w:line="400" w:lineRule="exact"/>
              <w:jc w:val="both"/>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498" w:type="dxa"/>
            <w:noWrap/>
            <w:vAlign w:val="center"/>
          </w:tcPr>
          <w:p w14:paraId="485CCC10">
            <w:pPr>
              <w:jc w:val="right"/>
              <w:rPr>
                <w:rFonts w:hint="eastAsia" w:ascii="Arial Narrow" w:hAnsi="Arial Narrow"/>
                <w:color w:val="000000"/>
                <w:szCs w:val="21"/>
                <w:lang w:val="en-US" w:eastAsia="zh-CN"/>
              </w:rPr>
            </w:pPr>
          </w:p>
        </w:tc>
        <w:tc>
          <w:tcPr>
            <w:tcW w:w="888" w:type="dxa"/>
            <w:noWrap/>
            <w:vAlign w:val="center"/>
          </w:tcPr>
          <w:p w14:paraId="29352496">
            <w:pPr>
              <w:jc w:val="right"/>
              <w:rPr>
                <w:rFonts w:hint="eastAsia" w:ascii="Arial Narrow" w:hAnsi="Arial Narrow"/>
                <w:color w:val="000000"/>
                <w:szCs w:val="21"/>
                <w:lang w:val="en-US" w:eastAsia="zh-CN"/>
              </w:rPr>
            </w:pPr>
          </w:p>
        </w:tc>
        <w:tc>
          <w:tcPr>
            <w:tcW w:w="1428" w:type="dxa"/>
            <w:noWrap/>
            <w:vAlign w:val="center"/>
          </w:tcPr>
          <w:p w14:paraId="5C464B67">
            <w:pPr>
              <w:jc w:val="right"/>
              <w:rPr>
                <w:rFonts w:hint="eastAsia" w:ascii="Arial Narrow" w:hAnsi="Arial Narrow"/>
                <w:color w:val="000000"/>
                <w:szCs w:val="21"/>
                <w:lang w:val="en-US" w:eastAsia="zh-CN"/>
              </w:rPr>
            </w:pPr>
          </w:p>
        </w:tc>
        <w:tc>
          <w:tcPr>
            <w:tcW w:w="1428" w:type="dxa"/>
            <w:noWrap/>
            <w:vAlign w:val="center"/>
          </w:tcPr>
          <w:p w14:paraId="66BC3D8B">
            <w:pPr>
              <w:jc w:val="right"/>
              <w:rPr>
                <w:rFonts w:hint="eastAsia" w:ascii="Arial Narrow" w:hAnsi="Arial Narrow"/>
                <w:color w:val="000000"/>
                <w:szCs w:val="21"/>
                <w:lang w:val="en-US" w:eastAsia="en-US"/>
              </w:rPr>
            </w:pPr>
          </w:p>
        </w:tc>
        <w:tc>
          <w:tcPr>
            <w:tcW w:w="1372" w:type="dxa"/>
            <w:vAlign w:val="center"/>
          </w:tcPr>
          <w:p w14:paraId="334C7668">
            <w:pPr>
              <w:jc w:val="right"/>
              <w:rPr>
                <w:rFonts w:hint="eastAsia" w:ascii="Arial Narrow" w:hAnsi="Arial Narrow"/>
                <w:color w:val="000000"/>
                <w:szCs w:val="21"/>
                <w:lang w:val="en-US" w:eastAsia="zh-CN"/>
              </w:rPr>
            </w:pPr>
          </w:p>
        </w:tc>
      </w:tr>
      <w:tr w14:paraId="0D8F99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2DF78E59">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③软件与信息技术服务业务客户</w:t>
            </w:r>
          </w:p>
        </w:tc>
        <w:tc>
          <w:tcPr>
            <w:tcW w:w="1498" w:type="dxa"/>
            <w:noWrap/>
            <w:vAlign w:val="center"/>
          </w:tcPr>
          <w:p w14:paraId="36C6B5E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676,407,306.10</w:t>
            </w:r>
          </w:p>
        </w:tc>
        <w:tc>
          <w:tcPr>
            <w:tcW w:w="888" w:type="dxa"/>
            <w:noWrap/>
            <w:vAlign w:val="center"/>
          </w:tcPr>
          <w:p w14:paraId="6F5DD92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52.64</w:t>
            </w:r>
          </w:p>
        </w:tc>
        <w:tc>
          <w:tcPr>
            <w:tcW w:w="1428" w:type="dxa"/>
            <w:noWrap/>
            <w:vAlign w:val="center"/>
          </w:tcPr>
          <w:p w14:paraId="13A9B6C0">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366,616,041.29</w:t>
            </w:r>
          </w:p>
        </w:tc>
        <w:tc>
          <w:tcPr>
            <w:tcW w:w="1428" w:type="dxa"/>
            <w:noWrap/>
            <w:vAlign w:val="center"/>
          </w:tcPr>
          <w:p w14:paraId="3A1C41F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54.20</w:t>
            </w:r>
          </w:p>
        </w:tc>
        <w:tc>
          <w:tcPr>
            <w:tcW w:w="1372" w:type="dxa"/>
            <w:vAlign w:val="center"/>
          </w:tcPr>
          <w:p w14:paraId="3897743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309,791,264.81</w:t>
            </w:r>
          </w:p>
        </w:tc>
      </w:tr>
      <w:tr w14:paraId="0FCC0A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7A6E7E42">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④供应链业务客户</w:t>
            </w:r>
          </w:p>
        </w:tc>
        <w:tc>
          <w:tcPr>
            <w:tcW w:w="1498" w:type="dxa"/>
            <w:noWrap/>
            <w:vAlign w:val="center"/>
          </w:tcPr>
          <w:p w14:paraId="49AE7E2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5,476,318.83</w:t>
            </w:r>
          </w:p>
        </w:tc>
        <w:tc>
          <w:tcPr>
            <w:tcW w:w="888" w:type="dxa"/>
            <w:noWrap/>
            <w:vAlign w:val="center"/>
          </w:tcPr>
          <w:p w14:paraId="7E2B600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0.42</w:t>
            </w:r>
          </w:p>
        </w:tc>
        <w:tc>
          <w:tcPr>
            <w:tcW w:w="1428" w:type="dxa"/>
            <w:noWrap/>
            <w:vAlign w:val="center"/>
          </w:tcPr>
          <w:p w14:paraId="5B9FCA30">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4,832,930.80</w:t>
            </w:r>
          </w:p>
        </w:tc>
        <w:tc>
          <w:tcPr>
            <w:tcW w:w="1428" w:type="dxa"/>
            <w:noWrap/>
            <w:vAlign w:val="center"/>
          </w:tcPr>
          <w:p w14:paraId="53809D7D">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88.25</w:t>
            </w:r>
          </w:p>
        </w:tc>
        <w:tc>
          <w:tcPr>
            <w:tcW w:w="1372" w:type="dxa"/>
            <w:vAlign w:val="center"/>
          </w:tcPr>
          <w:p w14:paraId="62A4EBDE">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643,388.03</w:t>
            </w:r>
          </w:p>
        </w:tc>
      </w:tr>
      <w:tr w14:paraId="714556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noWrap/>
            <w:vAlign w:val="bottom"/>
          </w:tcPr>
          <w:p w14:paraId="5E3E07E3">
            <w:pPr>
              <w:keepNext w:val="0"/>
              <w:keepLines w:val="0"/>
              <w:widowControl/>
              <w:suppressLineNumbers w:val="0"/>
              <w:jc w:val="center"/>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w:t>
            </w:r>
            <w:r>
              <w:rPr>
                <w:rStyle w:val="73"/>
                <w:lang w:val="en-US" w:eastAsia="zh-CN" w:bidi="ar"/>
              </w:rPr>
              <w:t>计</w:t>
            </w:r>
          </w:p>
        </w:tc>
        <w:tc>
          <w:tcPr>
            <w:tcW w:w="1498" w:type="dxa"/>
            <w:noWrap/>
            <w:vAlign w:val="center"/>
          </w:tcPr>
          <w:p w14:paraId="1CEC368A">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1,284,997,653.33</w:t>
            </w:r>
          </w:p>
        </w:tc>
        <w:tc>
          <w:tcPr>
            <w:tcW w:w="888" w:type="dxa"/>
            <w:noWrap/>
            <w:vAlign w:val="center"/>
          </w:tcPr>
          <w:p w14:paraId="46E43E9F">
            <w:pPr>
              <w:keepNext w:val="0"/>
              <w:keepLines w:val="0"/>
              <w:widowControl/>
              <w:suppressLineNumbers w:val="0"/>
              <w:jc w:val="right"/>
              <w:textAlignment w:val="bottom"/>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428" w:type="dxa"/>
            <w:noWrap/>
            <w:vAlign w:val="center"/>
          </w:tcPr>
          <w:p w14:paraId="66CA4F5A">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974,563,000.49</w:t>
            </w:r>
          </w:p>
        </w:tc>
        <w:tc>
          <w:tcPr>
            <w:tcW w:w="1428" w:type="dxa"/>
            <w:noWrap/>
            <w:vAlign w:val="center"/>
          </w:tcPr>
          <w:p w14:paraId="096FB19C">
            <w:pPr>
              <w:keepNext w:val="0"/>
              <w:keepLines w:val="0"/>
              <w:widowControl/>
              <w:suppressLineNumbers w:val="0"/>
              <w:jc w:val="right"/>
              <w:textAlignment w:val="bottom"/>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372" w:type="dxa"/>
            <w:vAlign w:val="center"/>
          </w:tcPr>
          <w:p w14:paraId="74859FCB">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310,434,652.84</w:t>
            </w:r>
          </w:p>
        </w:tc>
      </w:tr>
    </w:tbl>
    <w:p w14:paraId="598FBCDF">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（续）</w:t>
      </w:r>
    </w:p>
    <w:tbl>
      <w:tblPr>
        <w:tblStyle w:val="20"/>
        <w:tblW w:w="9742"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28"/>
        <w:gridCol w:w="1498"/>
        <w:gridCol w:w="888"/>
        <w:gridCol w:w="1428"/>
        <w:gridCol w:w="1428"/>
        <w:gridCol w:w="1372"/>
      </w:tblGrid>
      <w:tr w14:paraId="23232D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restart"/>
            <w:vAlign w:val="center"/>
          </w:tcPr>
          <w:p w14:paraId="4E31237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类别</w:t>
            </w:r>
          </w:p>
        </w:tc>
        <w:tc>
          <w:tcPr>
            <w:tcW w:w="6614" w:type="dxa"/>
            <w:gridSpan w:val="5"/>
            <w:noWrap/>
            <w:vAlign w:val="bottom"/>
          </w:tcPr>
          <w:p w14:paraId="1C07B70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5C954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continue"/>
            <w:vAlign w:val="center"/>
          </w:tcPr>
          <w:p w14:paraId="038C2E37">
            <w:pPr>
              <w:widowControl/>
              <w:spacing w:line="400" w:lineRule="exact"/>
              <w:jc w:val="center"/>
              <w:rPr>
                <w:rFonts w:hint="eastAsia" w:cs="Arial" w:asciiTheme="minorEastAsia" w:hAnsiTheme="minorEastAsia" w:eastAsiaTheme="minorEastAsia"/>
                <w:kern w:val="0"/>
                <w:szCs w:val="21"/>
              </w:rPr>
            </w:pPr>
          </w:p>
        </w:tc>
        <w:tc>
          <w:tcPr>
            <w:tcW w:w="2386" w:type="dxa"/>
            <w:gridSpan w:val="2"/>
            <w:noWrap/>
            <w:vAlign w:val="bottom"/>
          </w:tcPr>
          <w:p w14:paraId="2B9AE74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856" w:type="dxa"/>
            <w:gridSpan w:val="2"/>
            <w:vAlign w:val="bottom"/>
          </w:tcPr>
          <w:p w14:paraId="14A28E3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372" w:type="dxa"/>
            <w:vMerge w:val="restart"/>
            <w:vAlign w:val="center"/>
          </w:tcPr>
          <w:p w14:paraId="0B9510F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账面价值</w:t>
            </w:r>
          </w:p>
        </w:tc>
      </w:tr>
      <w:tr w14:paraId="4BE7B2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continue"/>
            <w:vAlign w:val="center"/>
          </w:tcPr>
          <w:p w14:paraId="2BE1DAE7">
            <w:pPr>
              <w:widowControl/>
              <w:spacing w:line="400" w:lineRule="exact"/>
              <w:jc w:val="left"/>
              <w:rPr>
                <w:rFonts w:hint="eastAsia" w:cs="Arial" w:asciiTheme="minorEastAsia" w:hAnsiTheme="minorEastAsia" w:eastAsiaTheme="minorEastAsia"/>
                <w:kern w:val="0"/>
                <w:szCs w:val="21"/>
              </w:rPr>
            </w:pPr>
          </w:p>
        </w:tc>
        <w:tc>
          <w:tcPr>
            <w:tcW w:w="1498" w:type="dxa"/>
            <w:noWrap/>
            <w:vAlign w:val="center"/>
          </w:tcPr>
          <w:p w14:paraId="7E536C6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888" w:type="dxa"/>
            <w:vAlign w:val="center"/>
          </w:tcPr>
          <w:p w14:paraId="27EBD36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428" w:type="dxa"/>
            <w:noWrap/>
            <w:vAlign w:val="center"/>
          </w:tcPr>
          <w:p w14:paraId="2E6F005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28" w:type="dxa"/>
            <w:noWrap/>
            <w:vAlign w:val="center"/>
          </w:tcPr>
          <w:p w14:paraId="13883CD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r>
              <w:rPr>
                <w:rFonts w:cs="Arial" w:asciiTheme="minorEastAsia" w:hAnsiTheme="minorEastAsia" w:eastAsiaTheme="minorEastAsia"/>
                <w:kern w:val="0"/>
                <w:szCs w:val="21"/>
              </w:rPr>
              <w:t>比例（%）</w:t>
            </w:r>
          </w:p>
        </w:tc>
        <w:tc>
          <w:tcPr>
            <w:tcW w:w="1372" w:type="dxa"/>
            <w:vMerge w:val="continue"/>
            <w:vAlign w:val="bottom"/>
          </w:tcPr>
          <w:p w14:paraId="23FCA36E">
            <w:pPr>
              <w:widowControl/>
              <w:spacing w:line="400" w:lineRule="exact"/>
              <w:jc w:val="center"/>
              <w:rPr>
                <w:rFonts w:hint="eastAsia" w:cs="Arial" w:asciiTheme="minorEastAsia" w:hAnsiTheme="minorEastAsia" w:eastAsiaTheme="minorEastAsia"/>
                <w:kern w:val="0"/>
                <w:szCs w:val="21"/>
              </w:rPr>
            </w:pPr>
          </w:p>
        </w:tc>
      </w:tr>
      <w:tr w14:paraId="7454CD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center"/>
          </w:tcPr>
          <w:p w14:paraId="7F1514C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单项计提坏账准备的应收</w:t>
            </w:r>
            <w:r>
              <w:rPr>
                <w:rFonts w:hint="eastAsia" w:cs="Arial" w:asciiTheme="minorEastAsia" w:hAnsiTheme="minorEastAsia" w:eastAsiaTheme="minorEastAsia"/>
                <w:kern w:val="0"/>
                <w:szCs w:val="21"/>
              </w:rPr>
              <w:t>账款</w:t>
            </w:r>
          </w:p>
        </w:tc>
        <w:tc>
          <w:tcPr>
            <w:tcW w:w="1498" w:type="dxa"/>
            <w:noWrap/>
            <w:vAlign w:val="center"/>
          </w:tcPr>
          <w:p w14:paraId="1A952A6F">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453,799,536.46</w:t>
            </w:r>
          </w:p>
        </w:tc>
        <w:tc>
          <w:tcPr>
            <w:tcW w:w="888" w:type="dxa"/>
            <w:noWrap/>
            <w:vAlign w:val="center"/>
          </w:tcPr>
          <w:p w14:paraId="0DC56395">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32.46</w:t>
            </w:r>
          </w:p>
        </w:tc>
        <w:tc>
          <w:tcPr>
            <w:tcW w:w="1428" w:type="dxa"/>
            <w:noWrap/>
            <w:vAlign w:val="center"/>
          </w:tcPr>
          <w:p w14:paraId="75BB7135">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453,799,536.46</w:t>
            </w:r>
          </w:p>
        </w:tc>
        <w:tc>
          <w:tcPr>
            <w:tcW w:w="1428" w:type="dxa"/>
            <w:noWrap/>
            <w:vAlign w:val="center"/>
          </w:tcPr>
          <w:p w14:paraId="49C03C48">
            <w:pPr>
              <w:jc w:val="right"/>
              <w:rPr>
                <w:rFonts w:hint="eastAsia" w:ascii="Arial Narrow" w:hAnsi="Arial Narrow"/>
                <w:color w:val="000000"/>
                <w:szCs w:val="21"/>
                <w:lang w:val="en-US" w:eastAsia="zh-CN"/>
              </w:rPr>
            </w:pPr>
            <w:r>
              <w:rPr>
                <w:rFonts w:hint="default" w:ascii="Arial Narrow" w:hAnsi="Arial Narrow"/>
                <w:color w:val="000000"/>
                <w:szCs w:val="21"/>
                <w:lang w:val="en-US" w:eastAsia="en-US"/>
              </w:rPr>
              <w:t>100.00</w:t>
            </w:r>
          </w:p>
        </w:tc>
        <w:tc>
          <w:tcPr>
            <w:tcW w:w="1372" w:type="dxa"/>
            <w:vAlign w:val="center"/>
          </w:tcPr>
          <w:p w14:paraId="2874E304">
            <w:pPr>
              <w:jc w:val="right"/>
              <w:rPr>
                <w:rFonts w:hint="eastAsia" w:ascii="Arial Narrow" w:hAnsi="Arial Narrow"/>
                <w:color w:val="000000"/>
                <w:szCs w:val="21"/>
                <w:lang w:val="en-US" w:eastAsia="zh-CN"/>
              </w:rPr>
            </w:pPr>
          </w:p>
        </w:tc>
      </w:tr>
      <w:tr w14:paraId="5ACF5E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center"/>
          </w:tcPr>
          <w:p w14:paraId="2C76BFD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498" w:type="dxa"/>
            <w:noWrap/>
            <w:vAlign w:val="center"/>
          </w:tcPr>
          <w:p w14:paraId="63E751DA">
            <w:pPr>
              <w:jc w:val="right"/>
              <w:rPr>
                <w:rFonts w:hint="eastAsia" w:ascii="Arial Narrow" w:hAnsi="Arial Narrow"/>
                <w:color w:val="000000"/>
                <w:szCs w:val="21"/>
                <w:lang w:val="en-US" w:eastAsia="zh-CN"/>
              </w:rPr>
            </w:pPr>
          </w:p>
        </w:tc>
        <w:tc>
          <w:tcPr>
            <w:tcW w:w="888" w:type="dxa"/>
            <w:noWrap/>
            <w:vAlign w:val="center"/>
          </w:tcPr>
          <w:p w14:paraId="6B6A98B0">
            <w:pPr>
              <w:jc w:val="right"/>
              <w:rPr>
                <w:rFonts w:hint="eastAsia" w:ascii="Arial Narrow" w:hAnsi="Arial Narrow"/>
                <w:color w:val="000000"/>
                <w:szCs w:val="21"/>
                <w:lang w:val="en-US" w:eastAsia="zh-CN"/>
              </w:rPr>
            </w:pPr>
          </w:p>
        </w:tc>
        <w:tc>
          <w:tcPr>
            <w:tcW w:w="1428" w:type="dxa"/>
            <w:noWrap/>
            <w:vAlign w:val="center"/>
          </w:tcPr>
          <w:p w14:paraId="15742231">
            <w:pPr>
              <w:jc w:val="right"/>
              <w:rPr>
                <w:rFonts w:hint="eastAsia" w:ascii="Arial Narrow" w:hAnsi="Arial Narrow"/>
                <w:color w:val="000000"/>
                <w:szCs w:val="21"/>
                <w:lang w:val="en-US" w:eastAsia="zh-CN"/>
              </w:rPr>
            </w:pPr>
          </w:p>
        </w:tc>
        <w:tc>
          <w:tcPr>
            <w:tcW w:w="1428" w:type="dxa"/>
            <w:noWrap/>
            <w:vAlign w:val="center"/>
          </w:tcPr>
          <w:p w14:paraId="18DC5DC3">
            <w:pPr>
              <w:jc w:val="right"/>
              <w:rPr>
                <w:rFonts w:hint="eastAsia" w:ascii="Arial Narrow" w:hAnsi="Arial Narrow"/>
                <w:color w:val="000000"/>
                <w:szCs w:val="21"/>
                <w:lang w:val="en-US" w:eastAsia="en-US"/>
              </w:rPr>
            </w:pPr>
          </w:p>
        </w:tc>
        <w:tc>
          <w:tcPr>
            <w:tcW w:w="1372" w:type="dxa"/>
            <w:vAlign w:val="center"/>
          </w:tcPr>
          <w:p w14:paraId="01CF05A5">
            <w:pPr>
              <w:jc w:val="right"/>
              <w:rPr>
                <w:rFonts w:hint="eastAsia" w:ascii="Arial Narrow" w:hAnsi="Arial Narrow"/>
                <w:color w:val="000000"/>
                <w:szCs w:val="21"/>
                <w:lang w:val="en-US" w:eastAsia="zh-CN"/>
              </w:rPr>
            </w:pPr>
          </w:p>
        </w:tc>
      </w:tr>
      <w:tr w14:paraId="1B6284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bottom"/>
          </w:tcPr>
          <w:p w14:paraId="661C0B21">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①单项重大单项计提的应收账款</w:t>
            </w:r>
          </w:p>
        </w:tc>
        <w:tc>
          <w:tcPr>
            <w:tcW w:w="1498" w:type="dxa"/>
            <w:noWrap/>
            <w:vAlign w:val="center"/>
          </w:tcPr>
          <w:p w14:paraId="4FBF9FD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453,799,536.46</w:t>
            </w:r>
          </w:p>
        </w:tc>
        <w:tc>
          <w:tcPr>
            <w:tcW w:w="888" w:type="dxa"/>
            <w:noWrap/>
            <w:vAlign w:val="center"/>
          </w:tcPr>
          <w:p w14:paraId="373FDFD9">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32.46</w:t>
            </w:r>
          </w:p>
        </w:tc>
        <w:tc>
          <w:tcPr>
            <w:tcW w:w="1428" w:type="dxa"/>
            <w:noWrap/>
            <w:vAlign w:val="center"/>
          </w:tcPr>
          <w:p w14:paraId="6D28266F">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453,799,536.46</w:t>
            </w:r>
          </w:p>
        </w:tc>
        <w:tc>
          <w:tcPr>
            <w:tcW w:w="1428" w:type="dxa"/>
            <w:noWrap/>
            <w:vAlign w:val="center"/>
          </w:tcPr>
          <w:p w14:paraId="0AD0C7CB">
            <w:pPr>
              <w:jc w:val="right"/>
              <w:rPr>
                <w:rFonts w:hint="eastAsia" w:ascii="Arial Narrow" w:hAnsi="Arial Narrow"/>
                <w:color w:val="000000"/>
                <w:szCs w:val="21"/>
                <w:lang w:val="en-US" w:eastAsia="en-US"/>
              </w:rPr>
            </w:pPr>
            <w:r>
              <w:rPr>
                <w:rFonts w:hint="eastAsia" w:ascii="Arial Narrow" w:hAnsi="Arial Narrow"/>
                <w:color w:val="000000"/>
                <w:szCs w:val="21"/>
                <w:lang w:val="en-US" w:eastAsia="en-US"/>
              </w:rPr>
              <w:t>100.00</w:t>
            </w:r>
          </w:p>
        </w:tc>
        <w:tc>
          <w:tcPr>
            <w:tcW w:w="1372" w:type="dxa"/>
            <w:vAlign w:val="center"/>
          </w:tcPr>
          <w:p w14:paraId="4B5AD4AC">
            <w:pPr>
              <w:jc w:val="right"/>
              <w:rPr>
                <w:rFonts w:hint="eastAsia" w:ascii="Arial Narrow" w:hAnsi="Arial Narrow"/>
                <w:color w:val="000000"/>
                <w:szCs w:val="21"/>
                <w:lang w:val="en-US" w:eastAsia="zh-CN"/>
              </w:rPr>
            </w:pPr>
          </w:p>
        </w:tc>
      </w:tr>
      <w:tr w14:paraId="0884CE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bottom"/>
          </w:tcPr>
          <w:p w14:paraId="50A68058">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按组合计提坏账准备的应收账款</w:t>
            </w:r>
          </w:p>
        </w:tc>
        <w:tc>
          <w:tcPr>
            <w:tcW w:w="1498" w:type="dxa"/>
            <w:noWrap/>
            <w:vAlign w:val="center"/>
          </w:tcPr>
          <w:p w14:paraId="19C1018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944,059,923.42</w:t>
            </w:r>
          </w:p>
        </w:tc>
        <w:tc>
          <w:tcPr>
            <w:tcW w:w="888" w:type="dxa"/>
            <w:noWrap/>
            <w:vAlign w:val="center"/>
          </w:tcPr>
          <w:p w14:paraId="47257C0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67.54</w:t>
            </w:r>
          </w:p>
        </w:tc>
        <w:tc>
          <w:tcPr>
            <w:tcW w:w="1428" w:type="dxa"/>
            <w:noWrap/>
            <w:vAlign w:val="center"/>
          </w:tcPr>
          <w:p w14:paraId="50CBE48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370,538,577.71</w:t>
            </w:r>
          </w:p>
        </w:tc>
        <w:tc>
          <w:tcPr>
            <w:tcW w:w="1428" w:type="dxa"/>
            <w:noWrap/>
            <w:vAlign w:val="center"/>
          </w:tcPr>
          <w:p w14:paraId="2F5A0623">
            <w:pPr>
              <w:jc w:val="right"/>
              <w:rPr>
                <w:rFonts w:hint="eastAsia" w:ascii="Arial Narrow" w:hAnsi="Arial Narrow"/>
                <w:color w:val="000000"/>
                <w:szCs w:val="21"/>
                <w:lang w:val="en-US" w:eastAsia="zh-CN"/>
              </w:rPr>
            </w:pPr>
            <w:r>
              <w:rPr>
                <w:rFonts w:hint="eastAsia" w:ascii="Arial Narrow" w:hAnsi="Arial Narrow"/>
                <w:color w:val="000000"/>
                <w:szCs w:val="21"/>
                <w:lang w:val="en-US" w:eastAsia="en-US"/>
              </w:rPr>
              <w:t>39.25</w:t>
            </w:r>
          </w:p>
        </w:tc>
        <w:tc>
          <w:tcPr>
            <w:tcW w:w="1372" w:type="dxa"/>
            <w:vAlign w:val="center"/>
          </w:tcPr>
          <w:p w14:paraId="6D5DE2B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573,521,345.71</w:t>
            </w:r>
          </w:p>
        </w:tc>
      </w:tr>
      <w:tr w14:paraId="67975F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432BB6F1">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498" w:type="dxa"/>
            <w:noWrap/>
            <w:vAlign w:val="center"/>
          </w:tcPr>
          <w:p w14:paraId="2EE6AB28">
            <w:pPr>
              <w:jc w:val="right"/>
              <w:rPr>
                <w:rFonts w:hint="eastAsia" w:ascii="Arial Narrow" w:hAnsi="Arial Narrow"/>
                <w:color w:val="000000"/>
                <w:szCs w:val="21"/>
                <w:lang w:val="en-US" w:eastAsia="zh-CN"/>
              </w:rPr>
            </w:pPr>
          </w:p>
        </w:tc>
        <w:tc>
          <w:tcPr>
            <w:tcW w:w="888" w:type="dxa"/>
            <w:noWrap/>
            <w:vAlign w:val="center"/>
          </w:tcPr>
          <w:p w14:paraId="51901947">
            <w:pPr>
              <w:jc w:val="right"/>
              <w:rPr>
                <w:rFonts w:hint="eastAsia" w:ascii="Arial Narrow" w:hAnsi="Arial Narrow"/>
                <w:color w:val="000000"/>
                <w:szCs w:val="21"/>
                <w:lang w:val="en-US" w:eastAsia="zh-CN"/>
              </w:rPr>
            </w:pPr>
          </w:p>
        </w:tc>
        <w:tc>
          <w:tcPr>
            <w:tcW w:w="1428" w:type="dxa"/>
            <w:noWrap/>
            <w:vAlign w:val="center"/>
          </w:tcPr>
          <w:p w14:paraId="37C7D8E1">
            <w:pPr>
              <w:jc w:val="right"/>
              <w:rPr>
                <w:rFonts w:hint="eastAsia" w:ascii="Arial Narrow" w:hAnsi="Arial Narrow"/>
                <w:color w:val="000000"/>
                <w:szCs w:val="21"/>
                <w:lang w:val="en-US" w:eastAsia="zh-CN"/>
              </w:rPr>
            </w:pPr>
          </w:p>
        </w:tc>
        <w:tc>
          <w:tcPr>
            <w:tcW w:w="1428" w:type="dxa"/>
            <w:noWrap/>
            <w:vAlign w:val="center"/>
          </w:tcPr>
          <w:p w14:paraId="69AF7527">
            <w:pPr>
              <w:jc w:val="right"/>
              <w:rPr>
                <w:rFonts w:hint="eastAsia" w:ascii="Arial Narrow" w:hAnsi="Arial Narrow"/>
                <w:color w:val="000000"/>
                <w:szCs w:val="21"/>
                <w:lang w:val="en-US" w:eastAsia="en-US"/>
              </w:rPr>
            </w:pPr>
          </w:p>
        </w:tc>
        <w:tc>
          <w:tcPr>
            <w:tcW w:w="1372" w:type="dxa"/>
            <w:vAlign w:val="center"/>
          </w:tcPr>
          <w:p w14:paraId="6A6A437F">
            <w:pPr>
              <w:jc w:val="right"/>
              <w:rPr>
                <w:rFonts w:hint="eastAsia" w:ascii="Arial Narrow" w:hAnsi="Arial Narrow"/>
                <w:color w:val="000000"/>
                <w:szCs w:val="21"/>
                <w:lang w:val="en-US" w:eastAsia="zh-CN"/>
              </w:rPr>
            </w:pPr>
          </w:p>
        </w:tc>
      </w:tr>
      <w:tr w14:paraId="2C5806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66F6C6AA">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③软件与信息技术服务业务客户</w:t>
            </w:r>
          </w:p>
        </w:tc>
        <w:tc>
          <w:tcPr>
            <w:tcW w:w="1498" w:type="dxa"/>
            <w:noWrap/>
            <w:vAlign w:val="center"/>
          </w:tcPr>
          <w:p w14:paraId="5E5688D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938,119,230.16</w:t>
            </w:r>
          </w:p>
        </w:tc>
        <w:tc>
          <w:tcPr>
            <w:tcW w:w="888" w:type="dxa"/>
            <w:noWrap/>
            <w:vAlign w:val="center"/>
          </w:tcPr>
          <w:p w14:paraId="023DED8A">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67.11</w:t>
            </w:r>
          </w:p>
        </w:tc>
        <w:tc>
          <w:tcPr>
            <w:tcW w:w="1428" w:type="dxa"/>
            <w:noWrap/>
            <w:vAlign w:val="center"/>
          </w:tcPr>
          <w:p w14:paraId="6683E3BF">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366,543,082.59</w:t>
            </w:r>
          </w:p>
        </w:tc>
        <w:tc>
          <w:tcPr>
            <w:tcW w:w="1428" w:type="dxa"/>
            <w:noWrap/>
            <w:vAlign w:val="center"/>
          </w:tcPr>
          <w:p w14:paraId="2205847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39.07</w:t>
            </w:r>
          </w:p>
        </w:tc>
        <w:tc>
          <w:tcPr>
            <w:tcW w:w="1372" w:type="dxa"/>
            <w:vAlign w:val="center"/>
          </w:tcPr>
          <w:p w14:paraId="1C32F30E">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571,576,147.57</w:t>
            </w:r>
          </w:p>
        </w:tc>
      </w:tr>
      <w:tr w14:paraId="1F7053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15974F4A">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④供应链业务客户</w:t>
            </w:r>
          </w:p>
        </w:tc>
        <w:tc>
          <w:tcPr>
            <w:tcW w:w="1498" w:type="dxa"/>
            <w:noWrap/>
            <w:vAlign w:val="center"/>
          </w:tcPr>
          <w:p w14:paraId="33924685">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5,940,693.26</w:t>
            </w:r>
          </w:p>
        </w:tc>
        <w:tc>
          <w:tcPr>
            <w:tcW w:w="888" w:type="dxa"/>
            <w:noWrap/>
            <w:vAlign w:val="center"/>
          </w:tcPr>
          <w:p w14:paraId="3D377EA8">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0.43</w:t>
            </w:r>
          </w:p>
        </w:tc>
        <w:tc>
          <w:tcPr>
            <w:tcW w:w="1428" w:type="dxa"/>
            <w:noWrap/>
            <w:vAlign w:val="center"/>
          </w:tcPr>
          <w:p w14:paraId="7DAB9408">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3,995,495.12</w:t>
            </w:r>
          </w:p>
        </w:tc>
        <w:tc>
          <w:tcPr>
            <w:tcW w:w="1428" w:type="dxa"/>
            <w:noWrap/>
            <w:vAlign w:val="center"/>
          </w:tcPr>
          <w:p w14:paraId="23E9DF24">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67.26</w:t>
            </w:r>
          </w:p>
        </w:tc>
        <w:tc>
          <w:tcPr>
            <w:tcW w:w="1372" w:type="dxa"/>
            <w:vAlign w:val="center"/>
          </w:tcPr>
          <w:p w14:paraId="349BA73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1,945,198.14</w:t>
            </w:r>
          </w:p>
        </w:tc>
      </w:tr>
      <w:tr w14:paraId="105145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noWrap/>
            <w:vAlign w:val="bottom"/>
          </w:tcPr>
          <w:p w14:paraId="2E2AB9C2">
            <w:pPr>
              <w:keepNext w:val="0"/>
              <w:keepLines w:val="0"/>
              <w:widowControl/>
              <w:suppressLineNumbers w:val="0"/>
              <w:jc w:val="center"/>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w:t>
            </w:r>
            <w:r>
              <w:rPr>
                <w:rStyle w:val="73"/>
                <w:lang w:val="en-US" w:eastAsia="zh-CN" w:bidi="ar"/>
              </w:rPr>
              <w:t>计</w:t>
            </w:r>
          </w:p>
        </w:tc>
        <w:tc>
          <w:tcPr>
            <w:tcW w:w="1498" w:type="dxa"/>
            <w:noWrap/>
            <w:vAlign w:val="center"/>
          </w:tcPr>
          <w:p w14:paraId="7E1077CB">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1,397,859,459.88</w:t>
            </w:r>
          </w:p>
        </w:tc>
        <w:tc>
          <w:tcPr>
            <w:tcW w:w="888" w:type="dxa"/>
            <w:noWrap/>
            <w:vAlign w:val="center"/>
          </w:tcPr>
          <w:p w14:paraId="1B5B8BDD">
            <w:pPr>
              <w:keepNext w:val="0"/>
              <w:keepLines w:val="0"/>
              <w:widowControl/>
              <w:suppressLineNumbers w:val="0"/>
              <w:jc w:val="right"/>
              <w:textAlignment w:val="bottom"/>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428" w:type="dxa"/>
            <w:noWrap/>
            <w:vAlign w:val="center"/>
          </w:tcPr>
          <w:p w14:paraId="709EB375">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824,338,114.17</w:t>
            </w:r>
          </w:p>
        </w:tc>
        <w:tc>
          <w:tcPr>
            <w:tcW w:w="1428" w:type="dxa"/>
            <w:noWrap/>
            <w:vAlign w:val="center"/>
          </w:tcPr>
          <w:p w14:paraId="07958A0C">
            <w:pPr>
              <w:keepNext w:val="0"/>
              <w:keepLines w:val="0"/>
              <w:widowControl/>
              <w:suppressLineNumbers w:val="0"/>
              <w:jc w:val="right"/>
              <w:textAlignment w:val="bottom"/>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372" w:type="dxa"/>
            <w:vAlign w:val="center"/>
          </w:tcPr>
          <w:p w14:paraId="314935EA">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573,521,345.71</w:t>
            </w:r>
          </w:p>
        </w:tc>
      </w:tr>
    </w:tbl>
    <w:p w14:paraId="6A2D57EF">
      <w:pPr>
        <w:spacing w:line="400" w:lineRule="exact"/>
        <w:ind w:firstLine="420" w:firstLineChars="200"/>
        <w:rPr>
          <w:rFonts w:hint="eastAsia" w:cs="Arial" w:asciiTheme="minorEastAsia" w:hAnsiTheme="minorEastAsia" w:eastAsiaTheme="minorEastAsia"/>
          <w:szCs w:val="21"/>
          <w:lang w:eastAsia="zh-CN"/>
        </w:rPr>
      </w:pPr>
    </w:p>
    <w:p w14:paraId="3E69C508">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期末单项计提坏账准备的应收账款</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889"/>
        <w:gridCol w:w="1669"/>
        <w:gridCol w:w="1624"/>
        <w:gridCol w:w="1157"/>
        <w:gridCol w:w="1875"/>
      </w:tblGrid>
      <w:tr w14:paraId="40CDBA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2889" w:type="dxa"/>
            <w:vMerge w:val="restart"/>
            <w:vAlign w:val="center"/>
          </w:tcPr>
          <w:p w14:paraId="0A181E2E">
            <w:pPr>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应收账款</w:t>
            </w:r>
            <w:r>
              <w:rPr>
                <w:rFonts w:hint="eastAsia" w:cs="Arial" w:asciiTheme="minorEastAsia" w:hAnsiTheme="minorEastAsia" w:eastAsiaTheme="minorEastAsia"/>
                <w:kern w:val="0"/>
                <w:szCs w:val="21"/>
              </w:rPr>
              <w:t>（按单位）</w:t>
            </w:r>
          </w:p>
        </w:tc>
        <w:tc>
          <w:tcPr>
            <w:tcW w:w="6325" w:type="dxa"/>
            <w:gridSpan w:val="4"/>
            <w:vAlign w:val="center"/>
          </w:tcPr>
          <w:p w14:paraId="370FC9E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r>
      <w:tr w14:paraId="37E7EE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2889" w:type="dxa"/>
            <w:vMerge w:val="continue"/>
            <w:vAlign w:val="center"/>
          </w:tcPr>
          <w:p w14:paraId="0E340E74">
            <w:pPr>
              <w:widowControl/>
              <w:spacing w:line="400" w:lineRule="exact"/>
              <w:jc w:val="center"/>
              <w:rPr>
                <w:rFonts w:hint="eastAsia" w:cs="Arial" w:asciiTheme="minorEastAsia" w:hAnsiTheme="minorEastAsia" w:eastAsiaTheme="minorEastAsia"/>
                <w:kern w:val="0"/>
                <w:szCs w:val="21"/>
              </w:rPr>
            </w:pPr>
          </w:p>
        </w:tc>
        <w:tc>
          <w:tcPr>
            <w:tcW w:w="1669" w:type="dxa"/>
            <w:vAlign w:val="center"/>
          </w:tcPr>
          <w:p w14:paraId="467B5D3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1624" w:type="dxa"/>
            <w:vAlign w:val="center"/>
          </w:tcPr>
          <w:p w14:paraId="048585D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坏账准备</w:t>
            </w:r>
          </w:p>
        </w:tc>
        <w:tc>
          <w:tcPr>
            <w:tcW w:w="1157" w:type="dxa"/>
            <w:vAlign w:val="center"/>
          </w:tcPr>
          <w:p w14:paraId="425155E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计提比例</w:t>
            </w:r>
          </w:p>
        </w:tc>
        <w:tc>
          <w:tcPr>
            <w:tcW w:w="1875" w:type="dxa"/>
            <w:vAlign w:val="center"/>
          </w:tcPr>
          <w:p w14:paraId="5DDAA79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计提依据</w:t>
            </w:r>
          </w:p>
        </w:tc>
      </w:tr>
      <w:tr w14:paraId="2AF9392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098561D">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客户一</w:t>
            </w:r>
          </w:p>
        </w:tc>
        <w:tc>
          <w:tcPr>
            <w:tcW w:w="1669" w:type="dxa"/>
            <w:vAlign w:val="bottom"/>
          </w:tcPr>
          <w:p w14:paraId="6B3D12C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22,445,853.18</w:t>
            </w:r>
          </w:p>
        </w:tc>
        <w:tc>
          <w:tcPr>
            <w:tcW w:w="1624" w:type="dxa"/>
            <w:vAlign w:val="bottom"/>
          </w:tcPr>
          <w:p w14:paraId="3B054D6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22,445,853.18</w:t>
            </w:r>
          </w:p>
        </w:tc>
        <w:tc>
          <w:tcPr>
            <w:tcW w:w="1157" w:type="dxa"/>
            <w:vAlign w:val="bottom"/>
          </w:tcPr>
          <w:p w14:paraId="6E8D694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4B47CE51">
            <w:pPr>
              <w:widowControl/>
              <w:spacing w:line="400" w:lineRule="exact"/>
              <w:jc w:val="center"/>
              <w:rPr>
                <w:rFonts w:hint="eastAsia" w:cs="Arial" w:asciiTheme="minorEastAsia" w:hAnsiTheme="minorEastAsia" w:eastAsiaTheme="minorEastAsia"/>
                <w:color w:val="0000FF"/>
                <w:kern w:val="0"/>
                <w:szCs w:val="21"/>
              </w:rPr>
            </w:pPr>
            <w:r>
              <w:rPr>
                <w:rFonts w:hint="eastAsia" w:cs="Arial" w:asciiTheme="minorEastAsia" w:hAnsiTheme="minorEastAsia" w:eastAsiaTheme="minorEastAsia"/>
                <w:kern w:val="0"/>
                <w:szCs w:val="21"/>
              </w:rPr>
              <w:t>三年及以上账龄</w:t>
            </w:r>
          </w:p>
        </w:tc>
      </w:tr>
      <w:tr w14:paraId="683FC1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20862B70">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客户二</w:t>
            </w:r>
          </w:p>
        </w:tc>
        <w:tc>
          <w:tcPr>
            <w:tcW w:w="1669" w:type="dxa"/>
            <w:vAlign w:val="bottom"/>
          </w:tcPr>
          <w:p w14:paraId="530B02D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14,157,830.00</w:t>
            </w:r>
          </w:p>
        </w:tc>
        <w:tc>
          <w:tcPr>
            <w:tcW w:w="1624" w:type="dxa"/>
            <w:vAlign w:val="bottom"/>
          </w:tcPr>
          <w:p w14:paraId="75CE0C3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14,157,830.00</w:t>
            </w:r>
          </w:p>
        </w:tc>
        <w:tc>
          <w:tcPr>
            <w:tcW w:w="1157" w:type="dxa"/>
            <w:vAlign w:val="bottom"/>
          </w:tcPr>
          <w:p w14:paraId="74604168">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3364CB7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5A5B98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3F75E723">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客户三</w:t>
            </w:r>
          </w:p>
        </w:tc>
        <w:tc>
          <w:tcPr>
            <w:tcW w:w="1669" w:type="dxa"/>
            <w:vAlign w:val="bottom"/>
          </w:tcPr>
          <w:p w14:paraId="07EE5FB3">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10,916,922.52</w:t>
            </w:r>
          </w:p>
        </w:tc>
        <w:tc>
          <w:tcPr>
            <w:tcW w:w="1624" w:type="dxa"/>
            <w:vAlign w:val="bottom"/>
          </w:tcPr>
          <w:p w14:paraId="1FE32C9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10,916,922.52</w:t>
            </w:r>
          </w:p>
        </w:tc>
        <w:tc>
          <w:tcPr>
            <w:tcW w:w="1157" w:type="dxa"/>
            <w:vAlign w:val="bottom"/>
          </w:tcPr>
          <w:p w14:paraId="7474E995">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1697BD3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6EDB16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771BB9CF">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客户四</w:t>
            </w:r>
          </w:p>
        </w:tc>
        <w:tc>
          <w:tcPr>
            <w:tcW w:w="1669" w:type="dxa"/>
            <w:vAlign w:val="bottom"/>
          </w:tcPr>
          <w:p w14:paraId="7721197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10,657,710.00</w:t>
            </w:r>
          </w:p>
        </w:tc>
        <w:tc>
          <w:tcPr>
            <w:tcW w:w="1624" w:type="dxa"/>
            <w:vAlign w:val="bottom"/>
          </w:tcPr>
          <w:p w14:paraId="4C21F8A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10,657,710.00</w:t>
            </w:r>
          </w:p>
        </w:tc>
        <w:tc>
          <w:tcPr>
            <w:tcW w:w="1157" w:type="dxa"/>
            <w:vAlign w:val="bottom"/>
          </w:tcPr>
          <w:p w14:paraId="4E353533">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164893E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诉讼</w:t>
            </w:r>
          </w:p>
        </w:tc>
      </w:tr>
      <w:tr w14:paraId="54F36C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B2AA72B">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客户五</w:t>
            </w:r>
          </w:p>
        </w:tc>
        <w:tc>
          <w:tcPr>
            <w:tcW w:w="1669" w:type="dxa"/>
            <w:vAlign w:val="bottom"/>
          </w:tcPr>
          <w:p w14:paraId="729239F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10,385,209.09</w:t>
            </w:r>
          </w:p>
        </w:tc>
        <w:tc>
          <w:tcPr>
            <w:tcW w:w="1624" w:type="dxa"/>
            <w:vAlign w:val="bottom"/>
          </w:tcPr>
          <w:p w14:paraId="1A560C7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10,385,209.09</w:t>
            </w:r>
          </w:p>
        </w:tc>
        <w:tc>
          <w:tcPr>
            <w:tcW w:w="1157" w:type="dxa"/>
            <w:vAlign w:val="bottom"/>
          </w:tcPr>
          <w:p w14:paraId="2CA22F8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6670A79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47B984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5D2A0BC0">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客户六</w:t>
            </w:r>
          </w:p>
        </w:tc>
        <w:tc>
          <w:tcPr>
            <w:tcW w:w="1669" w:type="dxa"/>
            <w:vAlign w:val="bottom"/>
          </w:tcPr>
          <w:p w14:paraId="50353065">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8,100,000.00</w:t>
            </w:r>
          </w:p>
        </w:tc>
        <w:tc>
          <w:tcPr>
            <w:tcW w:w="1624" w:type="dxa"/>
            <w:vAlign w:val="bottom"/>
          </w:tcPr>
          <w:p w14:paraId="0EF1DCF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8,100,000.00</w:t>
            </w:r>
          </w:p>
        </w:tc>
        <w:tc>
          <w:tcPr>
            <w:tcW w:w="1157" w:type="dxa"/>
            <w:vAlign w:val="bottom"/>
          </w:tcPr>
          <w:p w14:paraId="77D7D1D8">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7870CD6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107444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0F20F3B6">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客户七</w:t>
            </w:r>
          </w:p>
        </w:tc>
        <w:tc>
          <w:tcPr>
            <w:tcW w:w="1669" w:type="dxa"/>
            <w:vAlign w:val="bottom"/>
          </w:tcPr>
          <w:p w14:paraId="70AA9DF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7,868,234.32</w:t>
            </w:r>
          </w:p>
        </w:tc>
        <w:tc>
          <w:tcPr>
            <w:tcW w:w="1624" w:type="dxa"/>
            <w:vAlign w:val="bottom"/>
          </w:tcPr>
          <w:p w14:paraId="0CC1DF7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7,868,234.32</w:t>
            </w:r>
          </w:p>
        </w:tc>
        <w:tc>
          <w:tcPr>
            <w:tcW w:w="1157" w:type="dxa"/>
            <w:vAlign w:val="bottom"/>
          </w:tcPr>
          <w:p w14:paraId="7FC5CC1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725150E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6DF8F7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2D2B124A">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客户八</w:t>
            </w:r>
          </w:p>
        </w:tc>
        <w:tc>
          <w:tcPr>
            <w:tcW w:w="1669" w:type="dxa"/>
            <w:vAlign w:val="bottom"/>
          </w:tcPr>
          <w:p w14:paraId="14571BF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7,672,526.33</w:t>
            </w:r>
          </w:p>
        </w:tc>
        <w:tc>
          <w:tcPr>
            <w:tcW w:w="1624" w:type="dxa"/>
            <w:vAlign w:val="bottom"/>
          </w:tcPr>
          <w:p w14:paraId="2ED1413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7,672,526.33</w:t>
            </w:r>
          </w:p>
        </w:tc>
        <w:tc>
          <w:tcPr>
            <w:tcW w:w="1157" w:type="dxa"/>
            <w:vAlign w:val="bottom"/>
          </w:tcPr>
          <w:p w14:paraId="169BBE4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5DAFB2D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5F6319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F2CE9E5">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客户九</w:t>
            </w:r>
          </w:p>
        </w:tc>
        <w:tc>
          <w:tcPr>
            <w:tcW w:w="1669" w:type="dxa"/>
            <w:vAlign w:val="bottom"/>
          </w:tcPr>
          <w:p w14:paraId="2D7F41E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6,702,911.16</w:t>
            </w:r>
          </w:p>
        </w:tc>
        <w:tc>
          <w:tcPr>
            <w:tcW w:w="1624" w:type="dxa"/>
            <w:vAlign w:val="bottom"/>
          </w:tcPr>
          <w:p w14:paraId="3D6BE10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6,702,911.16</w:t>
            </w:r>
          </w:p>
        </w:tc>
        <w:tc>
          <w:tcPr>
            <w:tcW w:w="1157" w:type="dxa"/>
            <w:vAlign w:val="bottom"/>
          </w:tcPr>
          <w:p w14:paraId="54CF041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59D565B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47F89C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228D157A">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w:t>
            </w:r>
          </w:p>
        </w:tc>
        <w:tc>
          <w:tcPr>
            <w:tcW w:w="1669" w:type="dxa"/>
            <w:vAlign w:val="bottom"/>
          </w:tcPr>
          <w:p w14:paraId="789EA90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6,700,000.00</w:t>
            </w:r>
          </w:p>
        </w:tc>
        <w:tc>
          <w:tcPr>
            <w:tcW w:w="1624" w:type="dxa"/>
            <w:vAlign w:val="bottom"/>
          </w:tcPr>
          <w:p w14:paraId="29330E1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6,700,000.00</w:t>
            </w:r>
          </w:p>
        </w:tc>
        <w:tc>
          <w:tcPr>
            <w:tcW w:w="1157" w:type="dxa"/>
            <w:vAlign w:val="bottom"/>
          </w:tcPr>
          <w:p w14:paraId="1D8D70B8">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308C600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4578E2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375B1DDA">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客户十一</w:t>
            </w:r>
          </w:p>
        </w:tc>
        <w:tc>
          <w:tcPr>
            <w:tcW w:w="1669" w:type="dxa"/>
            <w:vAlign w:val="bottom"/>
          </w:tcPr>
          <w:p w14:paraId="0D6354A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6,535,430.41</w:t>
            </w:r>
          </w:p>
        </w:tc>
        <w:tc>
          <w:tcPr>
            <w:tcW w:w="1624" w:type="dxa"/>
            <w:vAlign w:val="bottom"/>
          </w:tcPr>
          <w:p w14:paraId="3BFA099A">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6,535,430.41</w:t>
            </w:r>
          </w:p>
        </w:tc>
        <w:tc>
          <w:tcPr>
            <w:tcW w:w="1157" w:type="dxa"/>
            <w:vAlign w:val="bottom"/>
          </w:tcPr>
          <w:p w14:paraId="136A5797">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023979E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52CFE5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7C8F89AC">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客户十二</w:t>
            </w:r>
          </w:p>
        </w:tc>
        <w:tc>
          <w:tcPr>
            <w:tcW w:w="1669" w:type="dxa"/>
            <w:vAlign w:val="bottom"/>
          </w:tcPr>
          <w:p w14:paraId="0E04748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6,360,000.00</w:t>
            </w:r>
          </w:p>
        </w:tc>
        <w:tc>
          <w:tcPr>
            <w:tcW w:w="1624" w:type="dxa"/>
            <w:vAlign w:val="bottom"/>
          </w:tcPr>
          <w:p w14:paraId="770CB63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6,360,000.00</w:t>
            </w:r>
          </w:p>
        </w:tc>
        <w:tc>
          <w:tcPr>
            <w:tcW w:w="1157" w:type="dxa"/>
            <w:vAlign w:val="bottom"/>
          </w:tcPr>
          <w:p w14:paraId="7BF62C9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58B127A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272876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DAFB072">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客户十三</w:t>
            </w:r>
          </w:p>
        </w:tc>
        <w:tc>
          <w:tcPr>
            <w:tcW w:w="1669" w:type="dxa"/>
            <w:vAlign w:val="bottom"/>
          </w:tcPr>
          <w:p w14:paraId="41A07B1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6,270,000.00</w:t>
            </w:r>
          </w:p>
        </w:tc>
        <w:tc>
          <w:tcPr>
            <w:tcW w:w="1624" w:type="dxa"/>
            <w:vAlign w:val="bottom"/>
          </w:tcPr>
          <w:p w14:paraId="3DD2517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6,270,000.00</w:t>
            </w:r>
          </w:p>
        </w:tc>
        <w:tc>
          <w:tcPr>
            <w:tcW w:w="1157" w:type="dxa"/>
            <w:vAlign w:val="bottom"/>
          </w:tcPr>
          <w:p w14:paraId="13B547A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63F0F3F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1F87A29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577C19C">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客户十四</w:t>
            </w:r>
          </w:p>
        </w:tc>
        <w:tc>
          <w:tcPr>
            <w:tcW w:w="1669" w:type="dxa"/>
            <w:vAlign w:val="bottom"/>
          </w:tcPr>
          <w:p w14:paraId="296DC87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5,781,000.00</w:t>
            </w:r>
          </w:p>
        </w:tc>
        <w:tc>
          <w:tcPr>
            <w:tcW w:w="1624" w:type="dxa"/>
            <w:vAlign w:val="bottom"/>
          </w:tcPr>
          <w:p w14:paraId="066523C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5,781,000.00</w:t>
            </w:r>
          </w:p>
        </w:tc>
        <w:tc>
          <w:tcPr>
            <w:tcW w:w="1157" w:type="dxa"/>
            <w:vAlign w:val="bottom"/>
          </w:tcPr>
          <w:p w14:paraId="74F90627">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5146278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4B7CD4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DDA9325">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客户十五</w:t>
            </w:r>
          </w:p>
        </w:tc>
        <w:tc>
          <w:tcPr>
            <w:tcW w:w="1669" w:type="dxa"/>
            <w:vAlign w:val="bottom"/>
          </w:tcPr>
          <w:p w14:paraId="682D82B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5,780,000.00</w:t>
            </w:r>
          </w:p>
        </w:tc>
        <w:tc>
          <w:tcPr>
            <w:tcW w:w="1624" w:type="dxa"/>
            <w:vAlign w:val="bottom"/>
          </w:tcPr>
          <w:p w14:paraId="06FC27D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5,780,000.00</w:t>
            </w:r>
          </w:p>
        </w:tc>
        <w:tc>
          <w:tcPr>
            <w:tcW w:w="1157" w:type="dxa"/>
            <w:vAlign w:val="bottom"/>
          </w:tcPr>
          <w:p w14:paraId="17788AD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0238B22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22F09D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2037961A">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客户十六</w:t>
            </w:r>
          </w:p>
        </w:tc>
        <w:tc>
          <w:tcPr>
            <w:tcW w:w="1669" w:type="dxa"/>
            <w:vAlign w:val="bottom"/>
          </w:tcPr>
          <w:p w14:paraId="7F582AD3">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5,565,672.17</w:t>
            </w:r>
          </w:p>
        </w:tc>
        <w:tc>
          <w:tcPr>
            <w:tcW w:w="1624" w:type="dxa"/>
            <w:vAlign w:val="bottom"/>
          </w:tcPr>
          <w:p w14:paraId="2F712B4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5,565,672.17</w:t>
            </w:r>
          </w:p>
        </w:tc>
        <w:tc>
          <w:tcPr>
            <w:tcW w:w="1157" w:type="dxa"/>
            <w:vAlign w:val="bottom"/>
          </w:tcPr>
          <w:p w14:paraId="41DD70F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7C7D65F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诉讼</w:t>
            </w:r>
          </w:p>
        </w:tc>
      </w:tr>
      <w:tr w14:paraId="57C270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7E2EF651">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客户十七</w:t>
            </w:r>
          </w:p>
        </w:tc>
        <w:tc>
          <w:tcPr>
            <w:tcW w:w="1669" w:type="dxa"/>
            <w:vAlign w:val="bottom"/>
          </w:tcPr>
          <w:p w14:paraId="69DFF2A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5,559,140.00</w:t>
            </w:r>
          </w:p>
        </w:tc>
        <w:tc>
          <w:tcPr>
            <w:tcW w:w="1624" w:type="dxa"/>
            <w:vAlign w:val="bottom"/>
          </w:tcPr>
          <w:p w14:paraId="7F4E833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5,559,140.00</w:t>
            </w:r>
          </w:p>
        </w:tc>
        <w:tc>
          <w:tcPr>
            <w:tcW w:w="1157" w:type="dxa"/>
            <w:vAlign w:val="bottom"/>
          </w:tcPr>
          <w:p w14:paraId="48F5440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369B058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诉讼</w:t>
            </w:r>
          </w:p>
        </w:tc>
      </w:tr>
      <w:tr w14:paraId="5CA606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5A9F2318">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客户十八</w:t>
            </w:r>
          </w:p>
        </w:tc>
        <w:tc>
          <w:tcPr>
            <w:tcW w:w="1669" w:type="dxa"/>
            <w:vAlign w:val="bottom"/>
          </w:tcPr>
          <w:p w14:paraId="5224AE3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5,400,792.03</w:t>
            </w:r>
          </w:p>
        </w:tc>
        <w:tc>
          <w:tcPr>
            <w:tcW w:w="1624" w:type="dxa"/>
            <w:vAlign w:val="bottom"/>
          </w:tcPr>
          <w:p w14:paraId="05A3E62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5,400,792.03</w:t>
            </w:r>
          </w:p>
        </w:tc>
        <w:tc>
          <w:tcPr>
            <w:tcW w:w="1157" w:type="dxa"/>
            <w:vAlign w:val="bottom"/>
          </w:tcPr>
          <w:p w14:paraId="03783E5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1B22121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31EF49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0BA3DFB7">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客户十九</w:t>
            </w:r>
          </w:p>
        </w:tc>
        <w:tc>
          <w:tcPr>
            <w:tcW w:w="1669" w:type="dxa"/>
            <w:vAlign w:val="bottom"/>
          </w:tcPr>
          <w:p w14:paraId="080E06F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5,284,399.91</w:t>
            </w:r>
          </w:p>
        </w:tc>
        <w:tc>
          <w:tcPr>
            <w:tcW w:w="1624" w:type="dxa"/>
            <w:vAlign w:val="bottom"/>
          </w:tcPr>
          <w:p w14:paraId="4B9D5A6A">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5,284,399.91</w:t>
            </w:r>
          </w:p>
        </w:tc>
        <w:tc>
          <w:tcPr>
            <w:tcW w:w="1157" w:type="dxa"/>
            <w:vAlign w:val="bottom"/>
          </w:tcPr>
          <w:p w14:paraId="2652549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7CE2E7D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6635C8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59C50DB7">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客户二十</w:t>
            </w:r>
          </w:p>
        </w:tc>
        <w:tc>
          <w:tcPr>
            <w:tcW w:w="1669" w:type="dxa"/>
            <w:vAlign w:val="bottom"/>
          </w:tcPr>
          <w:p w14:paraId="230910D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5,061,436.45</w:t>
            </w:r>
          </w:p>
        </w:tc>
        <w:tc>
          <w:tcPr>
            <w:tcW w:w="1624" w:type="dxa"/>
            <w:vAlign w:val="bottom"/>
          </w:tcPr>
          <w:p w14:paraId="0FEC3BC7">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5,061,436.45</w:t>
            </w:r>
          </w:p>
        </w:tc>
        <w:tc>
          <w:tcPr>
            <w:tcW w:w="1157" w:type="dxa"/>
            <w:vAlign w:val="bottom"/>
          </w:tcPr>
          <w:p w14:paraId="6A55919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6BD8B83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03CD0E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center"/>
          </w:tcPr>
          <w:p w14:paraId="5CBF233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669" w:type="dxa"/>
            <w:vAlign w:val="bottom"/>
          </w:tcPr>
          <w:p w14:paraId="584436F8">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163,205,067.57</w:t>
            </w:r>
          </w:p>
        </w:tc>
        <w:tc>
          <w:tcPr>
            <w:tcW w:w="1624" w:type="dxa"/>
            <w:vAlign w:val="bottom"/>
          </w:tcPr>
          <w:p w14:paraId="0B1ECB15">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163,205,067.57</w:t>
            </w:r>
          </w:p>
        </w:tc>
        <w:tc>
          <w:tcPr>
            <w:tcW w:w="1157" w:type="dxa"/>
            <w:vAlign w:val="center"/>
          </w:tcPr>
          <w:p w14:paraId="1C601FB1">
            <w:pPr>
              <w:widowControl/>
              <w:spacing w:line="400" w:lineRule="exact"/>
              <w:jc w:val="center"/>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w:t>
            </w:r>
          </w:p>
        </w:tc>
        <w:tc>
          <w:tcPr>
            <w:tcW w:w="1875" w:type="dxa"/>
            <w:vAlign w:val="center"/>
          </w:tcPr>
          <w:p w14:paraId="266340C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w:t>
            </w:r>
          </w:p>
        </w:tc>
      </w:tr>
    </w:tbl>
    <w:p w14:paraId="6EB9C195">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2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②</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组合中，按软件与信息技术服务业务客户计提坏账准备的应收账款</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70"/>
        <w:gridCol w:w="2763"/>
        <w:gridCol w:w="2425"/>
        <w:gridCol w:w="1842"/>
      </w:tblGrid>
      <w:tr w14:paraId="152D65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70" w:type="dxa"/>
            <w:vMerge w:val="restart"/>
            <w:vAlign w:val="center"/>
          </w:tcPr>
          <w:p w14:paraId="116753D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7030" w:type="dxa"/>
            <w:gridSpan w:val="3"/>
            <w:noWrap/>
            <w:vAlign w:val="center"/>
          </w:tcPr>
          <w:p w14:paraId="073F111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r>
      <w:tr w14:paraId="2F6A5D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70" w:type="dxa"/>
            <w:vMerge w:val="continue"/>
            <w:vAlign w:val="center"/>
          </w:tcPr>
          <w:p w14:paraId="3DC22447">
            <w:pPr>
              <w:widowControl/>
              <w:spacing w:line="400" w:lineRule="exact"/>
              <w:jc w:val="left"/>
              <w:rPr>
                <w:rFonts w:hint="eastAsia" w:cs="Arial" w:asciiTheme="minorEastAsia" w:hAnsiTheme="minorEastAsia" w:eastAsiaTheme="minorEastAsia"/>
                <w:kern w:val="0"/>
                <w:szCs w:val="21"/>
              </w:rPr>
            </w:pPr>
          </w:p>
        </w:tc>
        <w:tc>
          <w:tcPr>
            <w:tcW w:w="2763" w:type="dxa"/>
            <w:noWrap/>
            <w:vAlign w:val="center"/>
          </w:tcPr>
          <w:p w14:paraId="5AB3DD7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425" w:type="dxa"/>
            <w:vAlign w:val="center"/>
          </w:tcPr>
          <w:p w14:paraId="074D7A3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1761A6C1">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65A641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070" w:type="dxa"/>
            <w:noWrap/>
            <w:vAlign w:val="bottom"/>
          </w:tcPr>
          <w:p w14:paraId="6D07B81A">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1年以内</w:t>
            </w:r>
          </w:p>
        </w:tc>
        <w:tc>
          <w:tcPr>
            <w:tcW w:w="2763" w:type="dxa"/>
            <w:noWrap/>
            <w:vAlign w:val="bottom"/>
          </w:tcPr>
          <w:p w14:paraId="7B8FD9D5">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84,260,414.82</w:t>
            </w:r>
          </w:p>
        </w:tc>
        <w:tc>
          <w:tcPr>
            <w:tcW w:w="2425" w:type="dxa"/>
            <w:noWrap/>
            <w:vAlign w:val="bottom"/>
          </w:tcPr>
          <w:p w14:paraId="67BB91B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15,750,112.73</w:t>
            </w:r>
          </w:p>
        </w:tc>
        <w:tc>
          <w:tcPr>
            <w:tcW w:w="1842" w:type="dxa"/>
            <w:noWrap/>
            <w:vAlign w:val="bottom"/>
          </w:tcPr>
          <w:p w14:paraId="4B73CFB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18.69</w:t>
            </w:r>
          </w:p>
        </w:tc>
      </w:tr>
      <w:tr w14:paraId="5D16B5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77D4A23D">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1-2年</w:t>
            </w:r>
          </w:p>
        </w:tc>
        <w:tc>
          <w:tcPr>
            <w:tcW w:w="2763" w:type="dxa"/>
            <w:noWrap/>
            <w:vAlign w:val="bottom"/>
          </w:tcPr>
          <w:p w14:paraId="7B6FAC7E">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111,214,081.21</w:t>
            </w:r>
          </w:p>
        </w:tc>
        <w:tc>
          <w:tcPr>
            <w:tcW w:w="2425" w:type="dxa"/>
            <w:noWrap/>
            <w:vAlign w:val="bottom"/>
          </w:tcPr>
          <w:p w14:paraId="199C94C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36,557,601.58</w:t>
            </w:r>
          </w:p>
        </w:tc>
        <w:tc>
          <w:tcPr>
            <w:tcW w:w="1842" w:type="dxa"/>
            <w:noWrap/>
            <w:vAlign w:val="bottom"/>
          </w:tcPr>
          <w:p w14:paraId="7EDD1EB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32.87</w:t>
            </w:r>
          </w:p>
        </w:tc>
      </w:tr>
      <w:tr w14:paraId="25605E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53365EE4">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2-3年</w:t>
            </w:r>
          </w:p>
        </w:tc>
        <w:tc>
          <w:tcPr>
            <w:tcW w:w="2763" w:type="dxa"/>
            <w:noWrap/>
            <w:vAlign w:val="bottom"/>
          </w:tcPr>
          <w:p w14:paraId="19136E2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240,539,196.44</w:t>
            </w:r>
          </w:p>
        </w:tc>
        <w:tc>
          <w:tcPr>
            <w:tcW w:w="2425" w:type="dxa"/>
            <w:noWrap/>
            <w:vAlign w:val="bottom"/>
          </w:tcPr>
          <w:p w14:paraId="27AE41B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108,854,662.75</w:t>
            </w:r>
          </w:p>
        </w:tc>
        <w:tc>
          <w:tcPr>
            <w:tcW w:w="1842" w:type="dxa"/>
            <w:noWrap/>
            <w:vAlign w:val="bottom"/>
          </w:tcPr>
          <w:p w14:paraId="05165B9A">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45.25</w:t>
            </w:r>
          </w:p>
        </w:tc>
      </w:tr>
      <w:tr w14:paraId="6D2AD7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18F15445">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3-4年</w:t>
            </w:r>
          </w:p>
        </w:tc>
        <w:tc>
          <w:tcPr>
            <w:tcW w:w="2763" w:type="dxa"/>
            <w:noWrap/>
            <w:vAlign w:val="bottom"/>
          </w:tcPr>
          <w:p w14:paraId="3564C5B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44,183,258.86</w:t>
            </w:r>
          </w:p>
        </w:tc>
        <w:tc>
          <w:tcPr>
            <w:tcW w:w="2425" w:type="dxa"/>
            <w:noWrap/>
            <w:vAlign w:val="bottom"/>
          </w:tcPr>
          <w:p w14:paraId="3A25F165">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27,435,803.18</w:t>
            </w:r>
          </w:p>
        </w:tc>
        <w:tc>
          <w:tcPr>
            <w:tcW w:w="1842" w:type="dxa"/>
            <w:noWrap/>
            <w:vAlign w:val="bottom"/>
          </w:tcPr>
          <w:p w14:paraId="67C766A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62.10</w:t>
            </w:r>
          </w:p>
        </w:tc>
      </w:tr>
      <w:tr w14:paraId="7F9922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743D4786">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4-5年</w:t>
            </w:r>
          </w:p>
        </w:tc>
        <w:tc>
          <w:tcPr>
            <w:tcW w:w="2763" w:type="dxa"/>
            <w:noWrap/>
            <w:vAlign w:val="bottom"/>
          </w:tcPr>
          <w:p w14:paraId="4617E61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80,556,166.84</w:t>
            </w:r>
          </w:p>
        </w:tc>
        <w:tc>
          <w:tcPr>
            <w:tcW w:w="2425" w:type="dxa"/>
            <w:noWrap/>
            <w:vAlign w:val="bottom"/>
          </w:tcPr>
          <w:p w14:paraId="7C34879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62,363,673.12</w:t>
            </w:r>
          </w:p>
        </w:tc>
        <w:tc>
          <w:tcPr>
            <w:tcW w:w="1842" w:type="dxa"/>
            <w:noWrap/>
            <w:vAlign w:val="bottom"/>
          </w:tcPr>
          <w:p w14:paraId="756280E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77.42</w:t>
            </w:r>
          </w:p>
        </w:tc>
      </w:tr>
      <w:tr w14:paraId="4149D1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1A29A682">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5年以上</w:t>
            </w:r>
          </w:p>
        </w:tc>
        <w:tc>
          <w:tcPr>
            <w:tcW w:w="2763" w:type="dxa"/>
            <w:noWrap/>
            <w:vAlign w:val="bottom"/>
          </w:tcPr>
          <w:p w14:paraId="48E5053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115,654,187.93</w:t>
            </w:r>
          </w:p>
        </w:tc>
        <w:tc>
          <w:tcPr>
            <w:tcW w:w="2425" w:type="dxa"/>
            <w:noWrap/>
            <w:vAlign w:val="bottom"/>
          </w:tcPr>
          <w:p w14:paraId="5476DC17">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115,654,187.93</w:t>
            </w:r>
          </w:p>
        </w:tc>
        <w:tc>
          <w:tcPr>
            <w:tcW w:w="1842" w:type="dxa"/>
            <w:noWrap/>
            <w:vAlign w:val="bottom"/>
          </w:tcPr>
          <w:p w14:paraId="69C5966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r>
      <w:tr w14:paraId="66212E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23F1D8BD">
            <w:pPr>
              <w:keepNext w:val="0"/>
              <w:keepLines w:val="0"/>
              <w:widowControl/>
              <w:suppressLineNumbers w:val="0"/>
              <w:jc w:val="center"/>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2763" w:type="dxa"/>
            <w:noWrap/>
            <w:vAlign w:val="bottom"/>
          </w:tcPr>
          <w:p w14:paraId="1D2FAE98">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676,407,306.10</w:t>
            </w:r>
          </w:p>
        </w:tc>
        <w:tc>
          <w:tcPr>
            <w:tcW w:w="2425" w:type="dxa"/>
            <w:noWrap/>
            <w:vAlign w:val="bottom"/>
          </w:tcPr>
          <w:p w14:paraId="416BDCBB">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366,616,041.29</w:t>
            </w:r>
          </w:p>
        </w:tc>
        <w:tc>
          <w:tcPr>
            <w:tcW w:w="1842" w:type="dxa"/>
            <w:noWrap/>
            <w:vAlign w:val="bottom"/>
          </w:tcPr>
          <w:p w14:paraId="498F02DE">
            <w:pPr>
              <w:keepNext w:val="0"/>
              <w:keepLines w:val="0"/>
              <w:widowControl/>
              <w:suppressLineNumbers w:val="0"/>
              <w:jc w:val="right"/>
              <w:textAlignment w:val="bottom"/>
              <w:rPr>
                <w:rFonts w:hint="default" w:ascii="Arial Narrow" w:hAnsi="Arial Narrow" w:cs="Arial Narrow" w:eastAsiaTheme="minorEastAsia"/>
                <w:b/>
                <w:bCs/>
                <w:kern w:val="0"/>
                <w:szCs w:val="21"/>
                <w:lang w:val="en-US"/>
              </w:rPr>
            </w:pPr>
          </w:p>
        </w:tc>
      </w:tr>
    </w:tbl>
    <w:p w14:paraId="355CBD0A">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3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③</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组合中，按供应链业务客户组合计提坏账准备的应收账款</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83"/>
        <w:gridCol w:w="2712"/>
        <w:gridCol w:w="2463"/>
        <w:gridCol w:w="1842"/>
      </w:tblGrid>
      <w:tr w14:paraId="686BF5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83" w:type="dxa"/>
            <w:vMerge w:val="restart"/>
            <w:vAlign w:val="center"/>
          </w:tcPr>
          <w:p w14:paraId="3450075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7017" w:type="dxa"/>
            <w:gridSpan w:val="3"/>
            <w:noWrap/>
            <w:vAlign w:val="center"/>
          </w:tcPr>
          <w:p w14:paraId="7B9B220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r>
      <w:tr w14:paraId="3932E3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83" w:type="dxa"/>
            <w:vMerge w:val="continue"/>
            <w:vAlign w:val="center"/>
          </w:tcPr>
          <w:p w14:paraId="433C96FD">
            <w:pPr>
              <w:widowControl/>
              <w:spacing w:line="400" w:lineRule="exact"/>
              <w:jc w:val="left"/>
              <w:rPr>
                <w:rFonts w:hint="eastAsia" w:cs="Arial" w:asciiTheme="minorEastAsia" w:hAnsiTheme="minorEastAsia" w:eastAsiaTheme="minorEastAsia"/>
                <w:kern w:val="0"/>
                <w:szCs w:val="21"/>
              </w:rPr>
            </w:pPr>
          </w:p>
        </w:tc>
        <w:tc>
          <w:tcPr>
            <w:tcW w:w="2712" w:type="dxa"/>
            <w:noWrap/>
            <w:vAlign w:val="center"/>
          </w:tcPr>
          <w:p w14:paraId="544F501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463" w:type="dxa"/>
            <w:vAlign w:val="center"/>
          </w:tcPr>
          <w:p w14:paraId="731A650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198C321D">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24C3C0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083" w:type="dxa"/>
            <w:noWrap/>
            <w:vAlign w:val="bottom"/>
          </w:tcPr>
          <w:p w14:paraId="050B98E4">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1年以内</w:t>
            </w:r>
          </w:p>
        </w:tc>
        <w:tc>
          <w:tcPr>
            <w:tcW w:w="2712" w:type="dxa"/>
            <w:noWrap/>
            <w:vAlign w:val="bottom"/>
          </w:tcPr>
          <w:p w14:paraId="1903F84D">
            <w:pPr>
              <w:jc w:val="right"/>
              <w:rPr>
                <w:rFonts w:hint="default" w:ascii="Arial Narrow" w:hAnsi="Arial Narrow" w:cs="Arial Narrow" w:eastAsiaTheme="minorEastAsia"/>
                <w:kern w:val="0"/>
                <w:szCs w:val="21"/>
              </w:rPr>
            </w:pPr>
          </w:p>
        </w:tc>
        <w:tc>
          <w:tcPr>
            <w:tcW w:w="2463" w:type="dxa"/>
            <w:noWrap/>
            <w:vAlign w:val="bottom"/>
          </w:tcPr>
          <w:p w14:paraId="4CA967DC">
            <w:pPr>
              <w:jc w:val="right"/>
              <w:rPr>
                <w:rFonts w:hint="default" w:ascii="Arial Narrow" w:hAnsi="Arial Narrow" w:cs="Arial Narrow" w:eastAsiaTheme="minorEastAsia"/>
                <w:kern w:val="0"/>
                <w:szCs w:val="21"/>
              </w:rPr>
            </w:pPr>
          </w:p>
        </w:tc>
        <w:tc>
          <w:tcPr>
            <w:tcW w:w="1842" w:type="dxa"/>
            <w:noWrap/>
            <w:vAlign w:val="bottom"/>
          </w:tcPr>
          <w:p w14:paraId="03F0A1CF">
            <w:pPr>
              <w:keepNext w:val="0"/>
              <w:keepLines w:val="0"/>
              <w:widowControl/>
              <w:suppressLineNumbers w:val="0"/>
              <w:jc w:val="right"/>
              <w:textAlignment w:val="bottom"/>
              <w:rPr>
                <w:rFonts w:hint="default" w:ascii="Arial Narrow" w:hAnsi="Arial Narrow" w:cs="Arial Narrow" w:eastAsiaTheme="minorEastAsia"/>
                <w:kern w:val="0"/>
                <w:szCs w:val="21"/>
              </w:rPr>
            </w:pPr>
          </w:p>
        </w:tc>
      </w:tr>
      <w:tr w14:paraId="32616B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72C25604">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1-2年</w:t>
            </w:r>
          </w:p>
        </w:tc>
        <w:tc>
          <w:tcPr>
            <w:tcW w:w="2712" w:type="dxa"/>
            <w:noWrap/>
            <w:vAlign w:val="bottom"/>
          </w:tcPr>
          <w:p w14:paraId="2C2B8234">
            <w:pPr>
              <w:jc w:val="right"/>
              <w:rPr>
                <w:rFonts w:hint="default" w:ascii="Arial Narrow" w:hAnsi="Arial Narrow" w:cs="Arial Narrow" w:eastAsiaTheme="minorEastAsia"/>
                <w:kern w:val="0"/>
                <w:szCs w:val="21"/>
              </w:rPr>
            </w:pPr>
          </w:p>
        </w:tc>
        <w:tc>
          <w:tcPr>
            <w:tcW w:w="2463" w:type="dxa"/>
            <w:noWrap/>
            <w:vAlign w:val="bottom"/>
          </w:tcPr>
          <w:p w14:paraId="62BA5816">
            <w:pPr>
              <w:jc w:val="right"/>
              <w:rPr>
                <w:rFonts w:hint="default" w:ascii="Arial Narrow" w:hAnsi="Arial Narrow" w:cs="Arial Narrow" w:eastAsiaTheme="minorEastAsia"/>
                <w:kern w:val="0"/>
                <w:szCs w:val="21"/>
              </w:rPr>
            </w:pPr>
          </w:p>
        </w:tc>
        <w:tc>
          <w:tcPr>
            <w:tcW w:w="1842" w:type="dxa"/>
            <w:noWrap/>
            <w:vAlign w:val="bottom"/>
          </w:tcPr>
          <w:p w14:paraId="0CF42AE8">
            <w:pPr>
              <w:keepNext w:val="0"/>
              <w:keepLines w:val="0"/>
              <w:widowControl/>
              <w:suppressLineNumbers w:val="0"/>
              <w:jc w:val="right"/>
              <w:textAlignment w:val="bottom"/>
              <w:rPr>
                <w:rFonts w:hint="default" w:ascii="Arial Narrow" w:hAnsi="Arial Narrow" w:cs="Arial Narrow" w:eastAsiaTheme="minorEastAsia"/>
                <w:kern w:val="0"/>
                <w:szCs w:val="21"/>
              </w:rPr>
            </w:pPr>
          </w:p>
        </w:tc>
      </w:tr>
      <w:tr w14:paraId="46F98B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27452FC6">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2-3年</w:t>
            </w:r>
          </w:p>
        </w:tc>
        <w:tc>
          <w:tcPr>
            <w:tcW w:w="2712" w:type="dxa"/>
            <w:noWrap/>
            <w:vAlign w:val="bottom"/>
          </w:tcPr>
          <w:p w14:paraId="76CF1F8D">
            <w:pPr>
              <w:jc w:val="right"/>
              <w:rPr>
                <w:rFonts w:hint="default" w:ascii="Arial Narrow" w:hAnsi="Arial Narrow" w:eastAsia="宋体" w:cs="Arial Narrow"/>
                <w:i w:val="0"/>
                <w:iCs w:val="0"/>
                <w:color w:val="000000"/>
                <w:kern w:val="0"/>
                <w:sz w:val="21"/>
                <w:szCs w:val="21"/>
                <w:u w:val="none"/>
                <w:lang w:val="en-US" w:eastAsia="zh-CN" w:bidi="ar"/>
              </w:rPr>
            </w:pPr>
          </w:p>
        </w:tc>
        <w:tc>
          <w:tcPr>
            <w:tcW w:w="2463" w:type="dxa"/>
            <w:noWrap/>
            <w:vAlign w:val="bottom"/>
          </w:tcPr>
          <w:p w14:paraId="389C539F">
            <w:pPr>
              <w:jc w:val="right"/>
              <w:rPr>
                <w:rFonts w:hint="default" w:ascii="Arial Narrow" w:hAnsi="Arial Narrow" w:cs="Arial Narrow" w:eastAsiaTheme="minorEastAsia"/>
                <w:kern w:val="0"/>
                <w:szCs w:val="21"/>
              </w:rPr>
            </w:pPr>
          </w:p>
        </w:tc>
        <w:tc>
          <w:tcPr>
            <w:tcW w:w="1842" w:type="dxa"/>
            <w:noWrap/>
            <w:vAlign w:val="bottom"/>
          </w:tcPr>
          <w:p w14:paraId="6533AED2">
            <w:pPr>
              <w:keepNext w:val="0"/>
              <w:keepLines w:val="0"/>
              <w:widowControl/>
              <w:suppressLineNumbers w:val="0"/>
              <w:jc w:val="right"/>
              <w:textAlignment w:val="bottom"/>
              <w:rPr>
                <w:rFonts w:hint="default" w:ascii="Arial Narrow" w:hAnsi="Arial Narrow" w:cs="Arial Narrow" w:eastAsiaTheme="minorEastAsia"/>
                <w:kern w:val="0"/>
                <w:szCs w:val="21"/>
              </w:rPr>
            </w:pPr>
          </w:p>
        </w:tc>
      </w:tr>
      <w:tr w14:paraId="5BE2F3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31FD3E2C">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3-4年</w:t>
            </w:r>
          </w:p>
        </w:tc>
        <w:tc>
          <w:tcPr>
            <w:tcW w:w="2712" w:type="dxa"/>
            <w:noWrap/>
            <w:vAlign w:val="bottom"/>
          </w:tcPr>
          <w:p w14:paraId="12EEF8A4">
            <w:pPr>
              <w:jc w:val="right"/>
              <w:rPr>
                <w:rFonts w:hint="default" w:ascii="Arial Narrow" w:hAnsi="Arial Narrow" w:eastAsia="宋体" w:cs="Arial Narrow"/>
                <w:i w:val="0"/>
                <w:iCs w:val="0"/>
                <w:color w:val="000000"/>
                <w:kern w:val="0"/>
                <w:sz w:val="21"/>
                <w:szCs w:val="21"/>
                <w:u w:val="none"/>
                <w:lang w:val="en-US" w:eastAsia="zh-CN" w:bidi="ar"/>
              </w:rPr>
            </w:pPr>
          </w:p>
        </w:tc>
        <w:tc>
          <w:tcPr>
            <w:tcW w:w="2463" w:type="dxa"/>
            <w:noWrap/>
            <w:vAlign w:val="bottom"/>
          </w:tcPr>
          <w:p w14:paraId="00EB4D08">
            <w:pPr>
              <w:jc w:val="right"/>
              <w:rPr>
                <w:rFonts w:hint="default" w:ascii="Arial Narrow" w:hAnsi="Arial Narrow" w:cs="Arial Narrow" w:eastAsiaTheme="minorEastAsia"/>
                <w:kern w:val="0"/>
                <w:szCs w:val="21"/>
              </w:rPr>
            </w:pPr>
          </w:p>
        </w:tc>
        <w:tc>
          <w:tcPr>
            <w:tcW w:w="1842" w:type="dxa"/>
            <w:noWrap/>
            <w:vAlign w:val="bottom"/>
          </w:tcPr>
          <w:p w14:paraId="55490E5D">
            <w:pPr>
              <w:keepNext w:val="0"/>
              <w:keepLines w:val="0"/>
              <w:widowControl/>
              <w:suppressLineNumbers w:val="0"/>
              <w:jc w:val="right"/>
              <w:textAlignment w:val="bottom"/>
              <w:rPr>
                <w:rFonts w:hint="default" w:ascii="Arial Narrow" w:hAnsi="Arial Narrow" w:cs="Arial Narrow" w:eastAsiaTheme="minorEastAsia"/>
                <w:kern w:val="0"/>
                <w:szCs w:val="21"/>
              </w:rPr>
            </w:pPr>
          </w:p>
        </w:tc>
      </w:tr>
      <w:tr w14:paraId="1E5763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320DB24D">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4-5年</w:t>
            </w:r>
          </w:p>
        </w:tc>
        <w:tc>
          <w:tcPr>
            <w:tcW w:w="2712" w:type="dxa"/>
            <w:noWrap/>
            <w:vAlign w:val="bottom"/>
          </w:tcPr>
          <w:p w14:paraId="51F389AE">
            <w:pPr>
              <w:keepNext w:val="0"/>
              <w:keepLines w:val="0"/>
              <w:widowControl/>
              <w:suppressLineNumbers w:val="0"/>
              <w:jc w:val="right"/>
              <w:textAlignment w:val="bottom"/>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1,789,176.95</w:t>
            </w:r>
          </w:p>
        </w:tc>
        <w:tc>
          <w:tcPr>
            <w:tcW w:w="2463" w:type="dxa"/>
            <w:noWrap/>
            <w:vAlign w:val="bottom"/>
          </w:tcPr>
          <w:p w14:paraId="1F3AC5C2">
            <w:pPr>
              <w:keepNext w:val="0"/>
              <w:keepLines w:val="0"/>
              <w:widowControl/>
              <w:suppressLineNumbers w:val="0"/>
              <w:jc w:val="right"/>
              <w:textAlignment w:val="bottom"/>
              <w:rPr>
                <w:rFonts w:hint="default" w:ascii="Arial Narrow" w:hAnsi="Arial Narrow" w:cs="Arial Narrow" w:eastAsiaTheme="minorEastAsia"/>
                <w:kern w:val="0"/>
                <w:szCs w:val="21"/>
              </w:rPr>
            </w:pPr>
            <w:r>
              <w:rPr>
                <w:rFonts w:hint="default" w:ascii="Arial Narrow" w:hAnsi="Arial Narrow" w:eastAsia="宋体" w:cs="Arial Narrow"/>
                <w:i w:val="0"/>
                <w:iCs w:val="0"/>
                <w:color w:val="000000"/>
                <w:kern w:val="0"/>
                <w:sz w:val="21"/>
                <w:szCs w:val="21"/>
                <w:u w:val="none"/>
                <w:lang w:val="en-US" w:eastAsia="zh-CN" w:bidi="ar"/>
              </w:rPr>
              <w:t>1,145,788.92</w:t>
            </w:r>
          </w:p>
        </w:tc>
        <w:tc>
          <w:tcPr>
            <w:tcW w:w="1842" w:type="dxa"/>
            <w:noWrap/>
            <w:vAlign w:val="bottom"/>
          </w:tcPr>
          <w:p w14:paraId="54C6B89C">
            <w:pPr>
              <w:keepNext w:val="0"/>
              <w:keepLines w:val="0"/>
              <w:widowControl/>
              <w:suppressLineNumbers w:val="0"/>
              <w:jc w:val="right"/>
              <w:textAlignment w:val="bottom"/>
              <w:rPr>
                <w:rFonts w:hint="default" w:ascii="Arial Narrow" w:hAnsi="Arial Narrow" w:cs="Arial Narrow" w:eastAsiaTheme="minorEastAsia"/>
                <w:kern w:val="0"/>
                <w:szCs w:val="21"/>
              </w:rPr>
            </w:pPr>
            <w:r>
              <w:rPr>
                <w:rFonts w:hint="default" w:ascii="Arial Narrow" w:hAnsi="Arial Narrow" w:eastAsia="宋体" w:cs="Arial Narrow"/>
                <w:i w:val="0"/>
                <w:iCs w:val="0"/>
                <w:color w:val="000000"/>
                <w:kern w:val="0"/>
                <w:sz w:val="21"/>
                <w:szCs w:val="21"/>
                <w:u w:val="none"/>
                <w:lang w:val="en-US" w:eastAsia="zh-CN" w:bidi="ar"/>
              </w:rPr>
              <w:t xml:space="preserve"> 64.04 </w:t>
            </w:r>
          </w:p>
        </w:tc>
      </w:tr>
      <w:tr w14:paraId="22D45A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3845872E">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5年以上</w:t>
            </w:r>
          </w:p>
        </w:tc>
        <w:tc>
          <w:tcPr>
            <w:tcW w:w="2712" w:type="dxa"/>
            <w:noWrap/>
            <w:vAlign w:val="bottom"/>
          </w:tcPr>
          <w:p w14:paraId="2D3DB137">
            <w:pPr>
              <w:keepNext w:val="0"/>
              <w:keepLines w:val="0"/>
              <w:widowControl/>
              <w:suppressLineNumbers w:val="0"/>
              <w:jc w:val="right"/>
              <w:textAlignment w:val="bottom"/>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3,687,141.88</w:t>
            </w:r>
          </w:p>
        </w:tc>
        <w:tc>
          <w:tcPr>
            <w:tcW w:w="2463" w:type="dxa"/>
            <w:noWrap/>
            <w:vAlign w:val="bottom"/>
          </w:tcPr>
          <w:p w14:paraId="08DF9F3C">
            <w:pPr>
              <w:keepNext w:val="0"/>
              <w:keepLines w:val="0"/>
              <w:widowControl/>
              <w:suppressLineNumbers w:val="0"/>
              <w:jc w:val="right"/>
              <w:textAlignment w:val="bottom"/>
              <w:rPr>
                <w:rFonts w:hint="default" w:ascii="Arial Narrow" w:hAnsi="Arial Narrow" w:cs="Arial Narrow" w:eastAsiaTheme="minorEastAsia"/>
                <w:kern w:val="0"/>
                <w:szCs w:val="21"/>
              </w:rPr>
            </w:pPr>
            <w:r>
              <w:rPr>
                <w:rFonts w:hint="default" w:ascii="Arial Narrow" w:hAnsi="Arial Narrow" w:eastAsia="宋体" w:cs="Arial Narrow"/>
                <w:i w:val="0"/>
                <w:iCs w:val="0"/>
                <w:color w:val="000000"/>
                <w:kern w:val="0"/>
                <w:sz w:val="21"/>
                <w:szCs w:val="21"/>
                <w:u w:val="none"/>
                <w:lang w:val="en-US" w:eastAsia="zh-CN" w:bidi="ar"/>
              </w:rPr>
              <w:t>3,687,141.88</w:t>
            </w:r>
          </w:p>
        </w:tc>
        <w:tc>
          <w:tcPr>
            <w:tcW w:w="1842" w:type="dxa"/>
            <w:noWrap/>
            <w:vAlign w:val="bottom"/>
          </w:tcPr>
          <w:p w14:paraId="6B18CB69">
            <w:pPr>
              <w:keepNext w:val="0"/>
              <w:keepLines w:val="0"/>
              <w:widowControl/>
              <w:suppressLineNumbers w:val="0"/>
              <w:jc w:val="right"/>
              <w:textAlignment w:val="bottom"/>
              <w:rPr>
                <w:rFonts w:hint="default" w:ascii="Arial Narrow" w:hAnsi="Arial Narrow" w:cs="Arial Narrow" w:eastAsiaTheme="minorEastAsia"/>
                <w:kern w:val="0"/>
                <w:szCs w:val="21"/>
              </w:rPr>
            </w:pPr>
            <w:r>
              <w:rPr>
                <w:rFonts w:hint="default" w:ascii="Arial Narrow" w:hAnsi="Arial Narrow" w:eastAsia="宋体" w:cs="Arial Narrow"/>
                <w:i w:val="0"/>
                <w:iCs w:val="0"/>
                <w:color w:val="000000"/>
                <w:kern w:val="0"/>
                <w:sz w:val="21"/>
                <w:szCs w:val="21"/>
                <w:u w:val="none"/>
                <w:lang w:val="en-US" w:eastAsia="zh-CN" w:bidi="ar"/>
              </w:rPr>
              <w:t>100.00</w:t>
            </w:r>
          </w:p>
        </w:tc>
      </w:tr>
      <w:tr w14:paraId="69D730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3DC7F7C9">
            <w:pPr>
              <w:keepNext w:val="0"/>
              <w:keepLines w:val="0"/>
              <w:widowControl/>
              <w:suppressLineNumbers w:val="0"/>
              <w:jc w:val="center"/>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2712" w:type="dxa"/>
            <w:noWrap/>
            <w:vAlign w:val="bottom"/>
          </w:tcPr>
          <w:p w14:paraId="71A589F5">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5,476,318.83</w:t>
            </w:r>
          </w:p>
        </w:tc>
        <w:tc>
          <w:tcPr>
            <w:tcW w:w="2463" w:type="dxa"/>
            <w:noWrap/>
            <w:vAlign w:val="bottom"/>
          </w:tcPr>
          <w:p w14:paraId="53B3859E">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4,832,930.80</w:t>
            </w:r>
          </w:p>
        </w:tc>
        <w:tc>
          <w:tcPr>
            <w:tcW w:w="1842" w:type="dxa"/>
            <w:noWrap/>
            <w:vAlign w:val="bottom"/>
          </w:tcPr>
          <w:p w14:paraId="615100C7">
            <w:pPr>
              <w:keepNext w:val="0"/>
              <w:keepLines w:val="0"/>
              <w:widowControl/>
              <w:suppressLineNumbers w:val="0"/>
              <w:jc w:val="right"/>
              <w:textAlignment w:val="bottom"/>
              <w:rPr>
                <w:rFonts w:hint="default" w:ascii="Arial Narrow" w:hAnsi="Arial Narrow" w:cs="Arial Narrow" w:eastAsiaTheme="minorEastAsia"/>
                <w:b/>
                <w:bCs/>
                <w:kern w:val="0"/>
                <w:szCs w:val="21"/>
              </w:rPr>
            </w:pPr>
          </w:p>
        </w:tc>
      </w:tr>
    </w:tbl>
    <w:p w14:paraId="7D18EEA3">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w:t>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538"/>
        <w:gridCol w:w="1565"/>
        <w:gridCol w:w="1451"/>
        <w:gridCol w:w="1411"/>
        <w:gridCol w:w="1455"/>
        <w:gridCol w:w="1793"/>
      </w:tblGrid>
      <w:tr w14:paraId="673CBD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blHeader/>
        </w:trPr>
        <w:tc>
          <w:tcPr>
            <w:tcW w:w="1538" w:type="dxa"/>
            <w:vMerge w:val="restart"/>
            <w:vAlign w:val="center"/>
          </w:tcPr>
          <w:p w14:paraId="691D700C">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565" w:type="dxa"/>
            <w:vMerge w:val="restart"/>
            <w:vAlign w:val="center"/>
          </w:tcPr>
          <w:p w14:paraId="3327FF8D">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317" w:type="dxa"/>
            <w:gridSpan w:val="3"/>
          </w:tcPr>
          <w:p w14:paraId="7D8E6CF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793" w:type="dxa"/>
            <w:vMerge w:val="restart"/>
            <w:vAlign w:val="center"/>
          </w:tcPr>
          <w:p w14:paraId="279FDFC8">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0589D2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538" w:type="dxa"/>
            <w:vMerge w:val="continue"/>
          </w:tcPr>
          <w:p w14:paraId="69129FAB">
            <w:pPr>
              <w:spacing w:line="400" w:lineRule="exact"/>
              <w:jc w:val="center"/>
              <w:rPr>
                <w:rFonts w:hint="eastAsia" w:cs="Arial" w:asciiTheme="minorEastAsia" w:hAnsiTheme="minorEastAsia" w:eastAsiaTheme="minorEastAsia"/>
                <w:szCs w:val="21"/>
              </w:rPr>
            </w:pPr>
          </w:p>
        </w:tc>
        <w:tc>
          <w:tcPr>
            <w:tcW w:w="1565" w:type="dxa"/>
            <w:vMerge w:val="continue"/>
          </w:tcPr>
          <w:p w14:paraId="3245CFA3">
            <w:pPr>
              <w:spacing w:line="400" w:lineRule="exact"/>
              <w:jc w:val="center"/>
              <w:rPr>
                <w:rFonts w:hint="eastAsia" w:cs="Arial" w:asciiTheme="minorEastAsia" w:hAnsiTheme="minorEastAsia" w:eastAsiaTheme="minorEastAsia"/>
                <w:szCs w:val="21"/>
              </w:rPr>
            </w:pPr>
          </w:p>
        </w:tc>
        <w:tc>
          <w:tcPr>
            <w:tcW w:w="1451" w:type="dxa"/>
          </w:tcPr>
          <w:p w14:paraId="26EA0A8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计提</w:t>
            </w:r>
          </w:p>
        </w:tc>
        <w:tc>
          <w:tcPr>
            <w:tcW w:w="1411" w:type="dxa"/>
          </w:tcPr>
          <w:p w14:paraId="619B85E3">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收回或转回</w:t>
            </w:r>
          </w:p>
        </w:tc>
        <w:tc>
          <w:tcPr>
            <w:tcW w:w="1455" w:type="dxa"/>
          </w:tcPr>
          <w:p w14:paraId="1C83E0DE">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转销或核销</w:t>
            </w:r>
          </w:p>
        </w:tc>
        <w:tc>
          <w:tcPr>
            <w:tcW w:w="1793" w:type="dxa"/>
            <w:vMerge w:val="continue"/>
          </w:tcPr>
          <w:p w14:paraId="77B7B1CB">
            <w:pPr>
              <w:spacing w:line="400" w:lineRule="exact"/>
              <w:jc w:val="center"/>
              <w:rPr>
                <w:rFonts w:hint="eastAsia" w:cs="Arial" w:asciiTheme="minorEastAsia" w:hAnsiTheme="minorEastAsia" w:eastAsiaTheme="minorEastAsia"/>
                <w:szCs w:val="21"/>
              </w:rPr>
            </w:pPr>
          </w:p>
        </w:tc>
      </w:tr>
      <w:tr w14:paraId="50D76A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64" w:hRule="atLeast"/>
        </w:trPr>
        <w:tc>
          <w:tcPr>
            <w:tcW w:w="1538" w:type="dxa"/>
            <w:vAlign w:val="bottom"/>
          </w:tcPr>
          <w:p w14:paraId="31B0A7F5">
            <w:pPr>
              <w:keepNext w:val="0"/>
              <w:keepLines w:val="0"/>
              <w:widowControl/>
              <w:suppressLineNumbers w:val="0"/>
              <w:jc w:val="left"/>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坏账准备</w:t>
            </w:r>
          </w:p>
        </w:tc>
        <w:tc>
          <w:tcPr>
            <w:tcW w:w="1565" w:type="dxa"/>
            <w:vAlign w:val="top"/>
          </w:tcPr>
          <w:p w14:paraId="4F457DBB">
            <w:pPr>
              <w:keepNext w:val="0"/>
              <w:keepLines w:val="0"/>
              <w:widowControl/>
              <w:suppressLineNumbers w:val="0"/>
              <w:jc w:val="center"/>
              <w:textAlignment w:val="top"/>
              <w:rPr>
                <w:rFonts w:hint="default" w:ascii="Arial Narrow" w:hAnsi="Arial Narrow" w:cs="Arial Narrow"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824,338,114.17</w:t>
            </w:r>
          </w:p>
        </w:tc>
        <w:tc>
          <w:tcPr>
            <w:tcW w:w="1451" w:type="dxa"/>
            <w:vAlign w:val="top"/>
          </w:tcPr>
          <w:p w14:paraId="5247BBE4">
            <w:pPr>
              <w:keepNext w:val="0"/>
              <w:keepLines w:val="0"/>
              <w:widowControl/>
              <w:suppressLineNumbers w:val="0"/>
              <w:jc w:val="center"/>
              <w:textAlignment w:val="top"/>
              <w:rPr>
                <w:rFonts w:hint="default" w:ascii="Arial Narrow" w:hAnsi="Arial Narrow" w:cs="Arial Narrow" w:eastAsiaTheme="minorEastAsia"/>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153,448,872.29</w:t>
            </w:r>
          </w:p>
        </w:tc>
        <w:tc>
          <w:tcPr>
            <w:tcW w:w="1411" w:type="dxa"/>
            <w:vAlign w:val="center"/>
          </w:tcPr>
          <w:p w14:paraId="1F1AA45F">
            <w:pPr>
              <w:jc w:val="center"/>
              <w:rPr>
                <w:rFonts w:hint="default" w:ascii="Arial Narrow" w:hAnsi="Arial Narrow" w:cs="Arial Narrow" w:eastAsiaTheme="minorEastAsia"/>
                <w:szCs w:val="21"/>
              </w:rPr>
            </w:pPr>
          </w:p>
        </w:tc>
        <w:tc>
          <w:tcPr>
            <w:tcW w:w="1455" w:type="dxa"/>
            <w:vAlign w:val="top"/>
          </w:tcPr>
          <w:p w14:paraId="217F94C0">
            <w:pPr>
              <w:keepNext w:val="0"/>
              <w:keepLines w:val="0"/>
              <w:widowControl/>
              <w:suppressLineNumbers w:val="0"/>
              <w:jc w:val="center"/>
              <w:textAlignment w:val="top"/>
              <w:rPr>
                <w:rFonts w:hint="default" w:ascii="Arial Narrow" w:hAnsi="Arial Narrow" w:cs="Arial Narrow"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3,223,985.97</w:t>
            </w:r>
          </w:p>
        </w:tc>
        <w:tc>
          <w:tcPr>
            <w:tcW w:w="1793" w:type="dxa"/>
            <w:vAlign w:val="top"/>
          </w:tcPr>
          <w:p w14:paraId="0B30C975">
            <w:pPr>
              <w:keepNext w:val="0"/>
              <w:keepLines w:val="0"/>
              <w:widowControl/>
              <w:suppressLineNumbers w:val="0"/>
              <w:jc w:val="center"/>
              <w:textAlignment w:val="top"/>
              <w:rPr>
                <w:rFonts w:hint="default" w:ascii="Arial Narrow" w:hAnsi="Arial Narrow" w:cs="Arial Narrow" w:eastAsiaTheme="minorEastAsia"/>
                <w:szCs w:val="21"/>
                <w:lang w:eastAsia="zh-CN"/>
              </w:rPr>
            </w:pPr>
            <w:r>
              <w:rPr>
                <w:rFonts w:hint="default" w:ascii="Arial Narrow" w:hAnsi="Arial Narrow" w:eastAsia="Arial Narrow" w:cs="Arial Narrow"/>
                <w:i w:val="0"/>
                <w:iCs w:val="0"/>
                <w:color w:val="000000"/>
                <w:kern w:val="0"/>
                <w:sz w:val="21"/>
                <w:szCs w:val="21"/>
                <w:u w:val="none"/>
                <w:lang w:val="en-US" w:eastAsia="zh-CN" w:bidi="ar"/>
              </w:rPr>
              <w:t>974,563,000.49</w:t>
            </w:r>
          </w:p>
        </w:tc>
      </w:tr>
      <w:tr w14:paraId="549EDC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1538" w:type="dxa"/>
            <w:vAlign w:val="center"/>
          </w:tcPr>
          <w:p w14:paraId="2B6BF9C4">
            <w:pPr>
              <w:keepNext w:val="0"/>
              <w:keepLines w:val="0"/>
              <w:widowControl/>
              <w:suppressLineNumbers w:val="0"/>
              <w:jc w:val="left"/>
              <w:textAlignment w:val="top"/>
              <w:rPr>
                <w:rFonts w:hint="eastAsia" w:cs="Arial" w:asciiTheme="minorEastAsia" w:hAnsiTheme="minorEastAsia" w:eastAsiaTheme="minorEastAsia"/>
                <w:b/>
                <w:bCs/>
                <w:szCs w:val="21"/>
              </w:rPr>
            </w:pPr>
            <w:r>
              <w:rPr>
                <w:rFonts w:hint="eastAsia" w:ascii="宋体" w:hAnsi="宋体" w:eastAsia="宋体" w:cs="宋体"/>
                <w:b/>
                <w:bCs/>
                <w:i w:val="0"/>
                <w:iCs w:val="0"/>
                <w:color w:val="000000"/>
                <w:kern w:val="0"/>
                <w:sz w:val="21"/>
                <w:szCs w:val="21"/>
                <w:u w:val="none"/>
                <w:lang w:val="en-US" w:eastAsia="zh-CN" w:bidi="ar"/>
              </w:rPr>
              <w:t>合计</w:t>
            </w:r>
          </w:p>
        </w:tc>
        <w:tc>
          <w:tcPr>
            <w:tcW w:w="1565" w:type="dxa"/>
            <w:shd w:val="clear" w:color="auto" w:fill="auto"/>
            <w:vAlign w:val="top"/>
          </w:tcPr>
          <w:p w14:paraId="670AFB1F">
            <w:pPr>
              <w:keepNext w:val="0"/>
              <w:keepLines w:val="0"/>
              <w:widowControl/>
              <w:suppressLineNumbers w:val="0"/>
              <w:jc w:val="center"/>
              <w:textAlignment w:val="top"/>
              <w:rPr>
                <w:rFonts w:hint="default" w:ascii="Arial Narrow" w:hAnsi="Arial Narrow" w:cs="Arial Narrow" w:eastAsiaTheme="minorEastAsia"/>
                <w:b/>
                <w:bCs/>
                <w:kern w:val="2"/>
                <w:sz w:val="21"/>
                <w:szCs w:val="21"/>
                <w:lang w:val="en-US" w:eastAsia="zh-CN" w:bidi="ar-SA"/>
              </w:rPr>
            </w:pPr>
            <w:r>
              <w:rPr>
                <w:rFonts w:hint="default" w:ascii="Arial Narrow" w:hAnsi="Arial Narrow" w:eastAsia="Arial Narrow" w:cs="Arial Narrow"/>
                <w:b/>
                <w:bCs/>
                <w:i w:val="0"/>
                <w:iCs w:val="0"/>
                <w:color w:val="000000"/>
                <w:kern w:val="0"/>
                <w:sz w:val="21"/>
                <w:szCs w:val="21"/>
                <w:u w:val="none"/>
                <w:lang w:val="en-US" w:eastAsia="zh-CN" w:bidi="ar"/>
              </w:rPr>
              <w:t>824,338,114.17</w:t>
            </w:r>
          </w:p>
        </w:tc>
        <w:tc>
          <w:tcPr>
            <w:tcW w:w="1451" w:type="dxa"/>
            <w:shd w:val="clear" w:color="auto" w:fill="auto"/>
            <w:vAlign w:val="top"/>
          </w:tcPr>
          <w:p w14:paraId="563C2A22">
            <w:pPr>
              <w:keepNext w:val="0"/>
              <w:keepLines w:val="0"/>
              <w:widowControl/>
              <w:suppressLineNumbers w:val="0"/>
              <w:jc w:val="center"/>
              <w:textAlignment w:val="top"/>
              <w:rPr>
                <w:rFonts w:hint="default" w:ascii="Arial Narrow" w:hAnsi="Arial Narrow" w:cs="Arial Narrow" w:eastAsiaTheme="minorEastAsia"/>
                <w:b/>
                <w:bCs/>
                <w:kern w:val="2"/>
                <w:sz w:val="21"/>
                <w:szCs w:val="21"/>
                <w:lang w:val="en-US" w:eastAsia="zh-CN" w:bidi="ar-SA"/>
              </w:rPr>
            </w:pPr>
            <w:r>
              <w:rPr>
                <w:rFonts w:hint="default" w:ascii="Arial Narrow" w:hAnsi="Arial Narrow" w:eastAsia="Arial Narrow" w:cs="Arial Narrow"/>
                <w:b/>
                <w:bCs/>
                <w:i w:val="0"/>
                <w:iCs w:val="0"/>
                <w:color w:val="000000"/>
                <w:kern w:val="0"/>
                <w:sz w:val="21"/>
                <w:szCs w:val="21"/>
                <w:u w:val="none"/>
                <w:lang w:val="en-US" w:eastAsia="zh-CN" w:bidi="ar"/>
              </w:rPr>
              <w:t>153,448,872.29</w:t>
            </w:r>
          </w:p>
        </w:tc>
        <w:tc>
          <w:tcPr>
            <w:tcW w:w="1411" w:type="dxa"/>
            <w:shd w:val="clear" w:color="auto" w:fill="auto"/>
            <w:vAlign w:val="center"/>
          </w:tcPr>
          <w:p w14:paraId="50746CEC">
            <w:pPr>
              <w:jc w:val="center"/>
              <w:rPr>
                <w:rFonts w:hint="default" w:ascii="Arial Narrow" w:hAnsi="Arial Narrow" w:cs="Arial Narrow" w:eastAsiaTheme="minorEastAsia"/>
                <w:b/>
                <w:bCs/>
                <w:kern w:val="2"/>
                <w:sz w:val="21"/>
                <w:szCs w:val="21"/>
                <w:lang w:val="en-US" w:eastAsia="zh-CN" w:bidi="ar-SA"/>
              </w:rPr>
            </w:pPr>
          </w:p>
        </w:tc>
        <w:tc>
          <w:tcPr>
            <w:tcW w:w="1455" w:type="dxa"/>
            <w:shd w:val="clear" w:color="auto" w:fill="auto"/>
            <w:vAlign w:val="top"/>
          </w:tcPr>
          <w:p w14:paraId="715B6255">
            <w:pPr>
              <w:keepNext w:val="0"/>
              <w:keepLines w:val="0"/>
              <w:widowControl/>
              <w:suppressLineNumbers w:val="0"/>
              <w:jc w:val="center"/>
              <w:textAlignment w:val="top"/>
              <w:rPr>
                <w:rFonts w:hint="default" w:ascii="Arial Narrow" w:hAnsi="Arial Narrow" w:cs="Arial Narrow" w:eastAsiaTheme="minorEastAsia"/>
                <w:b/>
                <w:bCs/>
                <w:kern w:val="2"/>
                <w:sz w:val="21"/>
                <w:szCs w:val="21"/>
                <w:lang w:val="en-US" w:eastAsia="zh-CN" w:bidi="ar-SA"/>
              </w:rPr>
            </w:pPr>
            <w:r>
              <w:rPr>
                <w:rFonts w:hint="default" w:ascii="Arial Narrow" w:hAnsi="Arial Narrow" w:eastAsia="Arial Narrow" w:cs="Arial Narrow"/>
                <w:b/>
                <w:bCs/>
                <w:i w:val="0"/>
                <w:iCs w:val="0"/>
                <w:color w:val="000000"/>
                <w:kern w:val="0"/>
                <w:sz w:val="21"/>
                <w:szCs w:val="21"/>
                <w:u w:val="none"/>
                <w:lang w:val="en-US" w:eastAsia="zh-CN" w:bidi="ar"/>
              </w:rPr>
              <w:t>3,223,985.97</w:t>
            </w:r>
          </w:p>
        </w:tc>
        <w:tc>
          <w:tcPr>
            <w:tcW w:w="1793" w:type="dxa"/>
            <w:shd w:val="clear" w:color="auto" w:fill="auto"/>
            <w:vAlign w:val="top"/>
          </w:tcPr>
          <w:p w14:paraId="4E408076">
            <w:pPr>
              <w:keepNext w:val="0"/>
              <w:keepLines w:val="0"/>
              <w:widowControl/>
              <w:suppressLineNumbers w:val="0"/>
              <w:jc w:val="center"/>
              <w:textAlignment w:val="top"/>
              <w:rPr>
                <w:rFonts w:hint="default" w:ascii="Arial Narrow" w:hAnsi="Arial Narrow" w:cs="Arial Narrow" w:eastAsiaTheme="minorEastAsia"/>
                <w:b/>
                <w:bCs/>
                <w:kern w:val="2"/>
                <w:sz w:val="21"/>
                <w:szCs w:val="21"/>
                <w:lang w:val="en-US" w:eastAsia="zh-CN" w:bidi="ar-SA"/>
              </w:rPr>
            </w:pPr>
            <w:r>
              <w:rPr>
                <w:rFonts w:hint="default" w:ascii="Arial Narrow" w:hAnsi="Arial Narrow" w:eastAsia="Arial Narrow" w:cs="Arial Narrow"/>
                <w:b/>
                <w:bCs/>
                <w:i w:val="0"/>
                <w:iCs w:val="0"/>
                <w:color w:val="000000"/>
                <w:kern w:val="0"/>
                <w:sz w:val="21"/>
                <w:szCs w:val="21"/>
                <w:u w:val="none"/>
                <w:lang w:val="en-US" w:eastAsia="zh-CN" w:bidi="ar"/>
              </w:rPr>
              <w:t>974,563,000.49</w:t>
            </w:r>
          </w:p>
        </w:tc>
      </w:tr>
    </w:tbl>
    <w:p w14:paraId="77065B30">
      <w:pPr>
        <w:tabs>
          <w:tab w:val="left" w:pos="9000"/>
        </w:tabs>
        <w:spacing w:line="400" w:lineRule="exact"/>
        <w:ind w:right="359" w:rightChars="171" w:firstLine="420" w:firstLineChars="200"/>
        <w:rPr>
          <w:rFonts w:hint="eastAsia" w:ascii="Arial" w:hAnsi="宋体" w:cs="Arial"/>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4</w:t>
      </w:r>
      <w:r>
        <w:rPr>
          <w:rFonts w:hint="eastAsia" w:cs="Arial" w:asciiTheme="minorEastAsia" w:hAnsiTheme="minorEastAsia" w:eastAsiaTheme="minorEastAsia"/>
          <w:szCs w:val="21"/>
        </w:rPr>
        <w:t>）按欠款方归集的期末余额前五名的应收账款</w:t>
      </w:r>
      <w:r>
        <w:rPr>
          <w:rFonts w:cs="Arial" w:asciiTheme="minorEastAsia" w:hAnsiTheme="minorEastAsia" w:eastAsiaTheme="minorEastAsia"/>
          <w:szCs w:val="21"/>
        </w:rPr>
        <w:t>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703"/>
        <w:gridCol w:w="1991"/>
        <w:gridCol w:w="2417"/>
        <w:gridCol w:w="1989"/>
      </w:tblGrid>
      <w:tr w14:paraId="44EDAD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blHeader/>
        </w:trPr>
        <w:tc>
          <w:tcPr>
            <w:tcW w:w="2703" w:type="dxa"/>
            <w:vAlign w:val="center"/>
          </w:tcPr>
          <w:p w14:paraId="655DB137">
            <w:pPr>
              <w:jc w:val="center"/>
              <w:rPr>
                <w:rFonts w:hint="eastAsia" w:ascii="宋体" w:hAnsi="宋体"/>
                <w:szCs w:val="21"/>
              </w:rPr>
            </w:pPr>
            <w:r>
              <w:rPr>
                <w:rFonts w:hint="eastAsia" w:ascii="宋体" w:hAnsi="宋体"/>
                <w:szCs w:val="21"/>
              </w:rPr>
              <w:t>债务人名称</w:t>
            </w:r>
          </w:p>
        </w:tc>
        <w:tc>
          <w:tcPr>
            <w:tcW w:w="1991" w:type="dxa"/>
            <w:vAlign w:val="center"/>
          </w:tcPr>
          <w:p w14:paraId="0C125960">
            <w:pPr>
              <w:rPr>
                <w:rFonts w:hint="eastAsia" w:ascii="宋体" w:hAnsi="宋体"/>
                <w:szCs w:val="21"/>
              </w:rPr>
            </w:pPr>
            <w:r>
              <w:rPr>
                <w:rFonts w:hint="eastAsia" w:ascii="宋体" w:hAnsi="宋体"/>
                <w:szCs w:val="21"/>
              </w:rPr>
              <w:t>应收账款期末余额</w:t>
            </w:r>
          </w:p>
        </w:tc>
        <w:tc>
          <w:tcPr>
            <w:tcW w:w="2417" w:type="dxa"/>
            <w:vAlign w:val="center"/>
          </w:tcPr>
          <w:p w14:paraId="4C594E6C">
            <w:pPr>
              <w:rPr>
                <w:rFonts w:hint="eastAsia" w:ascii="宋体" w:hAnsi="宋体"/>
                <w:szCs w:val="21"/>
              </w:rPr>
            </w:pPr>
            <w:r>
              <w:rPr>
                <w:rFonts w:hint="eastAsia" w:ascii="宋体" w:hAnsi="宋体"/>
                <w:szCs w:val="21"/>
              </w:rPr>
              <w:t>占应收账款期末余额合计数的比例</w:t>
            </w:r>
            <w:r>
              <w:rPr>
                <w:rFonts w:ascii="宋体" w:hAnsi="宋体"/>
                <w:szCs w:val="21"/>
              </w:rPr>
              <w:t>(%)</w:t>
            </w:r>
          </w:p>
        </w:tc>
        <w:tc>
          <w:tcPr>
            <w:tcW w:w="1989" w:type="dxa"/>
            <w:vAlign w:val="center"/>
          </w:tcPr>
          <w:p w14:paraId="3EB57BE1">
            <w:pPr>
              <w:rPr>
                <w:rFonts w:hint="eastAsia" w:ascii="宋体" w:hAnsi="宋体"/>
                <w:szCs w:val="21"/>
              </w:rPr>
            </w:pPr>
            <w:r>
              <w:rPr>
                <w:rFonts w:hint="eastAsia" w:ascii="宋体" w:hAnsi="宋体"/>
                <w:szCs w:val="21"/>
              </w:rPr>
              <w:t>坏账准备期末余额</w:t>
            </w:r>
          </w:p>
        </w:tc>
      </w:tr>
      <w:tr w14:paraId="5F38C5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358D8C0F">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第一名</w:t>
            </w:r>
          </w:p>
        </w:tc>
        <w:tc>
          <w:tcPr>
            <w:tcW w:w="1991" w:type="dxa"/>
            <w:vAlign w:val="bottom"/>
          </w:tcPr>
          <w:p w14:paraId="177562B4">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22,445,853.18</w:t>
            </w:r>
          </w:p>
        </w:tc>
        <w:tc>
          <w:tcPr>
            <w:tcW w:w="2417" w:type="dxa"/>
            <w:vAlign w:val="bottom"/>
          </w:tcPr>
          <w:p w14:paraId="39D64C96">
            <w:pPr>
              <w:keepNext w:val="0"/>
              <w:keepLines w:val="0"/>
              <w:widowControl/>
              <w:suppressLineNumbers w:val="0"/>
              <w:jc w:val="center"/>
              <w:textAlignment w:val="bottom"/>
              <w:rPr>
                <w:rFonts w:hint="default" w:ascii="Arial Narrow" w:hAnsi="Arial Narrow" w:cs="Arial Narrow"/>
                <w:color w:val="auto"/>
                <w:szCs w:val="21"/>
              </w:rPr>
            </w:pPr>
            <w:r>
              <w:rPr>
                <w:rFonts w:hint="default" w:ascii="Arial Narrow" w:hAnsi="Arial Narrow" w:eastAsia="Arial Narrow" w:cs="Arial Narrow"/>
                <w:i w:val="0"/>
                <w:iCs w:val="0"/>
                <w:color w:val="auto"/>
                <w:kern w:val="0"/>
                <w:sz w:val="21"/>
                <w:szCs w:val="21"/>
                <w:u w:val="none"/>
                <w:lang w:val="en-US" w:eastAsia="zh-CN" w:bidi="ar"/>
              </w:rPr>
              <w:t>1.75</w:t>
            </w:r>
          </w:p>
        </w:tc>
        <w:tc>
          <w:tcPr>
            <w:tcW w:w="1989" w:type="dxa"/>
            <w:vAlign w:val="bottom"/>
          </w:tcPr>
          <w:p w14:paraId="1E3051D9">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22,445,853.18</w:t>
            </w:r>
          </w:p>
        </w:tc>
      </w:tr>
      <w:tr w14:paraId="355DAB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78F38371">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第二名</w:t>
            </w:r>
          </w:p>
        </w:tc>
        <w:tc>
          <w:tcPr>
            <w:tcW w:w="1991" w:type="dxa"/>
            <w:vAlign w:val="bottom"/>
          </w:tcPr>
          <w:p w14:paraId="1EE38F2A">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15,564,880.03</w:t>
            </w:r>
          </w:p>
        </w:tc>
        <w:tc>
          <w:tcPr>
            <w:tcW w:w="2417" w:type="dxa"/>
            <w:vAlign w:val="bottom"/>
          </w:tcPr>
          <w:p w14:paraId="325103F5">
            <w:pPr>
              <w:keepNext w:val="0"/>
              <w:keepLines w:val="0"/>
              <w:widowControl/>
              <w:suppressLineNumbers w:val="0"/>
              <w:jc w:val="center"/>
              <w:textAlignment w:val="bottom"/>
              <w:rPr>
                <w:rFonts w:hint="default" w:ascii="Arial Narrow" w:hAnsi="Arial Narrow" w:cs="Arial Narrow"/>
                <w:color w:val="auto"/>
                <w:szCs w:val="21"/>
                <w:lang w:val="en-US"/>
              </w:rPr>
            </w:pPr>
            <w:r>
              <w:rPr>
                <w:rFonts w:hint="default" w:ascii="Arial Narrow" w:hAnsi="Arial Narrow" w:eastAsia="Arial Narrow" w:cs="Arial Narrow"/>
                <w:i w:val="0"/>
                <w:iCs w:val="0"/>
                <w:color w:val="auto"/>
                <w:kern w:val="0"/>
                <w:sz w:val="21"/>
                <w:szCs w:val="21"/>
                <w:u w:val="none"/>
                <w:lang w:val="en-US" w:eastAsia="zh-CN" w:bidi="ar"/>
              </w:rPr>
              <w:t>1.21</w:t>
            </w:r>
          </w:p>
        </w:tc>
        <w:tc>
          <w:tcPr>
            <w:tcW w:w="1989" w:type="dxa"/>
            <w:vAlign w:val="bottom"/>
          </w:tcPr>
          <w:p w14:paraId="486F0F30">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5,363,983.77</w:t>
            </w:r>
          </w:p>
        </w:tc>
      </w:tr>
      <w:tr w14:paraId="5C47B6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3C649A8F">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第三名</w:t>
            </w:r>
          </w:p>
        </w:tc>
        <w:tc>
          <w:tcPr>
            <w:tcW w:w="1991" w:type="dxa"/>
            <w:vAlign w:val="bottom"/>
          </w:tcPr>
          <w:p w14:paraId="4EB7B26A">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14,157,830.00</w:t>
            </w:r>
          </w:p>
        </w:tc>
        <w:tc>
          <w:tcPr>
            <w:tcW w:w="2417" w:type="dxa"/>
            <w:vAlign w:val="bottom"/>
          </w:tcPr>
          <w:p w14:paraId="07BF9014">
            <w:pPr>
              <w:keepNext w:val="0"/>
              <w:keepLines w:val="0"/>
              <w:widowControl/>
              <w:suppressLineNumbers w:val="0"/>
              <w:jc w:val="center"/>
              <w:textAlignment w:val="bottom"/>
              <w:rPr>
                <w:rFonts w:hint="default" w:ascii="Arial Narrow" w:hAnsi="Arial Narrow" w:cs="Arial Narrow"/>
                <w:color w:val="auto"/>
                <w:szCs w:val="21"/>
              </w:rPr>
            </w:pPr>
            <w:r>
              <w:rPr>
                <w:rFonts w:hint="default" w:ascii="Arial Narrow" w:hAnsi="Arial Narrow" w:eastAsia="Arial Narrow" w:cs="Arial Narrow"/>
                <w:i w:val="0"/>
                <w:iCs w:val="0"/>
                <w:color w:val="auto"/>
                <w:kern w:val="0"/>
                <w:sz w:val="21"/>
                <w:szCs w:val="21"/>
                <w:u w:val="none"/>
                <w:lang w:val="en-US" w:eastAsia="zh-CN" w:bidi="ar"/>
              </w:rPr>
              <w:t>1.1</w:t>
            </w:r>
          </w:p>
        </w:tc>
        <w:tc>
          <w:tcPr>
            <w:tcW w:w="1989" w:type="dxa"/>
            <w:vAlign w:val="bottom"/>
          </w:tcPr>
          <w:p w14:paraId="447E5CE7">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14,157,830.00</w:t>
            </w:r>
          </w:p>
        </w:tc>
      </w:tr>
      <w:tr w14:paraId="5811D2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586354D1">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第四名</w:t>
            </w:r>
          </w:p>
        </w:tc>
        <w:tc>
          <w:tcPr>
            <w:tcW w:w="1991" w:type="dxa"/>
            <w:vAlign w:val="bottom"/>
          </w:tcPr>
          <w:p w14:paraId="2614D975">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13,548,124.87</w:t>
            </w:r>
          </w:p>
        </w:tc>
        <w:tc>
          <w:tcPr>
            <w:tcW w:w="2417" w:type="dxa"/>
            <w:vAlign w:val="bottom"/>
          </w:tcPr>
          <w:p w14:paraId="5B906243">
            <w:pPr>
              <w:keepNext w:val="0"/>
              <w:keepLines w:val="0"/>
              <w:widowControl/>
              <w:suppressLineNumbers w:val="0"/>
              <w:jc w:val="center"/>
              <w:textAlignment w:val="bottom"/>
              <w:rPr>
                <w:rFonts w:hint="default" w:ascii="Arial Narrow" w:hAnsi="Arial Narrow" w:cs="Arial Narrow"/>
                <w:color w:val="auto"/>
                <w:szCs w:val="21"/>
              </w:rPr>
            </w:pPr>
            <w:r>
              <w:rPr>
                <w:rFonts w:hint="default" w:ascii="Arial Narrow" w:hAnsi="Arial Narrow" w:eastAsia="Arial Narrow" w:cs="Arial Narrow"/>
                <w:i w:val="0"/>
                <w:iCs w:val="0"/>
                <w:color w:val="auto"/>
                <w:kern w:val="0"/>
                <w:sz w:val="21"/>
                <w:szCs w:val="21"/>
                <w:u w:val="none"/>
                <w:lang w:val="en-US" w:eastAsia="zh-CN" w:bidi="ar"/>
              </w:rPr>
              <w:t>1.05</w:t>
            </w:r>
          </w:p>
        </w:tc>
        <w:tc>
          <w:tcPr>
            <w:tcW w:w="1989" w:type="dxa"/>
            <w:vAlign w:val="bottom"/>
          </w:tcPr>
          <w:p w14:paraId="07D4B47A">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9,316,374.18</w:t>
            </w:r>
          </w:p>
        </w:tc>
      </w:tr>
      <w:tr w14:paraId="1A8C97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390F642F">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第五名</w:t>
            </w:r>
          </w:p>
        </w:tc>
        <w:tc>
          <w:tcPr>
            <w:tcW w:w="1991" w:type="dxa"/>
            <w:vAlign w:val="bottom"/>
          </w:tcPr>
          <w:p w14:paraId="726527F2">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12,462,926.53</w:t>
            </w:r>
          </w:p>
        </w:tc>
        <w:tc>
          <w:tcPr>
            <w:tcW w:w="2417" w:type="dxa"/>
            <w:vAlign w:val="bottom"/>
          </w:tcPr>
          <w:p w14:paraId="0B363FB5">
            <w:pPr>
              <w:keepNext w:val="0"/>
              <w:keepLines w:val="0"/>
              <w:widowControl/>
              <w:suppressLineNumbers w:val="0"/>
              <w:jc w:val="center"/>
              <w:textAlignment w:val="bottom"/>
              <w:rPr>
                <w:rFonts w:hint="default" w:ascii="Arial Narrow" w:hAnsi="Arial Narrow" w:cs="Arial Narrow"/>
                <w:color w:val="auto"/>
                <w:szCs w:val="21"/>
              </w:rPr>
            </w:pPr>
            <w:r>
              <w:rPr>
                <w:rFonts w:hint="default" w:ascii="Arial Narrow" w:hAnsi="Arial Narrow" w:eastAsia="Arial Narrow" w:cs="Arial Narrow"/>
                <w:i w:val="0"/>
                <w:iCs w:val="0"/>
                <w:color w:val="auto"/>
                <w:kern w:val="0"/>
                <w:sz w:val="21"/>
                <w:szCs w:val="21"/>
                <w:u w:val="none"/>
                <w:lang w:val="en-US" w:eastAsia="zh-CN" w:bidi="ar"/>
              </w:rPr>
              <w:t>0.97</w:t>
            </w:r>
          </w:p>
        </w:tc>
        <w:tc>
          <w:tcPr>
            <w:tcW w:w="1989" w:type="dxa"/>
            <w:vAlign w:val="bottom"/>
          </w:tcPr>
          <w:p w14:paraId="2648D140">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10,203,402.64</w:t>
            </w:r>
          </w:p>
        </w:tc>
      </w:tr>
      <w:tr w14:paraId="089ED5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2CABC61E">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合计</w:t>
            </w:r>
          </w:p>
        </w:tc>
        <w:tc>
          <w:tcPr>
            <w:tcW w:w="1991" w:type="dxa"/>
            <w:vAlign w:val="bottom"/>
          </w:tcPr>
          <w:p w14:paraId="24214293">
            <w:pPr>
              <w:keepNext w:val="0"/>
              <w:keepLines w:val="0"/>
              <w:widowControl/>
              <w:suppressLineNumbers w:val="0"/>
              <w:jc w:val="right"/>
              <w:textAlignment w:val="bottom"/>
              <w:rPr>
                <w:rFonts w:hint="default" w:ascii="Arial Narrow" w:hAnsi="Arial Narrow" w:cs="Arial Narrow"/>
                <w:b/>
                <w:bCs/>
                <w:szCs w:val="21"/>
              </w:rPr>
            </w:pPr>
            <w:r>
              <w:rPr>
                <w:rFonts w:hint="default" w:ascii="Arial Narrow" w:hAnsi="Arial Narrow" w:eastAsia="宋体" w:cs="Arial Narrow"/>
                <w:b/>
                <w:bCs/>
                <w:i w:val="0"/>
                <w:iCs w:val="0"/>
                <w:color w:val="000000"/>
                <w:kern w:val="0"/>
                <w:sz w:val="21"/>
                <w:szCs w:val="21"/>
                <w:u w:val="none"/>
                <w:lang w:val="en-US" w:eastAsia="zh-CN" w:bidi="ar"/>
              </w:rPr>
              <w:t>78,179,614.61</w:t>
            </w:r>
          </w:p>
        </w:tc>
        <w:tc>
          <w:tcPr>
            <w:tcW w:w="2417" w:type="dxa"/>
            <w:vAlign w:val="bottom"/>
          </w:tcPr>
          <w:p w14:paraId="79D53781">
            <w:pPr>
              <w:keepNext w:val="0"/>
              <w:keepLines w:val="0"/>
              <w:widowControl/>
              <w:suppressLineNumbers w:val="0"/>
              <w:jc w:val="center"/>
              <w:textAlignment w:val="bottom"/>
              <w:rPr>
                <w:rFonts w:hint="default" w:ascii="Arial Narrow" w:hAnsi="Arial Narrow" w:cs="Arial Narrow"/>
                <w:b/>
                <w:bCs/>
                <w:color w:val="auto"/>
                <w:szCs w:val="21"/>
                <w:lang w:val="en-US"/>
              </w:rPr>
            </w:pPr>
            <w:r>
              <w:rPr>
                <w:rFonts w:hint="default" w:ascii="Arial Narrow" w:hAnsi="Arial Narrow" w:eastAsia="Arial Narrow" w:cs="Arial Narrow"/>
                <w:b/>
                <w:bCs/>
                <w:i w:val="0"/>
                <w:iCs w:val="0"/>
                <w:color w:val="auto"/>
                <w:kern w:val="0"/>
                <w:sz w:val="21"/>
                <w:szCs w:val="21"/>
                <w:u w:val="none"/>
                <w:lang w:val="en-US" w:eastAsia="zh-CN" w:bidi="ar"/>
              </w:rPr>
              <w:t>6.08</w:t>
            </w:r>
          </w:p>
        </w:tc>
        <w:tc>
          <w:tcPr>
            <w:tcW w:w="1989" w:type="dxa"/>
            <w:vAlign w:val="bottom"/>
          </w:tcPr>
          <w:p w14:paraId="0D45F423">
            <w:pPr>
              <w:keepNext w:val="0"/>
              <w:keepLines w:val="0"/>
              <w:widowControl/>
              <w:suppressLineNumbers w:val="0"/>
              <w:jc w:val="right"/>
              <w:textAlignment w:val="bottom"/>
              <w:rPr>
                <w:rFonts w:hint="default" w:ascii="Arial Narrow" w:hAnsi="Arial Narrow" w:cs="Arial Narrow"/>
                <w:b/>
                <w:bCs/>
                <w:szCs w:val="21"/>
              </w:rPr>
            </w:pPr>
            <w:r>
              <w:rPr>
                <w:rFonts w:hint="default" w:ascii="Arial Narrow" w:hAnsi="Arial Narrow" w:eastAsia="宋体" w:cs="Arial Narrow"/>
                <w:b/>
                <w:bCs/>
                <w:i w:val="0"/>
                <w:iCs w:val="0"/>
                <w:color w:val="000000"/>
                <w:kern w:val="0"/>
                <w:sz w:val="21"/>
                <w:szCs w:val="21"/>
                <w:u w:val="none"/>
                <w:lang w:val="en-US" w:eastAsia="zh-CN" w:bidi="ar"/>
              </w:rPr>
              <w:t>61,487,443.77</w:t>
            </w:r>
          </w:p>
        </w:tc>
      </w:tr>
    </w:tbl>
    <w:p w14:paraId="35111DB2">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本公司按欠款方归集的期末余额前五名应收账款汇总金额为</w:t>
      </w:r>
      <w:r>
        <w:rPr>
          <w:rFonts w:hint="eastAsia" w:cs="Arial" w:asciiTheme="minorEastAsia" w:hAnsiTheme="minorEastAsia" w:eastAsiaTheme="minorEastAsia"/>
          <w:szCs w:val="21"/>
          <w:lang w:val="en-US" w:eastAsia="zh-CN"/>
        </w:rPr>
        <w:t>78,179,614.61</w:t>
      </w:r>
      <w:r>
        <w:rPr>
          <w:rFonts w:hint="eastAsia" w:cs="Arial" w:asciiTheme="minorEastAsia" w:hAnsiTheme="minorEastAsia" w:eastAsiaTheme="minorEastAsia"/>
          <w:szCs w:val="21"/>
        </w:rPr>
        <w:t>元，占应收账款期末余额合计数的比例为</w:t>
      </w:r>
      <w:r>
        <w:rPr>
          <w:rFonts w:hint="eastAsia" w:cs="Arial" w:asciiTheme="minorEastAsia" w:hAnsiTheme="minorEastAsia" w:eastAsiaTheme="minorEastAsia"/>
          <w:szCs w:val="21"/>
          <w:lang w:val="en-US" w:eastAsia="zh-CN"/>
        </w:rPr>
        <w:t>6.08</w:t>
      </w:r>
      <w:r>
        <w:rPr>
          <w:rFonts w:hint="eastAsia" w:cs="Arial" w:asciiTheme="minorEastAsia" w:hAnsiTheme="minorEastAsia" w:eastAsiaTheme="minorEastAsia"/>
          <w:szCs w:val="21"/>
        </w:rPr>
        <w:t>%，相应计提的坏账准备期末余额汇总金额为</w:t>
      </w:r>
      <w:r>
        <w:rPr>
          <w:rFonts w:hint="eastAsia" w:cs="Arial" w:asciiTheme="minorEastAsia" w:hAnsiTheme="minorEastAsia" w:eastAsiaTheme="minorEastAsia"/>
          <w:szCs w:val="21"/>
          <w:lang w:val="en-US" w:eastAsia="zh-CN"/>
        </w:rPr>
        <w:t>61,487,443.77</w:t>
      </w:r>
      <w:r>
        <w:rPr>
          <w:rFonts w:hint="eastAsia" w:cs="Arial" w:asciiTheme="minorEastAsia" w:hAnsiTheme="minorEastAsia" w:eastAsiaTheme="minorEastAsia"/>
          <w:szCs w:val="21"/>
        </w:rPr>
        <w:t>元。</w:t>
      </w:r>
    </w:p>
    <w:p w14:paraId="46461F33">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4、应收款项融资</w:t>
      </w:r>
    </w:p>
    <w:p w14:paraId="5030F861">
      <w:pPr>
        <w:spacing w:line="400" w:lineRule="exact"/>
        <w:ind w:firstLine="420" w:firstLineChars="200"/>
        <w:rPr>
          <w:rFonts w:hint="eastAsia" w:ascii="宋体" w:hAnsi="宋体" w:cs="Arial"/>
          <w:szCs w:val="21"/>
        </w:rPr>
      </w:pPr>
      <w:r>
        <w:rPr>
          <w:rFonts w:hint="eastAsia" w:ascii="宋体" w:hAnsi="宋体" w:cs="Arial"/>
          <w:szCs w:val="21"/>
        </w:rPr>
        <w:t>（1）应收款项融资情况</w:t>
      </w:r>
    </w:p>
    <w:tbl>
      <w:tblPr>
        <w:tblStyle w:val="69"/>
        <w:tblW w:w="918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840"/>
        <w:gridCol w:w="2841"/>
        <w:gridCol w:w="3499"/>
      </w:tblGrid>
      <w:tr w14:paraId="0541B2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840" w:type="dxa"/>
            <w:vAlign w:val="center"/>
          </w:tcPr>
          <w:p w14:paraId="640AE598">
            <w:pPr>
              <w:spacing w:line="400" w:lineRule="exact"/>
              <w:jc w:val="center"/>
              <w:rPr>
                <w:rFonts w:hint="eastAsia" w:ascii="宋体" w:hAnsi="宋体" w:cs="Arial"/>
                <w:szCs w:val="21"/>
              </w:rPr>
            </w:pPr>
            <w:r>
              <w:rPr>
                <w:rFonts w:hint="eastAsia" w:ascii="宋体" w:hAnsi="宋体" w:cs="Arial"/>
                <w:szCs w:val="21"/>
              </w:rPr>
              <w:t>项目</w:t>
            </w:r>
          </w:p>
        </w:tc>
        <w:tc>
          <w:tcPr>
            <w:tcW w:w="2841" w:type="dxa"/>
            <w:vAlign w:val="center"/>
          </w:tcPr>
          <w:p w14:paraId="0F1A0160">
            <w:pPr>
              <w:spacing w:line="400" w:lineRule="exact"/>
              <w:jc w:val="center"/>
              <w:rPr>
                <w:rFonts w:hint="eastAsia" w:ascii="宋体" w:hAnsi="宋体" w:cs="Arial"/>
                <w:szCs w:val="21"/>
              </w:rPr>
            </w:pPr>
            <w:r>
              <w:rPr>
                <w:rFonts w:hint="eastAsia" w:ascii="宋体" w:hAnsi="宋体" w:cs="Arial"/>
                <w:szCs w:val="21"/>
              </w:rPr>
              <w:t>期末余额</w:t>
            </w:r>
          </w:p>
        </w:tc>
        <w:tc>
          <w:tcPr>
            <w:tcW w:w="3499" w:type="dxa"/>
            <w:vAlign w:val="center"/>
          </w:tcPr>
          <w:p w14:paraId="13D65B47">
            <w:pPr>
              <w:spacing w:line="400" w:lineRule="exact"/>
              <w:jc w:val="center"/>
              <w:rPr>
                <w:rFonts w:hint="eastAsia" w:ascii="宋体" w:hAnsi="宋体" w:cs="Arial"/>
                <w:szCs w:val="21"/>
              </w:rPr>
            </w:pPr>
            <w:r>
              <w:rPr>
                <w:rFonts w:hint="eastAsia" w:ascii="宋体" w:hAnsi="宋体" w:cs="Arial"/>
                <w:szCs w:val="21"/>
              </w:rPr>
              <w:t>上年年末余额</w:t>
            </w:r>
          </w:p>
        </w:tc>
      </w:tr>
      <w:tr w14:paraId="6F5D1B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840" w:type="dxa"/>
          </w:tcPr>
          <w:p w14:paraId="2FDB1FFE">
            <w:pPr>
              <w:spacing w:line="400" w:lineRule="exact"/>
              <w:rPr>
                <w:rFonts w:hint="eastAsia" w:ascii="宋体" w:hAnsi="宋体" w:cs="Arial"/>
                <w:szCs w:val="21"/>
              </w:rPr>
            </w:pPr>
            <w:bookmarkStart w:id="37" w:name="_Hlk227315523"/>
            <w:r>
              <w:rPr>
                <w:rFonts w:hint="eastAsia" w:ascii="宋体" w:hAnsi="宋体" w:cs="Arial"/>
                <w:szCs w:val="21"/>
              </w:rPr>
              <w:t>应收票据</w:t>
            </w:r>
          </w:p>
        </w:tc>
        <w:tc>
          <w:tcPr>
            <w:tcW w:w="2841" w:type="dxa"/>
            <w:vAlign w:val="center"/>
          </w:tcPr>
          <w:p w14:paraId="523073EE">
            <w:pPr>
              <w:jc w:val="right"/>
              <w:rPr>
                <w:rFonts w:hint="default" w:ascii="Arial Narrow" w:hAnsi="Arial Narrow" w:eastAsia="宋体" w:cs="Arial Narrow"/>
                <w:color w:val="000000"/>
                <w:szCs w:val="21"/>
                <w:lang w:eastAsia="zh-CN"/>
              </w:rPr>
            </w:pPr>
            <w:r>
              <w:rPr>
                <w:rFonts w:hint="default" w:ascii="Arial Narrow" w:hAnsi="Arial Narrow" w:cs="Arial Narrow"/>
                <w:color w:val="000000"/>
                <w:szCs w:val="21"/>
              </w:rPr>
              <w:t>1,367,752.75</w:t>
            </w:r>
          </w:p>
        </w:tc>
        <w:tc>
          <w:tcPr>
            <w:tcW w:w="3499" w:type="dxa"/>
            <w:vAlign w:val="center"/>
          </w:tcPr>
          <w:p w14:paraId="628ED5E9">
            <w:pPr>
              <w:ind w:firstLine="420" w:firstLineChars="200"/>
              <w:jc w:val="right"/>
              <w:rPr>
                <w:rFonts w:hint="default" w:ascii="Arial Narrow" w:hAnsi="Arial Narrow" w:cs="Arial Narrow"/>
                <w:color w:val="000000"/>
                <w:szCs w:val="21"/>
              </w:rPr>
            </w:pPr>
            <w:r>
              <w:rPr>
                <w:rFonts w:hint="default" w:ascii="Arial Narrow" w:hAnsi="Arial Narrow" w:cs="Arial Narrow"/>
                <w:color w:val="000000"/>
                <w:szCs w:val="21"/>
              </w:rPr>
              <w:t>973,000.00</w:t>
            </w:r>
          </w:p>
        </w:tc>
      </w:tr>
      <w:tr w14:paraId="790138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840" w:type="dxa"/>
          </w:tcPr>
          <w:p w14:paraId="53683729">
            <w:pPr>
              <w:spacing w:line="400" w:lineRule="exact"/>
              <w:rPr>
                <w:rFonts w:hint="eastAsia" w:ascii="宋体" w:hAnsi="宋体" w:cs="Arial"/>
                <w:szCs w:val="21"/>
              </w:rPr>
            </w:pPr>
            <w:r>
              <w:rPr>
                <w:rFonts w:hint="eastAsia" w:ascii="宋体" w:hAnsi="宋体" w:cs="Arial"/>
                <w:szCs w:val="21"/>
              </w:rPr>
              <w:t>应收账款</w:t>
            </w:r>
          </w:p>
        </w:tc>
        <w:tc>
          <w:tcPr>
            <w:tcW w:w="2841" w:type="dxa"/>
            <w:vAlign w:val="center"/>
          </w:tcPr>
          <w:p w14:paraId="660376FA">
            <w:pPr>
              <w:spacing w:line="400" w:lineRule="exact"/>
              <w:jc w:val="right"/>
              <w:rPr>
                <w:rFonts w:hint="default" w:ascii="Arial Narrow" w:hAnsi="Arial Narrow" w:cs="Arial Narrow"/>
                <w:szCs w:val="21"/>
              </w:rPr>
            </w:pPr>
          </w:p>
        </w:tc>
        <w:tc>
          <w:tcPr>
            <w:tcW w:w="3499" w:type="dxa"/>
            <w:vAlign w:val="center"/>
          </w:tcPr>
          <w:p w14:paraId="54A8C826">
            <w:pPr>
              <w:ind w:firstLine="420" w:firstLineChars="200"/>
              <w:jc w:val="right"/>
              <w:rPr>
                <w:rFonts w:hint="default" w:ascii="Arial Narrow" w:hAnsi="Arial Narrow" w:cs="Arial Narrow"/>
                <w:color w:val="000000"/>
                <w:szCs w:val="21"/>
              </w:rPr>
            </w:pPr>
          </w:p>
        </w:tc>
      </w:tr>
      <w:tr w14:paraId="6A4591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840" w:type="dxa"/>
            <w:vAlign w:val="center"/>
          </w:tcPr>
          <w:p w14:paraId="5DA2EB10">
            <w:pPr>
              <w:spacing w:line="400" w:lineRule="exact"/>
              <w:jc w:val="center"/>
              <w:rPr>
                <w:rFonts w:hint="eastAsia" w:ascii="宋体" w:hAnsi="宋体" w:cs="Arial"/>
                <w:szCs w:val="21"/>
              </w:rPr>
            </w:pPr>
            <w:r>
              <w:rPr>
                <w:rFonts w:hint="eastAsia" w:ascii="宋体" w:hAnsi="宋体" w:cs="Arial"/>
                <w:szCs w:val="21"/>
              </w:rPr>
              <w:t>合计</w:t>
            </w:r>
          </w:p>
        </w:tc>
        <w:tc>
          <w:tcPr>
            <w:tcW w:w="2841" w:type="dxa"/>
            <w:vAlign w:val="center"/>
          </w:tcPr>
          <w:p w14:paraId="1AA34A34">
            <w:pPr>
              <w:jc w:val="right"/>
              <w:rPr>
                <w:rFonts w:hint="default" w:ascii="Arial Narrow" w:hAnsi="Arial Narrow" w:eastAsia="宋体" w:cs="Arial Narrow"/>
                <w:b/>
                <w:color w:val="000000"/>
                <w:szCs w:val="21"/>
                <w:lang w:eastAsia="zh-CN"/>
              </w:rPr>
            </w:pPr>
            <w:r>
              <w:rPr>
                <w:rFonts w:hint="default" w:ascii="Arial Narrow" w:hAnsi="Arial Narrow" w:cs="Arial Narrow"/>
                <w:b/>
                <w:color w:val="000000"/>
                <w:szCs w:val="21"/>
              </w:rPr>
              <w:t>1,367,752.75</w:t>
            </w:r>
          </w:p>
        </w:tc>
        <w:tc>
          <w:tcPr>
            <w:tcW w:w="3499" w:type="dxa"/>
            <w:vAlign w:val="center"/>
          </w:tcPr>
          <w:p w14:paraId="79E80033">
            <w:pPr>
              <w:ind w:firstLine="422" w:firstLineChars="200"/>
              <w:jc w:val="right"/>
              <w:rPr>
                <w:rFonts w:hint="default" w:ascii="Arial Narrow" w:hAnsi="Arial Narrow" w:cs="Arial Narrow"/>
                <w:b/>
                <w:color w:val="000000"/>
                <w:szCs w:val="21"/>
              </w:rPr>
            </w:pPr>
            <w:r>
              <w:rPr>
                <w:rFonts w:hint="default" w:ascii="Arial Narrow" w:hAnsi="Arial Narrow" w:cs="Arial Narrow"/>
                <w:b/>
                <w:color w:val="000000"/>
                <w:szCs w:val="21"/>
              </w:rPr>
              <w:t>973,000.00</w:t>
            </w:r>
          </w:p>
        </w:tc>
      </w:tr>
      <w:bookmarkEnd w:id="37"/>
    </w:tbl>
    <w:p w14:paraId="0078D2C4">
      <w:pPr>
        <w:spacing w:line="400" w:lineRule="exact"/>
        <w:ind w:firstLine="420" w:firstLineChars="200"/>
        <w:rPr>
          <w:rFonts w:hint="eastAsia" w:ascii="宋体" w:hAnsi="宋体" w:cs="Arial"/>
          <w:color w:val="0000FF"/>
          <w:szCs w:val="21"/>
        </w:rPr>
      </w:pPr>
      <w:r>
        <w:rPr>
          <w:rFonts w:hint="eastAsia" w:ascii="宋体" w:hAnsi="宋体" w:cs="Arial"/>
          <w:szCs w:val="21"/>
        </w:rPr>
        <w:t>（2）应收款项融资本期增减变动及公允价值变动情况</w:t>
      </w:r>
    </w:p>
    <w:tbl>
      <w:tblPr>
        <w:tblStyle w:val="69"/>
        <w:tblW w:w="918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1201"/>
        <w:gridCol w:w="1224"/>
        <w:gridCol w:w="1564"/>
        <w:gridCol w:w="1148"/>
        <w:gridCol w:w="1176"/>
        <w:gridCol w:w="1284"/>
        <w:gridCol w:w="1583"/>
      </w:tblGrid>
      <w:tr w14:paraId="06CC1E2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32" w:hRule="atLeast"/>
        </w:trPr>
        <w:tc>
          <w:tcPr>
            <w:tcW w:w="1201" w:type="dxa"/>
            <w:vMerge w:val="restart"/>
            <w:vAlign w:val="center"/>
          </w:tcPr>
          <w:p w14:paraId="77CF452E">
            <w:pPr>
              <w:spacing w:line="400" w:lineRule="exact"/>
              <w:jc w:val="center"/>
              <w:rPr>
                <w:rFonts w:hint="eastAsia" w:ascii="宋体" w:hAnsi="宋体" w:cs="Arial"/>
                <w:szCs w:val="21"/>
              </w:rPr>
            </w:pPr>
            <w:r>
              <w:rPr>
                <w:rFonts w:hint="eastAsia" w:ascii="宋体" w:hAnsi="宋体" w:cs="Arial"/>
                <w:szCs w:val="21"/>
              </w:rPr>
              <w:t>项目</w:t>
            </w:r>
          </w:p>
        </w:tc>
        <w:tc>
          <w:tcPr>
            <w:tcW w:w="2788" w:type="dxa"/>
            <w:gridSpan w:val="2"/>
            <w:vAlign w:val="center"/>
          </w:tcPr>
          <w:p w14:paraId="3213982A">
            <w:pPr>
              <w:spacing w:line="400" w:lineRule="exact"/>
              <w:jc w:val="center"/>
              <w:rPr>
                <w:rFonts w:hint="eastAsia" w:ascii="宋体" w:hAnsi="宋体" w:cs="Arial"/>
                <w:kern w:val="0"/>
                <w:szCs w:val="21"/>
              </w:rPr>
            </w:pPr>
            <w:r>
              <w:rPr>
                <w:rFonts w:hint="eastAsia" w:ascii="宋体" w:hAnsi="宋体" w:cs="Arial"/>
                <w:szCs w:val="21"/>
              </w:rPr>
              <w:t>上年年末余额</w:t>
            </w:r>
          </w:p>
        </w:tc>
        <w:tc>
          <w:tcPr>
            <w:tcW w:w="2324" w:type="dxa"/>
            <w:gridSpan w:val="2"/>
            <w:vAlign w:val="center"/>
          </w:tcPr>
          <w:p w14:paraId="093951B2">
            <w:pPr>
              <w:spacing w:line="400" w:lineRule="exact"/>
              <w:jc w:val="center"/>
              <w:rPr>
                <w:rFonts w:hint="eastAsia" w:ascii="宋体" w:hAnsi="宋体" w:cs="Arial"/>
                <w:kern w:val="0"/>
                <w:szCs w:val="21"/>
              </w:rPr>
            </w:pPr>
            <w:r>
              <w:rPr>
                <w:rFonts w:ascii="宋体" w:hAnsi="宋体" w:cs="Arial"/>
                <w:szCs w:val="21"/>
              </w:rPr>
              <w:t>本期变动</w:t>
            </w:r>
          </w:p>
        </w:tc>
        <w:tc>
          <w:tcPr>
            <w:tcW w:w="2867" w:type="dxa"/>
            <w:gridSpan w:val="2"/>
            <w:vAlign w:val="center"/>
          </w:tcPr>
          <w:p w14:paraId="61C21A0A">
            <w:pPr>
              <w:spacing w:line="400" w:lineRule="exact"/>
              <w:jc w:val="center"/>
              <w:rPr>
                <w:rFonts w:hint="eastAsia" w:ascii="宋体" w:hAnsi="宋体" w:cs="Arial"/>
                <w:kern w:val="0"/>
                <w:szCs w:val="21"/>
              </w:rPr>
            </w:pPr>
            <w:r>
              <w:rPr>
                <w:rFonts w:hint="eastAsia" w:ascii="宋体" w:hAnsi="宋体" w:cs="Arial"/>
                <w:szCs w:val="21"/>
              </w:rPr>
              <w:t>期末余额</w:t>
            </w:r>
          </w:p>
        </w:tc>
      </w:tr>
      <w:tr w14:paraId="5FE2CC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154" w:hRule="atLeast"/>
        </w:trPr>
        <w:tc>
          <w:tcPr>
            <w:tcW w:w="1201" w:type="dxa"/>
            <w:vMerge w:val="continue"/>
            <w:vAlign w:val="center"/>
          </w:tcPr>
          <w:p w14:paraId="740312F5">
            <w:pPr>
              <w:spacing w:line="400" w:lineRule="exact"/>
              <w:jc w:val="center"/>
              <w:rPr>
                <w:rFonts w:hint="eastAsia" w:ascii="宋体" w:hAnsi="宋体" w:cs="Arial"/>
                <w:szCs w:val="21"/>
                <w:highlight w:val="none"/>
              </w:rPr>
            </w:pPr>
          </w:p>
        </w:tc>
        <w:tc>
          <w:tcPr>
            <w:tcW w:w="1224" w:type="dxa"/>
            <w:vAlign w:val="center"/>
          </w:tcPr>
          <w:p w14:paraId="193F471A">
            <w:pPr>
              <w:spacing w:line="400" w:lineRule="exact"/>
              <w:jc w:val="center"/>
              <w:rPr>
                <w:rFonts w:hint="eastAsia" w:ascii="宋体" w:hAnsi="宋体" w:cs="Arial"/>
                <w:szCs w:val="21"/>
                <w:highlight w:val="none"/>
              </w:rPr>
            </w:pPr>
            <w:r>
              <w:rPr>
                <w:rFonts w:hint="eastAsia" w:ascii="宋体" w:hAnsi="宋体" w:cs="Arial"/>
                <w:szCs w:val="21"/>
                <w:highlight w:val="none"/>
              </w:rPr>
              <w:t>成本</w:t>
            </w:r>
          </w:p>
        </w:tc>
        <w:tc>
          <w:tcPr>
            <w:tcW w:w="1564" w:type="dxa"/>
            <w:vAlign w:val="center"/>
          </w:tcPr>
          <w:p w14:paraId="7CF995F2">
            <w:pPr>
              <w:spacing w:line="400" w:lineRule="exact"/>
              <w:jc w:val="center"/>
              <w:rPr>
                <w:rFonts w:hint="eastAsia" w:ascii="宋体" w:hAnsi="宋体" w:cs="Arial"/>
                <w:kern w:val="0"/>
                <w:szCs w:val="21"/>
                <w:highlight w:val="none"/>
              </w:rPr>
            </w:pPr>
            <w:r>
              <w:rPr>
                <w:rFonts w:hint="eastAsia" w:ascii="宋体" w:hAnsi="宋体" w:cs="Arial"/>
                <w:szCs w:val="21"/>
                <w:highlight w:val="none"/>
              </w:rPr>
              <w:t>公允价值变动</w:t>
            </w:r>
          </w:p>
        </w:tc>
        <w:tc>
          <w:tcPr>
            <w:tcW w:w="1148" w:type="dxa"/>
            <w:vAlign w:val="center"/>
          </w:tcPr>
          <w:p w14:paraId="017CCFC6">
            <w:pPr>
              <w:spacing w:line="400" w:lineRule="exact"/>
              <w:jc w:val="center"/>
              <w:rPr>
                <w:rFonts w:hint="eastAsia" w:ascii="宋体" w:hAnsi="宋体" w:cs="Arial"/>
                <w:szCs w:val="21"/>
                <w:highlight w:val="none"/>
              </w:rPr>
            </w:pPr>
            <w:r>
              <w:rPr>
                <w:rFonts w:hint="eastAsia" w:ascii="宋体" w:hAnsi="宋体" w:cs="Arial"/>
                <w:szCs w:val="21"/>
                <w:highlight w:val="none"/>
              </w:rPr>
              <w:t>成本</w:t>
            </w:r>
          </w:p>
        </w:tc>
        <w:tc>
          <w:tcPr>
            <w:tcW w:w="1176" w:type="dxa"/>
            <w:vAlign w:val="center"/>
          </w:tcPr>
          <w:p w14:paraId="502CDBE5">
            <w:pPr>
              <w:spacing w:line="400" w:lineRule="exact"/>
              <w:jc w:val="center"/>
              <w:rPr>
                <w:rFonts w:hint="eastAsia" w:ascii="宋体" w:hAnsi="宋体" w:cs="Arial"/>
                <w:kern w:val="0"/>
                <w:szCs w:val="21"/>
                <w:highlight w:val="none"/>
              </w:rPr>
            </w:pPr>
            <w:r>
              <w:rPr>
                <w:rFonts w:hint="eastAsia" w:ascii="宋体" w:hAnsi="宋体" w:cs="Arial"/>
                <w:szCs w:val="21"/>
                <w:highlight w:val="none"/>
              </w:rPr>
              <w:t>公允价值变动</w:t>
            </w:r>
          </w:p>
        </w:tc>
        <w:tc>
          <w:tcPr>
            <w:tcW w:w="1284" w:type="dxa"/>
            <w:vAlign w:val="center"/>
          </w:tcPr>
          <w:p w14:paraId="3DD24AFF">
            <w:pPr>
              <w:spacing w:line="400" w:lineRule="exact"/>
              <w:jc w:val="center"/>
              <w:rPr>
                <w:rFonts w:hint="eastAsia" w:ascii="宋体" w:hAnsi="宋体" w:cs="Arial"/>
                <w:szCs w:val="21"/>
                <w:highlight w:val="none"/>
              </w:rPr>
            </w:pPr>
            <w:r>
              <w:rPr>
                <w:rFonts w:hint="eastAsia" w:ascii="宋体" w:hAnsi="宋体" w:cs="Arial"/>
                <w:szCs w:val="21"/>
                <w:highlight w:val="none"/>
              </w:rPr>
              <w:t>成本</w:t>
            </w:r>
          </w:p>
        </w:tc>
        <w:tc>
          <w:tcPr>
            <w:tcW w:w="1583" w:type="dxa"/>
            <w:vAlign w:val="center"/>
          </w:tcPr>
          <w:p w14:paraId="1A1A23F4">
            <w:pPr>
              <w:spacing w:line="400" w:lineRule="exact"/>
              <w:jc w:val="center"/>
              <w:rPr>
                <w:rFonts w:hint="eastAsia" w:ascii="宋体" w:hAnsi="宋体" w:cs="Arial"/>
                <w:kern w:val="0"/>
                <w:szCs w:val="21"/>
                <w:highlight w:val="none"/>
              </w:rPr>
            </w:pPr>
            <w:r>
              <w:rPr>
                <w:rFonts w:hint="eastAsia" w:ascii="宋体" w:hAnsi="宋体" w:cs="Arial"/>
                <w:szCs w:val="21"/>
                <w:highlight w:val="none"/>
              </w:rPr>
              <w:t>公允价值变动</w:t>
            </w:r>
          </w:p>
        </w:tc>
      </w:tr>
      <w:tr w14:paraId="3258DE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6" w:hRule="atLeast"/>
        </w:trPr>
        <w:tc>
          <w:tcPr>
            <w:tcW w:w="1201" w:type="dxa"/>
          </w:tcPr>
          <w:p w14:paraId="1EB7F4D8">
            <w:pPr>
              <w:spacing w:line="400" w:lineRule="exact"/>
              <w:rPr>
                <w:rFonts w:hint="eastAsia" w:ascii="宋体" w:hAnsi="宋体" w:cs="Arial"/>
                <w:szCs w:val="21"/>
                <w:highlight w:val="none"/>
              </w:rPr>
            </w:pPr>
            <w:r>
              <w:rPr>
                <w:rFonts w:hint="eastAsia" w:ascii="宋体" w:hAnsi="宋体" w:cs="Arial"/>
                <w:szCs w:val="21"/>
                <w:highlight w:val="none"/>
              </w:rPr>
              <w:t>应收票据</w:t>
            </w:r>
          </w:p>
        </w:tc>
        <w:tc>
          <w:tcPr>
            <w:tcW w:w="1224" w:type="dxa"/>
            <w:vAlign w:val="center"/>
          </w:tcPr>
          <w:p w14:paraId="4B52B57B">
            <w:pPr>
              <w:jc w:val="right"/>
              <w:rPr>
                <w:rFonts w:hint="eastAsia" w:ascii="Arial Narrow" w:hAnsi="Arial Narrow" w:cs="Arial"/>
                <w:color w:val="000000"/>
                <w:szCs w:val="21"/>
                <w:highlight w:val="none"/>
              </w:rPr>
            </w:pPr>
            <w:r>
              <w:rPr>
                <w:rFonts w:hint="eastAsia" w:ascii="Arial Narrow" w:hAnsi="Arial Narrow" w:cs="Arial"/>
                <w:color w:val="000000"/>
                <w:szCs w:val="21"/>
                <w:highlight w:val="none"/>
              </w:rPr>
              <w:t>973,000.00</w:t>
            </w:r>
          </w:p>
        </w:tc>
        <w:tc>
          <w:tcPr>
            <w:tcW w:w="1564" w:type="dxa"/>
            <w:vAlign w:val="center"/>
          </w:tcPr>
          <w:p w14:paraId="0E5ED372">
            <w:pPr>
              <w:jc w:val="right"/>
              <w:rPr>
                <w:rFonts w:hint="eastAsia" w:ascii="Arial Narrow" w:hAnsi="Arial Narrow" w:cs="Arial"/>
                <w:color w:val="000000"/>
                <w:szCs w:val="21"/>
                <w:highlight w:val="none"/>
              </w:rPr>
            </w:pPr>
          </w:p>
        </w:tc>
        <w:tc>
          <w:tcPr>
            <w:tcW w:w="1148" w:type="dxa"/>
            <w:vAlign w:val="center"/>
          </w:tcPr>
          <w:p w14:paraId="4A4AA668">
            <w:pPr>
              <w:jc w:val="right"/>
              <w:rPr>
                <w:rFonts w:hint="eastAsia" w:ascii="Arial Narrow" w:hAnsi="Arial Narrow" w:eastAsia="宋体" w:cs="Arial"/>
                <w:color w:val="000000"/>
                <w:szCs w:val="21"/>
                <w:highlight w:val="none"/>
                <w:lang w:eastAsia="zh-CN"/>
              </w:rPr>
            </w:pPr>
            <w:r>
              <w:rPr>
                <w:rFonts w:hint="eastAsia" w:ascii="Arial Narrow" w:hAnsi="Arial Narrow" w:cs="Arial"/>
                <w:color w:val="000000"/>
                <w:szCs w:val="21"/>
                <w:highlight w:val="none"/>
              </w:rPr>
              <w:t>394,752.75</w:t>
            </w:r>
          </w:p>
        </w:tc>
        <w:tc>
          <w:tcPr>
            <w:tcW w:w="1176" w:type="dxa"/>
            <w:vAlign w:val="center"/>
          </w:tcPr>
          <w:p w14:paraId="77E3183D">
            <w:pPr>
              <w:jc w:val="right"/>
              <w:rPr>
                <w:rFonts w:hint="eastAsia" w:ascii="Arial Narrow" w:hAnsi="Arial Narrow" w:cs="Arial"/>
                <w:color w:val="000000"/>
                <w:szCs w:val="21"/>
                <w:highlight w:val="none"/>
              </w:rPr>
            </w:pPr>
          </w:p>
        </w:tc>
        <w:tc>
          <w:tcPr>
            <w:tcW w:w="1284" w:type="dxa"/>
            <w:vAlign w:val="center"/>
          </w:tcPr>
          <w:p w14:paraId="03322ADB">
            <w:pPr>
              <w:jc w:val="right"/>
              <w:rPr>
                <w:rFonts w:hint="eastAsia" w:ascii="Arial Narrow" w:hAnsi="Arial Narrow" w:cs="Arial"/>
                <w:color w:val="000000"/>
                <w:szCs w:val="21"/>
                <w:highlight w:val="none"/>
                <w:lang w:eastAsia="zh-CN"/>
              </w:rPr>
            </w:pPr>
            <w:r>
              <w:rPr>
                <w:rFonts w:hint="eastAsia" w:ascii="Arial Narrow" w:hAnsi="Arial Narrow" w:cs="Arial"/>
                <w:color w:val="000000"/>
                <w:szCs w:val="21"/>
                <w:highlight w:val="none"/>
              </w:rPr>
              <w:t>1,367,752.75</w:t>
            </w:r>
          </w:p>
        </w:tc>
        <w:tc>
          <w:tcPr>
            <w:tcW w:w="1583" w:type="dxa"/>
            <w:vAlign w:val="center"/>
          </w:tcPr>
          <w:p w14:paraId="2D8329A0">
            <w:pPr>
              <w:jc w:val="right"/>
              <w:rPr>
                <w:rFonts w:hint="eastAsia" w:ascii="Arial Narrow" w:hAnsi="Arial Narrow" w:cs="Arial"/>
                <w:color w:val="000000"/>
                <w:szCs w:val="21"/>
                <w:highlight w:val="none"/>
              </w:rPr>
            </w:pPr>
          </w:p>
        </w:tc>
      </w:tr>
      <w:tr w14:paraId="5A4755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154" w:hRule="atLeast"/>
        </w:trPr>
        <w:tc>
          <w:tcPr>
            <w:tcW w:w="1201" w:type="dxa"/>
          </w:tcPr>
          <w:p w14:paraId="249B1720">
            <w:pPr>
              <w:spacing w:line="400" w:lineRule="exact"/>
              <w:rPr>
                <w:rFonts w:hint="eastAsia" w:ascii="宋体" w:hAnsi="宋体" w:cs="Arial"/>
                <w:szCs w:val="21"/>
              </w:rPr>
            </w:pPr>
            <w:r>
              <w:rPr>
                <w:rFonts w:hint="eastAsia" w:ascii="宋体" w:hAnsi="宋体" w:cs="Arial"/>
                <w:szCs w:val="21"/>
              </w:rPr>
              <w:t>应收账款</w:t>
            </w:r>
          </w:p>
        </w:tc>
        <w:tc>
          <w:tcPr>
            <w:tcW w:w="1224" w:type="dxa"/>
            <w:vAlign w:val="center"/>
          </w:tcPr>
          <w:p w14:paraId="334ACFE6">
            <w:pPr>
              <w:ind w:firstLine="360" w:firstLineChars="200"/>
              <w:jc w:val="right"/>
              <w:rPr>
                <w:rFonts w:ascii="Arial Narrow" w:hAnsi="Arial Narrow" w:cs="Arial"/>
                <w:color w:val="000000"/>
                <w:sz w:val="18"/>
                <w:szCs w:val="18"/>
              </w:rPr>
            </w:pPr>
          </w:p>
        </w:tc>
        <w:tc>
          <w:tcPr>
            <w:tcW w:w="1564" w:type="dxa"/>
            <w:vAlign w:val="center"/>
          </w:tcPr>
          <w:p w14:paraId="2C7B9A51">
            <w:pPr>
              <w:spacing w:line="400" w:lineRule="exact"/>
              <w:jc w:val="right"/>
              <w:rPr>
                <w:rFonts w:hint="eastAsia" w:ascii="宋体" w:hAnsi="宋体" w:cs="Arial"/>
                <w:szCs w:val="21"/>
              </w:rPr>
            </w:pPr>
          </w:p>
        </w:tc>
        <w:tc>
          <w:tcPr>
            <w:tcW w:w="1148" w:type="dxa"/>
            <w:vAlign w:val="center"/>
          </w:tcPr>
          <w:p w14:paraId="712446B1">
            <w:pPr>
              <w:spacing w:line="400" w:lineRule="exact"/>
              <w:jc w:val="right"/>
              <w:rPr>
                <w:rFonts w:hint="eastAsia" w:ascii="宋体" w:hAnsi="宋体" w:cs="Arial"/>
                <w:szCs w:val="21"/>
              </w:rPr>
            </w:pPr>
          </w:p>
        </w:tc>
        <w:tc>
          <w:tcPr>
            <w:tcW w:w="1176" w:type="dxa"/>
            <w:vAlign w:val="center"/>
          </w:tcPr>
          <w:p w14:paraId="5720A160">
            <w:pPr>
              <w:spacing w:line="400" w:lineRule="exact"/>
              <w:jc w:val="right"/>
              <w:rPr>
                <w:rFonts w:hint="eastAsia" w:ascii="宋体" w:hAnsi="宋体" w:cs="Arial"/>
                <w:szCs w:val="21"/>
              </w:rPr>
            </w:pPr>
          </w:p>
        </w:tc>
        <w:tc>
          <w:tcPr>
            <w:tcW w:w="1284" w:type="dxa"/>
            <w:vAlign w:val="center"/>
          </w:tcPr>
          <w:p w14:paraId="3A6E7E1A">
            <w:pPr>
              <w:spacing w:line="400" w:lineRule="exact"/>
              <w:jc w:val="right"/>
              <w:rPr>
                <w:rFonts w:ascii="Arial Narrow" w:hAnsi="Arial Narrow" w:cs="Arial"/>
                <w:color w:val="000000"/>
                <w:sz w:val="18"/>
                <w:szCs w:val="18"/>
              </w:rPr>
            </w:pPr>
          </w:p>
        </w:tc>
        <w:tc>
          <w:tcPr>
            <w:tcW w:w="1583" w:type="dxa"/>
            <w:vAlign w:val="center"/>
          </w:tcPr>
          <w:p w14:paraId="3CD7263A">
            <w:pPr>
              <w:spacing w:line="400" w:lineRule="exact"/>
              <w:jc w:val="right"/>
              <w:rPr>
                <w:rFonts w:hint="eastAsia" w:ascii="宋体" w:hAnsi="宋体" w:cs="Arial"/>
                <w:szCs w:val="21"/>
              </w:rPr>
            </w:pPr>
          </w:p>
        </w:tc>
      </w:tr>
      <w:tr w14:paraId="5BD897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154" w:hRule="atLeast"/>
        </w:trPr>
        <w:tc>
          <w:tcPr>
            <w:tcW w:w="1201" w:type="dxa"/>
            <w:vAlign w:val="center"/>
          </w:tcPr>
          <w:p w14:paraId="1EA21716">
            <w:pPr>
              <w:spacing w:line="400" w:lineRule="exact"/>
              <w:jc w:val="center"/>
              <w:rPr>
                <w:rFonts w:hint="eastAsia" w:ascii="宋体" w:hAnsi="宋体" w:cs="Arial"/>
                <w:szCs w:val="21"/>
              </w:rPr>
            </w:pPr>
            <w:r>
              <w:rPr>
                <w:rFonts w:hint="eastAsia" w:ascii="宋体" w:hAnsi="宋体" w:cs="Arial"/>
                <w:szCs w:val="21"/>
              </w:rPr>
              <w:t>合计</w:t>
            </w:r>
          </w:p>
        </w:tc>
        <w:tc>
          <w:tcPr>
            <w:tcW w:w="1224" w:type="dxa"/>
            <w:vAlign w:val="center"/>
          </w:tcPr>
          <w:p w14:paraId="5245D67E">
            <w:pPr>
              <w:jc w:val="right"/>
              <w:rPr>
                <w:rFonts w:hint="eastAsia" w:ascii="Arial Narrow" w:hAnsi="Arial Narrow" w:cs="Arial"/>
                <w:b/>
                <w:bCs/>
                <w:color w:val="000000"/>
                <w:szCs w:val="21"/>
              </w:rPr>
            </w:pPr>
            <w:r>
              <w:rPr>
                <w:rFonts w:hint="eastAsia" w:ascii="Arial Narrow" w:hAnsi="Arial Narrow" w:cs="Arial"/>
                <w:b/>
                <w:bCs/>
                <w:color w:val="000000"/>
                <w:szCs w:val="21"/>
              </w:rPr>
              <w:t>973,000.00</w:t>
            </w:r>
          </w:p>
        </w:tc>
        <w:tc>
          <w:tcPr>
            <w:tcW w:w="1564" w:type="dxa"/>
            <w:vAlign w:val="center"/>
          </w:tcPr>
          <w:p w14:paraId="704F930C">
            <w:pPr>
              <w:jc w:val="right"/>
              <w:rPr>
                <w:rFonts w:hint="eastAsia" w:ascii="Arial Narrow" w:hAnsi="Arial Narrow" w:cs="Arial"/>
                <w:b/>
                <w:bCs/>
                <w:color w:val="000000"/>
                <w:szCs w:val="21"/>
              </w:rPr>
            </w:pPr>
          </w:p>
        </w:tc>
        <w:tc>
          <w:tcPr>
            <w:tcW w:w="1148" w:type="dxa"/>
            <w:vAlign w:val="center"/>
          </w:tcPr>
          <w:p w14:paraId="4C19D4CD">
            <w:pPr>
              <w:jc w:val="right"/>
              <w:rPr>
                <w:rFonts w:hint="eastAsia" w:ascii="Arial Narrow" w:hAnsi="Arial Narrow" w:eastAsia="宋体" w:cs="Arial"/>
                <w:b/>
                <w:bCs/>
                <w:color w:val="000000"/>
                <w:szCs w:val="21"/>
                <w:lang w:eastAsia="zh-CN"/>
              </w:rPr>
            </w:pPr>
            <w:r>
              <w:rPr>
                <w:rFonts w:hint="eastAsia" w:ascii="Arial Narrow" w:hAnsi="Arial Narrow" w:cs="Arial"/>
                <w:b/>
                <w:bCs/>
                <w:color w:val="000000"/>
                <w:szCs w:val="21"/>
              </w:rPr>
              <w:t>394,752.75</w:t>
            </w:r>
          </w:p>
        </w:tc>
        <w:tc>
          <w:tcPr>
            <w:tcW w:w="1176" w:type="dxa"/>
            <w:vAlign w:val="center"/>
          </w:tcPr>
          <w:p w14:paraId="0DA35086">
            <w:pPr>
              <w:jc w:val="right"/>
              <w:rPr>
                <w:rFonts w:hint="eastAsia" w:ascii="Arial Narrow" w:hAnsi="Arial Narrow" w:cs="Arial"/>
                <w:b/>
                <w:bCs/>
                <w:color w:val="000000"/>
                <w:szCs w:val="21"/>
              </w:rPr>
            </w:pPr>
          </w:p>
        </w:tc>
        <w:tc>
          <w:tcPr>
            <w:tcW w:w="1284" w:type="dxa"/>
            <w:vAlign w:val="center"/>
          </w:tcPr>
          <w:p w14:paraId="25E640CA">
            <w:pPr>
              <w:jc w:val="right"/>
              <w:rPr>
                <w:rFonts w:hint="eastAsia" w:ascii="Arial Narrow" w:hAnsi="Arial Narrow" w:cs="Arial"/>
                <w:b/>
                <w:bCs/>
                <w:color w:val="000000"/>
                <w:szCs w:val="21"/>
                <w:lang w:eastAsia="zh-CN"/>
              </w:rPr>
            </w:pPr>
            <w:r>
              <w:rPr>
                <w:rFonts w:hint="eastAsia" w:ascii="Arial Narrow" w:hAnsi="Arial Narrow" w:cs="Arial"/>
                <w:b/>
                <w:bCs/>
                <w:color w:val="000000"/>
                <w:szCs w:val="21"/>
              </w:rPr>
              <w:t>1,367,752.75</w:t>
            </w:r>
          </w:p>
        </w:tc>
        <w:tc>
          <w:tcPr>
            <w:tcW w:w="1583" w:type="dxa"/>
            <w:vAlign w:val="center"/>
          </w:tcPr>
          <w:p w14:paraId="200D3219">
            <w:pPr>
              <w:jc w:val="right"/>
              <w:rPr>
                <w:rFonts w:hint="eastAsia" w:ascii="Arial Narrow" w:hAnsi="Arial Narrow" w:cs="Arial"/>
                <w:b/>
                <w:bCs/>
                <w:color w:val="000000"/>
                <w:szCs w:val="21"/>
              </w:rPr>
            </w:pPr>
          </w:p>
        </w:tc>
      </w:tr>
    </w:tbl>
    <w:p w14:paraId="56B437C1">
      <w:pPr>
        <w:spacing w:line="360" w:lineRule="auto"/>
        <w:ind w:firstLine="567"/>
        <w:rPr>
          <w:rFonts w:hint="eastAsia" w:cs="仿宋" w:asciiTheme="minorEastAsia" w:hAnsiTheme="minorEastAsia"/>
          <w:szCs w:val="21"/>
        </w:rPr>
      </w:pPr>
      <w:r>
        <w:rPr>
          <w:rFonts w:hint="eastAsia" w:cs="仿宋" w:asciiTheme="minorEastAsia" w:hAnsiTheme="minorEastAsia"/>
          <w:szCs w:val="21"/>
        </w:rPr>
        <w:t>本公司在日常资金管理中将部分银行承兑汇票贴现或</w:t>
      </w:r>
      <w:r>
        <w:rPr>
          <w:rFonts w:hint="eastAsia" w:cs="仿宋" w:asciiTheme="minorEastAsia" w:hAnsiTheme="minorEastAsia"/>
          <w:spacing w:val="-1"/>
          <w:szCs w:val="21"/>
        </w:rPr>
        <w:t>背书，管理的业务模式既</w:t>
      </w:r>
      <w:r>
        <w:rPr>
          <w:rFonts w:hint="eastAsia" w:cs="仿宋" w:asciiTheme="minorEastAsia" w:hAnsiTheme="minorEastAsia"/>
          <w:szCs w:val="21"/>
        </w:rPr>
        <w:t>以收取合同现金流量为目标又以出售为目标，分类为以公</w:t>
      </w:r>
      <w:r>
        <w:rPr>
          <w:rFonts w:hint="eastAsia" w:cs="仿宋" w:asciiTheme="minorEastAsia" w:hAnsiTheme="minorEastAsia"/>
          <w:spacing w:val="-1"/>
          <w:szCs w:val="21"/>
        </w:rPr>
        <w:t>允价值计量且其变动计入</w:t>
      </w:r>
      <w:r>
        <w:rPr>
          <w:rFonts w:hint="eastAsia" w:cs="仿宋" w:asciiTheme="minorEastAsia" w:hAnsiTheme="minorEastAsia"/>
          <w:spacing w:val="-3"/>
          <w:szCs w:val="21"/>
        </w:rPr>
        <w:t>其他综合收益的金融资产，列报为应收款项融资。</w:t>
      </w:r>
    </w:p>
    <w:p w14:paraId="198DE149">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w:t>
      </w:r>
      <w:r>
        <w:rPr>
          <w:rFonts w:cs="Arial" w:asciiTheme="minorEastAsia" w:hAnsiTheme="minorEastAsia" w:eastAsiaTheme="minorEastAsia"/>
          <w:b/>
          <w:szCs w:val="21"/>
        </w:rPr>
        <w:t>、预付款项</w:t>
      </w:r>
    </w:p>
    <w:p w14:paraId="32D90DBE">
      <w:pPr>
        <w:tabs>
          <w:tab w:val="left" w:pos="525"/>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（1）预付款项按账龄列示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701"/>
        <w:gridCol w:w="1418"/>
        <w:gridCol w:w="1701"/>
        <w:gridCol w:w="1450"/>
      </w:tblGrid>
      <w:tr w14:paraId="1A723C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blHeader/>
          <w:jc w:val="center"/>
        </w:trPr>
        <w:tc>
          <w:tcPr>
            <w:tcW w:w="2944" w:type="dxa"/>
            <w:vMerge w:val="restart"/>
            <w:vAlign w:val="center"/>
          </w:tcPr>
          <w:p w14:paraId="1780DC3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3119" w:type="dxa"/>
            <w:gridSpan w:val="2"/>
            <w:noWrap/>
            <w:vAlign w:val="center"/>
          </w:tcPr>
          <w:p w14:paraId="3A29769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3151" w:type="dxa"/>
            <w:gridSpan w:val="2"/>
            <w:noWrap/>
            <w:vAlign w:val="center"/>
          </w:tcPr>
          <w:p w14:paraId="0359408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w:t>
            </w:r>
            <w:r>
              <w:rPr>
                <w:rFonts w:cs="Arial" w:asciiTheme="minorEastAsia" w:hAnsiTheme="minorEastAsia" w:eastAsiaTheme="minorEastAsia"/>
                <w:kern w:val="0"/>
                <w:szCs w:val="21"/>
              </w:rPr>
              <w:t>余额</w:t>
            </w:r>
          </w:p>
        </w:tc>
      </w:tr>
      <w:tr w14:paraId="51666E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blHeader/>
          <w:jc w:val="center"/>
        </w:trPr>
        <w:tc>
          <w:tcPr>
            <w:tcW w:w="2944" w:type="dxa"/>
            <w:vMerge w:val="continue"/>
            <w:vAlign w:val="center"/>
          </w:tcPr>
          <w:p w14:paraId="752C3CFA">
            <w:pPr>
              <w:widowControl/>
              <w:spacing w:line="400" w:lineRule="exact"/>
              <w:jc w:val="left"/>
              <w:rPr>
                <w:rFonts w:hint="eastAsia" w:cs="Arial" w:asciiTheme="minorEastAsia" w:hAnsiTheme="minorEastAsia" w:eastAsiaTheme="minorEastAsia"/>
                <w:kern w:val="0"/>
                <w:szCs w:val="21"/>
              </w:rPr>
            </w:pPr>
          </w:p>
        </w:tc>
        <w:tc>
          <w:tcPr>
            <w:tcW w:w="1701" w:type="dxa"/>
            <w:vAlign w:val="bottom"/>
          </w:tcPr>
          <w:p w14:paraId="666D61C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18" w:type="dxa"/>
            <w:vAlign w:val="bottom"/>
          </w:tcPr>
          <w:p w14:paraId="5898338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701" w:type="dxa"/>
            <w:vAlign w:val="bottom"/>
          </w:tcPr>
          <w:p w14:paraId="3E60E61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50" w:type="dxa"/>
            <w:vAlign w:val="bottom"/>
          </w:tcPr>
          <w:p w14:paraId="5E9003D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r>
      <w:tr w14:paraId="0DDC99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jc w:val="center"/>
        </w:trPr>
        <w:tc>
          <w:tcPr>
            <w:tcW w:w="2944" w:type="dxa"/>
          </w:tcPr>
          <w:p w14:paraId="636F685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1701" w:type="dxa"/>
            <w:noWrap/>
            <w:vAlign w:val="center"/>
          </w:tcPr>
          <w:p w14:paraId="7C5525AC">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color w:val="000000"/>
                <w:szCs w:val="21"/>
              </w:rPr>
              <w:t xml:space="preserve"> 11,763,243.20  </w:t>
            </w:r>
          </w:p>
        </w:tc>
        <w:tc>
          <w:tcPr>
            <w:tcW w:w="1418" w:type="dxa"/>
            <w:noWrap/>
            <w:vAlign w:val="center"/>
          </w:tcPr>
          <w:p w14:paraId="656B2697">
            <w:pPr>
              <w:jc w:val="right"/>
              <w:rPr>
                <w:rFonts w:hint="eastAsia" w:ascii="Arial Narrow" w:hAnsi="Arial Narrow"/>
                <w:color w:val="000000"/>
                <w:szCs w:val="21"/>
                <w:lang w:eastAsia="zh-CN"/>
              </w:rPr>
            </w:pPr>
            <w:r>
              <w:rPr>
                <w:rFonts w:hint="default" w:ascii="Arial Narrow" w:hAnsi="Arial Narrow"/>
                <w:color w:val="000000"/>
                <w:szCs w:val="21"/>
                <w:lang w:val="en-US" w:eastAsia="zh-CN"/>
              </w:rPr>
              <w:t xml:space="preserve"> 39.03 </w:t>
            </w:r>
          </w:p>
        </w:tc>
        <w:tc>
          <w:tcPr>
            <w:tcW w:w="1701" w:type="dxa"/>
            <w:noWrap/>
            <w:vAlign w:val="center"/>
          </w:tcPr>
          <w:p w14:paraId="2257A7F9">
            <w:pPr>
              <w:jc w:val="right"/>
              <w:rPr>
                <w:rFonts w:hint="eastAsia" w:ascii="Arial Narrow" w:hAnsi="Arial Narrow" w:eastAsia="宋体" w:cs="宋体"/>
                <w:color w:val="000000"/>
                <w:szCs w:val="21"/>
                <w:lang w:eastAsia="zh-CN"/>
              </w:rPr>
            </w:pPr>
            <w:r>
              <w:rPr>
                <w:rFonts w:ascii="Arial Narrow" w:hAnsi="Arial Narrow"/>
                <w:color w:val="000000"/>
                <w:szCs w:val="21"/>
              </w:rPr>
              <w:t>10,178,603.09</w:t>
            </w:r>
          </w:p>
        </w:tc>
        <w:tc>
          <w:tcPr>
            <w:tcW w:w="1450" w:type="dxa"/>
            <w:noWrap/>
            <w:vAlign w:val="center"/>
          </w:tcPr>
          <w:p w14:paraId="7C315FFA">
            <w:pPr>
              <w:jc w:val="right"/>
              <w:rPr>
                <w:rFonts w:hint="eastAsia" w:ascii="Arial Narrow" w:hAnsi="Arial Narrow" w:eastAsia="宋体" w:cs="宋体"/>
                <w:color w:val="000000"/>
                <w:szCs w:val="21"/>
                <w:lang w:eastAsia="zh-CN"/>
              </w:rPr>
            </w:pPr>
            <w:r>
              <w:rPr>
                <w:rFonts w:ascii="Arial Narrow" w:hAnsi="Arial Narrow"/>
                <w:color w:val="000000"/>
                <w:szCs w:val="21"/>
              </w:rPr>
              <w:t>36.15</w:t>
            </w:r>
          </w:p>
        </w:tc>
      </w:tr>
      <w:tr w14:paraId="1C4DA1A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6" w:hRule="atLeast"/>
          <w:jc w:val="center"/>
        </w:trPr>
        <w:tc>
          <w:tcPr>
            <w:tcW w:w="2944" w:type="dxa"/>
          </w:tcPr>
          <w:p w14:paraId="49E2BD9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1701" w:type="dxa"/>
            <w:noWrap/>
            <w:vAlign w:val="center"/>
          </w:tcPr>
          <w:p w14:paraId="2890CC55">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color w:val="000000"/>
                <w:szCs w:val="21"/>
              </w:rPr>
              <w:t xml:space="preserve"> 3,168,855.81  </w:t>
            </w:r>
          </w:p>
        </w:tc>
        <w:tc>
          <w:tcPr>
            <w:tcW w:w="1418" w:type="dxa"/>
            <w:noWrap/>
            <w:vAlign w:val="center"/>
          </w:tcPr>
          <w:p w14:paraId="6D1F05D2">
            <w:pPr>
              <w:jc w:val="right"/>
              <w:rPr>
                <w:rFonts w:hint="eastAsia" w:ascii="Arial Narrow" w:hAnsi="Arial Narrow"/>
                <w:color w:val="000000"/>
                <w:szCs w:val="21"/>
              </w:rPr>
            </w:pPr>
            <w:r>
              <w:rPr>
                <w:rFonts w:hint="default" w:ascii="Arial Narrow" w:hAnsi="Arial Narrow"/>
                <w:color w:val="000000"/>
                <w:szCs w:val="21"/>
                <w:lang w:val="en-US" w:eastAsia="zh-CN"/>
              </w:rPr>
              <w:t xml:space="preserve"> 10.52 </w:t>
            </w:r>
          </w:p>
        </w:tc>
        <w:tc>
          <w:tcPr>
            <w:tcW w:w="1701" w:type="dxa"/>
            <w:noWrap/>
            <w:vAlign w:val="center"/>
          </w:tcPr>
          <w:p w14:paraId="2D5E06DE">
            <w:pPr>
              <w:jc w:val="right"/>
              <w:rPr>
                <w:rFonts w:hint="eastAsia" w:ascii="Arial Narrow" w:hAnsi="Arial Narrow" w:eastAsia="宋体" w:cs="宋体"/>
                <w:color w:val="000000"/>
                <w:szCs w:val="21"/>
                <w:lang w:eastAsia="zh-CN"/>
              </w:rPr>
            </w:pPr>
            <w:r>
              <w:rPr>
                <w:rFonts w:ascii="Arial Narrow" w:hAnsi="Arial Narrow"/>
                <w:color w:val="000000"/>
                <w:szCs w:val="21"/>
              </w:rPr>
              <w:t>1,891,691.63</w:t>
            </w:r>
          </w:p>
        </w:tc>
        <w:tc>
          <w:tcPr>
            <w:tcW w:w="1450" w:type="dxa"/>
            <w:noWrap/>
            <w:vAlign w:val="center"/>
          </w:tcPr>
          <w:p w14:paraId="661BAF58">
            <w:pPr>
              <w:jc w:val="right"/>
              <w:rPr>
                <w:rFonts w:hint="eastAsia" w:ascii="Arial Narrow" w:hAnsi="Arial Narrow" w:eastAsia="宋体" w:cs="宋体"/>
                <w:color w:val="000000"/>
                <w:szCs w:val="21"/>
                <w:lang w:eastAsia="zh-CN"/>
              </w:rPr>
            </w:pPr>
            <w:r>
              <w:rPr>
                <w:rFonts w:ascii="Arial Narrow" w:hAnsi="Arial Narrow"/>
                <w:color w:val="000000"/>
                <w:szCs w:val="21"/>
              </w:rPr>
              <w:t>6.72</w:t>
            </w:r>
          </w:p>
        </w:tc>
      </w:tr>
      <w:tr w14:paraId="2ECB62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jc w:val="center"/>
        </w:trPr>
        <w:tc>
          <w:tcPr>
            <w:tcW w:w="2944" w:type="dxa"/>
          </w:tcPr>
          <w:p w14:paraId="28B57D4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1701" w:type="dxa"/>
            <w:noWrap/>
            <w:vAlign w:val="center"/>
          </w:tcPr>
          <w:p w14:paraId="49D53DE1">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color w:val="000000"/>
                <w:szCs w:val="21"/>
              </w:rPr>
              <w:t xml:space="preserve"> 756,557.00  </w:t>
            </w:r>
          </w:p>
        </w:tc>
        <w:tc>
          <w:tcPr>
            <w:tcW w:w="1418" w:type="dxa"/>
            <w:noWrap/>
            <w:vAlign w:val="center"/>
          </w:tcPr>
          <w:p w14:paraId="3C97CE8B">
            <w:pPr>
              <w:jc w:val="right"/>
              <w:rPr>
                <w:rFonts w:hint="eastAsia" w:ascii="Arial Narrow" w:hAnsi="Arial Narrow"/>
                <w:color w:val="000000"/>
                <w:szCs w:val="21"/>
              </w:rPr>
            </w:pPr>
            <w:r>
              <w:rPr>
                <w:rFonts w:hint="default" w:ascii="Arial Narrow" w:hAnsi="Arial Narrow"/>
                <w:color w:val="000000"/>
                <w:szCs w:val="21"/>
                <w:lang w:val="en-US" w:eastAsia="zh-CN"/>
              </w:rPr>
              <w:t xml:space="preserve"> 2.51 </w:t>
            </w:r>
          </w:p>
        </w:tc>
        <w:tc>
          <w:tcPr>
            <w:tcW w:w="1701" w:type="dxa"/>
            <w:noWrap/>
            <w:vAlign w:val="center"/>
          </w:tcPr>
          <w:p w14:paraId="5161F29B">
            <w:pPr>
              <w:jc w:val="right"/>
              <w:rPr>
                <w:rFonts w:hint="eastAsia" w:ascii="Arial Narrow" w:hAnsi="Arial Narrow" w:eastAsia="宋体" w:cs="宋体"/>
                <w:color w:val="000000"/>
                <w:szCs w:val="21"/>
                <w:lang w:eastAsia="zh-CN"/>
              </w:rPr>
            </w:pPr>
            <w:r>
              <w:rPr>
                <w:rFonts w:ascii="Arial Narrow" w:hAnsi="Arial Narrow"/>
                <w:color w:val="000000"/>
                <w:szCs w:val="21"/>
              </w:rPr>
              <w:t>1,132,472.26</w:t>
            </w:r>
          </w:p>
        </w:tc>
        <w:tc>
          <w:tcPr>
            <w:tcW w:w="1450" w:type="dxa"/>
            <w:noWrap/>
            <w:vAlign w:val="center"/>
          </w:tcPr>
          <w:p w14:paraId="0F54C5B6">
            <w:pPr>
              <w:jc w:val="right"/>
              <w:rPr>
                <w:rFonts w:hint="eastAsia" w:ascii="Arial Narrow" w:hAnsi="Arial Narrow" w:eastAsia="宋体" w:cs="宋体"/>
                <w:color w:val="000000"/>
                <w:szCs w:val="21"/>
                <w:lang w:eastAsia="zh-CN"/>
              </w:rPr>
            </w:pPr>
            <w:r>
              <w:rPr>
                <w:rFonts w:ascii="Arial Narrow" w:hAnsi="Arial Narrow"/>
                <w:color w:val="000000"/>
                <w:szCs w:val="21"/>
              </w:rPr>
              <w:t>4.02</w:t>
            </w:r>
          </w:p>
        </w:tc>
      </w:tr>
      <w:tr w14:paraId="4472CD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jc w:val="center"/>
        </w:trPr>
        <w:tc>
          <w:tcPr>
            <w:tcW w:w="2944" w:type="dxa"/>
          </w:tcPr>
          <w:p w14:paraId="4EADB41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3年以上</w:t>
            </w:r>
          </w:p>
        </w:tc>
        <w:tc>
          <w:tcPr>
            <w:tcW w:w="1701" w:type="dxa"/>
            <w:noWrap/>
            <w:vAlign w:val="center"/>
          </w:tcPr>
          <w:p w14:paraId="1F722130">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color w:val="000000"/>
                <w:szCs w:val="21"/>
              </w:rPr>
              <w:t xml:space="preserve"> 14,448,958.70  </w:t>
            </w:r>
          </w:p>
        </w:tc>
        <w:tc>
          <w:tcPr>
            <w:tcW w:w="1418" w:type="dxa"/>
            <w:noWrap/>
            <w:vAlign w:val="center"/>
          </w:tcPr>
          <w:p w14:paraId="48F7E96D">
            <w:pPr>
              <w:jc w:val="right"/>
              <w:rPr>
                <w:rFonts w:hint="eastAsia" w:ascii="Arial Narrow" w:hAnsi="Arial Narrow"/>
                <w:color w:val="000000"/>
                <w:szCs w:val="21"/>
              </w:rPr>
            </w:pPr>
            <w:r>
              <w:rPr>
                <w:rFonts w:hint="default" w:ascii="Arial Narrow" w:hAnsi="Arial Narrow"/>
                <w:color w:val="000000"/>
                <w:szCs w:val="21"/>
                <w:lang w:val="en-US" w:eastAsia="zh-CN"/>
              </w:rPr>
              <w:t xml:space="preserve"> 47.94 </w:t>
            </w:r>
          </w:p>
        </w:tc>
        <w:tc>
          <w:tcPr>
            <w:tcW w:w="1701" w:type="dxa"/>
            <w:noWrap/>
            <w:vAlign w:val="center"/>
          </w:tcPr>
          <w:p w14:paraId="47AFFDC7">
            <w:pPr>
              <w:jc w:val="right"/>
              <w:rPr>
                <w:rFonts w:hint="eastAsia" w:ascii="Arial Narrow" w:hAnsi="Arial Narrow" w:eastAsia="宋体" w:cs="宋体"/>
                <w:color w:val="000000"/>
                <w:szCs w:val="21"/>
                <w:lang w:eastAsia="zh-CN"/>
              </w:rPr>
            </w:pPr>
            <w:r>
              <w:rPr>
                <w:rFonts w:ascii="Arial Narrow" w:hAnsi="Arial Narrow"/>
                <w:color w:val="000000"/>
                <w:szCs w:val="21"/>
              </w:rPr>
              <w:t>14,951,261.35</w:t>
            </w:r>
          </w:p>
        </w:tc>
        <w:tc>
          <w:tcPr>
            <w:tcW w:w="1450" w:type="dxa"/>
            <w:noWrap/>
            <w:vAlign w:val="center"/>
          </w:tcPr>
          <w:p w14:paraId="0E029F72">
            <w:pPr>
              <w:jc w:val="right"/>
              <w:rPr>
                <w:rFonts w:hint="eastAsia" w:ascii="Arial Narrow" w:hAnsi="Arial Narrow" w:eastAsia="宋体" w:cs="宋体"/>
                <w:color w:val="000000"/>
                <w:szCs w:val="21"/>
                <w:lang w:eastAsia="zh-CN"/>
              </w:rPr>
            </w:pPr>
            <w:r>
              <w:rPr>
                <w:rFonts w:ascii="Arial Narrow" w:hAnsi="Arial Narrow"/>
                <w:color w:val="000000"/>
                <w:szCs w:val="21"/>
              </w:rPr>
              <w:t>53.11</w:t>
            </w:r>
          </w:p>
        </w:tc>
      </w:tr>
      <w:tr w14:paraId="20E47C6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2944" w:type="dxa"/>
          </w:tcPr>
          <w:p w14:paraId="12503C3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701" w:type="dxa"/>
            <w:noWrap/>
            <w:vAlign w:val="center"/>
          </w:tcPr>
          <w:p w14:paraId="5478184E">
            <w:pPr>
              <w:jc w:val="right"/>
              <w:rPr>
                <w:rFonts w:ascii="Arial Narrow" w:hAnsi="Arial Narrow"/>
                <w:b/>
                <w:bCs/>
                <w:color w:val="000000"/>
                <w:szCs w:val="21"/>
              </w:rPr>
            </w:pPr>
            <w:r>
              <w:rPr>
                <w:rFonts w:hint="eastAsia" w:ascii="Arial Narrow" w:hAnsi="Arial Narrow"/>
                <w:b/>
                <w:bCs/>
                <w:color w:val="000000"/>
                <w:szCs w:val="21"/>
              </w:rPr>
              <w:t>30,137,614.71</w:t>
            </w:r>
            <w:r>
              <w:rPr>
                <w:rFonts w:ascii="Arial Narrow" w:hAnsi="Arial Narrow"/>
                <w:b/>
                <w:bCs/>
                <w:color w:val="000000"/>
                <w:szCs w:val="21"/>
              </w:rPr>
              <w:t>　</w:t>
            </w:r>
          </w:p>
        </w:tc>
        <w:tc>
          <w:tcPr>
            <w:tcW w:w="1418" w:type="dxa"/>
            <w:noWrap/>
            <w:vAlign w:val="center"/>
          </w:tcPr>
          <w:p w14:paraId="672B3CD1">
            <w:pPr>
              <w:keepNext w:val="0"/>
              <w:keepLines w:val="0"/>
              <w:widowControl/>
              <w:suppressLineNumbers w:val="0"/>
              <w:jc w:val="right"/>
              <w:textAlignment w:val="center"/>
              <w:rPr>
                <w:rFonts w:ascii="Arial Narrow" w:hAnsi="Arial Narrow"/>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100.00 </w:t>
            </w:r>
          </w:p>
        </w:tc>
        <w:tc>
          <w:tcPr>
            <w:tcW w:w="1701" w:type="dxa"/>
            <w:noWrap/>
            <w:vAlign w:val="center"/>
          </w:tcPr>
          <w:p w14:paraId="7E97ABC9">
            <w:pPr>
              <w:jc w:val="right"/>
              <w:rPr>
                <w:rFonts w:hint="eastAsia" w:ascii="Arial Narrow" w:hAnsi="Arial Narrow" w:eastAsia="宋体" w:cs="宋体"/>
                <w:b/>
                <w:bCs/>
                <w:color w:val="000000"/>
                <w:szCs w:val="21"/>
                <w:lang w:eastAsia="zh-CN"/>
              </w:rPr>
            </w:pPr>
            <w:r>
              <w:rPr>
                <w:rFonts w:ascii="Arial Narrow" w:hAnsi="Arial Narrow"/>
                <w:b/>
                <w:bCs/>
                <w:color w:val="000000"/>
                <w:szCs w:val="21"/>
              </w:rPr>
              <w:t>28,154,028.33</w:t>
            </w:r>
          </w:p>
        </w:tc>
        <w:tc>
          <w:tcPr>
            <w:tcW w:w="1450" w:type="dxa"/>
            <w:noWrap/>
            <w:vAlign w:val="center"/>
          </w:tcPr>
          <w:p w14:paraId="38E9E6D4">
            <w:pPr>
              <w:jc w:val="right"/>
              <w:rPr>
                <w:rFonts w:hint="eastAsia" w:ascii="Arial Narrow" w:hAnsi="Arial Narrow" w:eastAsia="宋体" w:cs="宋体"/>
                <w:b/>
                <w:bCs/>
                <w:color w:val="000000"/>
                <w:szCs w:val="21"/>
                <w:lang w:eastAsia="zh-CN"/>
              </w:rPr>
            </w:pPr>
            <w:r>
              <w:rPr>
                <w:rFonts w:ascii="Arial Narrow" w:hAnsi="Arial Narrow"/>
                <w:b/>
                <w:bCs/>
                <w:color w:val="000000"/>
                <w:szCs w:val="21"/>
              </w:rPr>
              <w:t>100.00</w:t>
            </w:r>
          </w:p>
        </w:tc>
      </w:tr>
    </w:tbl>
    <w:p w14:paraId="0BC94A53">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（2）</w:t>
      </w:r>
      <w:r>
        <w:rPr>
          <w:rFonts w:hint="eastAsia" w:cs="Arial" w:asciiTheme="minorEastAsia" w:hAnsiTheme="minorEastAsia" w:eastAsiaTheme="minorEastAsia"/>
          <w:szCs w:val="21"/>
        </w:rPr>
        <w:t>按</w:t>
      </w:r>
      <w:r>
        <w:rPr>
          <w:rFonts w:cs="Arial" w:asciiTheme="minorEastAsia" w:hAnsiTheme="minorEastAsia" w:eastAsiaTheme="minorEastAsia"/>
          <w:szCs w:val="21"/>
        </w:rPr>
        <w:t>预付</w:t>
      </w:r>
      <w:r>
        <w:rPr>
          <w:rFonts w:hint="eastAsia" w:cs="Arial" w:asciiTheme="minorEastAsia" w:hAnsiTheme="minorEastAsia" w:eastAsiaTheme="minorEastAsia"/>
          <w:szCs w:val="21"/>
        </w:rPr>
        <w:t>对象归集的期末余额前五名的预付款情况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3677"/>
        <w:gridCol w:w="2967"/>
        <w:gridCol w:w="2570"/>
      </w:tblGrid>
      <w:tr w14:paraId="61F77D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jc w:val="center"/>
        </w:trPr>
        <w:tc>
          <w:tcPr>
            <w:tcW w:w="3677" w:type="dxa"/>
            <w:noWrap/>
            <w:vAlign w:val="center"/>
          </w:tcPr>
          <w:p w14:paraId="4126FA9B">
            <w:pPr>
              <w:widowControl/>
              <w:spacing w:line="400" w:lineRule="exact"/>
              <w:jc w:val="center"/>
              <w:rPr>
                <w:rFonts w:ascii="Arial" w:hAnsi="Arial" w:cs="Arial"/>
                <w:kern w:val="0"/>
                <w:szCs w:val="21"/>
              </w:rPr>
            </w:pPr>
            <w:r>
              <w:rPr>
                <w:rFonts w:hint="eastAsia" w:ascii="Arial" w:hAnsi="宋体" w:cs="Arial"/>
                <w:kern w:val="0"/>
                <w:szCs w:val="21"/>
              </w:rPr>
              <w:t>单位名称</w:t>
            </w:r>
          </w:p>
        </w:tc>
        <w:tc>
          <w:tcPr>
            <w:tcW w:w="2967" w:type="dxa"/>
            <w:noWrap/>
            <w:vAlign w:val="center"/>
          </w:tcPr>
          <w:p w14:paraId="4DF60090">
            <w:pPr>
              <w:widowControl/>
              <w:spacing w:line="400" w:lineRule="exact"/>
              <w:jc w:val="center"/>
              <w:rPr>
                <w:rFonts w:ascii="Arial" w:hAnsi="Arial" w:cs="Arial"/>
                <w:kern w:val="0"/>
                <w:szCs w:val="21"/>
              </w:rPr>
            </w:pPr>
            <w:r>
              <w:rPr>
                <w:rFonts w:hint="eastAsia" w:ascii="Arial" w:hAnsi="宋体" w:cs="Arial"/>
                <w:kern w:val="0"/>
                <w:szCs w:val="21"/>
              </w:rPr>
              <w:t>期末余额</w:t>
            </w:r>
          </w:p>
        </w:tc>
        <w:tc>
          <w:tcPr>
            <w:tcW w:w="2570" w:type="dxa"/>
            <w:vAlign w:val="center"/>
          </w:tcPr>
          <w:p w14:paraId="40249994">
            <w:pPr>
              <w:widowControl/>
              <w:spacing w:line="400" w:lineRule="exact"/>
              <w:ind w:left="-2" w:leftChars="-1" w:right="-73" w:rightChars="-35"/>
              <w:jc w:val="center"/>
              <w:rPr>
                <w:rFonts w:ascii="Arial" w:hAnsi="Arial" w:cs="Arial"/>
                <w:kern w:val="0"/>
                <w:szCs w:val="21"/>
              </w:rPr>
            </w:pPr>
            <w:r>
              <w:rPr>
                <w:rFonts w:hint="eastAsia" w:ascii="Arial" w:hAnsi="宋体" w:cs="Arial"/>
                <w:kern w:val="0"/>
                <w:szCs w:val="21"/>
              </w:rPr>
              <w:t>占预付账款期末余额合计数的比例（%）</w:t>
            </w:r>
          </w:p>
        </w:tc>
      </w:tr>
      <w:tr w14:paraId="5FC1AE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90" w:hRule="atLeast"/>
          <w:jc w:val="center"/>
        </w:trPr>
        <w:tc>
          <w:tcPr>
            <w:tcW w:w="3677" w:type="dxa"/>
            <w:noWrap/>
            <w:vAlign w:val="center"/>
          </w:tcPr>
          <w:p w14:paraId="7A0B7069">
            <w:pPr>
              <w:widowControl/>
              <w:spacing w:line="400" w:lineRule="exact"/>
              <w:rPr>
                <w:rFonts w:hint="eastAsia" w:ascii="Arial" w:hAnsi="Arial" w:eastAsia="宋体" w:cs="Arial"/>
                <w:kern w:val="0"/>
                <w:szCs w:val="21"/>
                <w:lang w:eastAsia="zh-CN"/>
              </w:rPr>
            </w:pPr>
            <w:r>
              <w:rPr>
                <w:rFonts w:hint="eastAsia" w:ascii="宋体" w:hAnsi="宋体" w:cs="宋体"/>
                <w:color w:val="000000"/>
                <w:kern w:val="0"/>
                <w:szCs w:val="21"/>
                <w:lang w:val="en-US" w:eastAsia="zh-CN" w:bidi="ar"/>
              </w:rPr>
              <w:t>第一名</w:t>
            </w:r>
          </w:p>
        </w:tc>
        <w:tc>
          <w:tcPr>
            <w:tcW w:w="2967" w:type="dxa"/>
            <w:noWrap/>
            <w:vAlign w:val="center"/>
          </w:tcPr>
          <w:p w14:paraId="205DC298">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1,616,509.44</w:t>
            </w:r>
          </w:p>
        </w:tc>
        <w:tc>
          <w:tcPr>
            <w:tcW w:w="2570" w:type="dxa"/>
            <w:noWrap/>
            <w:vAlign w:val="center"/>
          </w:tcPr>
          <w:p w14:paraId="0613B0C8">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5.36</w:t>
            </w:r>
          </w:p>
        </w:tc>
      </w:tr>
      <w:tr w14:paraId="548767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4F814240">
            <w:pPr>
              <w:widowControl/>
              <w:spacing w:line="400" w:lineRule="exact"/>
              <w:rPr>
                <w:rFonts w:ascii="Arial" w:hAnsi="Arial" w:cs="Arial"/>
                <w:kern w:val="0"/>
                <w:szCs w:val="21"/>
              </w:rPr>
            </w:pPr>
            <w:r>
              <w:rPr>
                <w:rFonts w:hint="eastAsia" w:ascii="宋体" w:hAnsi="宋体" w:cs="宋体"/>
                <w:color w:val="000000"/>
                <w:kern w:val="0"/>
                <w:szCs w:val="21"/>
                <w:lang w:val="en-US" w:eastAsia="zh-CN" w:bidi="ar"/>
              </w:rPr>
              <w:t>第二名</w:t>
            </w:r>
          </w:p>
        </w:tc>
        <w:tc>
          <w:tcPr>
            <w:tcW w:w="2967" w:type="dxa"/>
            <w:noWrap/>
            <w:vAlign w:val="center"/>
          </w:tcPr>
          <w:p w14:paraId="4B6C18E6">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1,578,481.10</w:t>
            </w:r>
          </w:p>
        </w:tc>
        <w:tc>
          <w:tcPr>
            <w:tcW w:w="2570" w:type="dxa"/>
            <w:noWrap/>
            <w:vAlign w:val="center"/>
          </w:tcPr>
          <w:p w14:paraId="4CF354C3">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5.24</w:t>
            </w:r>
          </w:p>
        </w:tc>
      </w:tr>
      <w:tr w14:paraId="1C0309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29D0E0FB">
            <w:pPr>
              <w:widowControl/>
              <w:spacing w:line="400" w:lineRule="exact"/>
              <w:rPr>
                <w:rFonts w:ascii="Arial" w:hAnsi="Arial" w:cs="Arial"/>
                <w:kern w:val="0"/>
                <w:szCs w:val="21"/>
              </w:rPr>
            </w:pPr>
            <w:r>
              <w:rPr>
                <w:rFonts w:hint="eastAsia" w:ascii="宋体" w:hAnsi="宋体" w:cs="宋体"/>
                <w:color w:val="000000"/>
                <w:kern w:val="0"/>
                <w:szCs w:val="21"/>
                <w:lang w:val="en-US" w:eastAsia="zh-CN" w:bidi="ar"/>
              </w:rPr>
              <w:t>第三名</w:t>
            </w:r>
          </w:p>
        </w:tc>
        <w:tc>
          <w:tcPr>
            <w:tcW w:w="2967" w:type="dxa"/>
            <w:noWrap/>
            <w:vAlign w:val="center"/>
          </w:tcPr>
          <w:p w14:paraId="66B79875">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1,371,413.36</w:t>
            </w:r>
          </w:p>
        </w:tc>
        <w:tc>
          <w:tcPr>
            <w:tcW w:w="2570" w:type="dxa"/>
            <w:noWrap/>
            <w:vAlign w:val="center"/>
          </w:tcPr>
          <w:p w14:paraId="26BB8D76">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4.55</w:t>
            </w:r>
          </w:p>
        </w:tc>
      </w:tr>
      <w:tr w14:paraId="714759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4BC3AE2C">
            <w:pPr>
              <w:widowControl/>
              <w:spacing w:line="400" w:lineRule="exact"/>
              <w:rPr>
                <w:rFonts w:ascii="Arial" w:hAnsi="Arial" w:cs="Arial"/>
                <w:kern w:val="0"/>
                <w:szCs w:val="21"/>
              </w:rPr>
            </w:pPr>
            <w:r>
              <w:rPr>
                <w:rFonts w:hint="eastAsia" w:ascii="宋体" w:hAnsi="宋体" w:cs="宋体"/>
                <w:color w:val="000000"/>
                <w:kern w:val="0"/>
                <w:szCs w:val="21"/>
                <w:lang w:val="en-US" w:eastAsia="zh-CN" w:bidi="ar"/>
              </w:rPr>
              <w:t>第四名</w:t>
            </w:r>
          </w:p>
        </w:tc>
        <w:tc>
          <w:tcPr>
            <w:tcW w:w="2967" w:type="dxa"/>
            <w:noWrap/>
            <w:vAlign w:val="center"/>
          </w:tcPr>
          <w:p w14:paraId="1E6B79DB">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1,312,530.26</w:t>
            </w:r>
          </w:p>
        </w:tc>
        <w:tc>
          <w:tcPr>
            <w:tcW w:w="2570" w:type="dxa"/>
            <w:noWrap/>
            <w:vAlign w:val="center"/>
          </w:tcPr>
          <w:p w14:paraId="2BEF37DD">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4.36</w:t>
            </w:r>
          </w:p>
        </w:tc>
      </w:tr>
      <w:tr w14:paraId="63F154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2BB41BBE">
            <w:pPr>
              <w:widowControl/>
              <w:spacing w:line="400" w:lineRule="exact"/>
              <w:rPr>
                <w:rFonts w:ascii="Arial" w:hAnsi="Arial" w:cs="Arial"/>
                <w:kern w:val="0"/>
                <w:szCs w:val="21"/>
              </w:rPr>
            </w:pPr>
            <w:r>
              <w:rPr>
                <w:rFonts w:hint="eastAsia" w:ascii="宋体" w:hAnsi="宋体" w:cs="宋体"/>
                <w:color w:val="000000"/>
                <w:kern w:val="0"/>
                <w:szCs w:val="21"/>
                <w:lang w:val="en-US" w:eastAsia="zh-CN" w:bidi="ar"/>
              </w:rPr>
              <w:t>第五名</w:t>
            </w:r>
          </w:p>
        </w:tc>
        <w:tc>
          <w:tcPr>
            <w:tcW w:w="2967" w:type="dxa"/>
            <w:noWrap/>
            <w:vAlign w:val="center"/>
          </w:tcPr>
          <w:p w14:paraId="0A06BDEE">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1,132,075.47</w:t>
            </w:r>
          </w:p>
        </w:tc>
        <w:tc>
          <w:tcPr>
            <w:tcW w:w="2570" w:type="dxa"/>
            <w:noWrap/>
            <w:vAlign w:val="center"/>
          </w:tcPr>
          <w:p w14:paraId="5B72BD75">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3.76</w:t>
            </w:r>
          </w:p>
        </w:tc>
      </w:tr>
      <w:tr w14:paraId="2C2B3A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7886CEEC">
            <w:pPr>
              <w:widowControl/>
              <w:spacing w:line="400" w:lineRule="exact"/>
              <w:jc w:val="center"/>
              <w:rPr>
                <w:rFonts w:ascii="Arial" w:hAnsi="Arial" w:cs="Arial"/>
                <w:kern w:val="0"/>
                <w:szCs w:val="21"/>
              </w:rPr>
            </w:pPr>
            <w:r>
              <w:rPr>
                <w:rFonts w:cs="Arial" w:asciiTheme="minorEastAsia" w:hAnsiTheme="minorEastAsia" w:eastAsiaTheme="minorEastAsia"/>
                <w:kern w:val="0"/>
                <w:szCs w:val="21"/>
              </w:rPr>
              <w:t>合计</w:t>
            </w:r>
          </w:p>
        </w:tc>
        <w:tc>
          <w:tcPr>
            <w:tcW w:w="2967" w:type="dxa"/>
            <w:noWrap/>
            <w:vAlign w:val="center"/>
          </w:tcPr>
          <w:p w14:paraId="3FE85429">
            <w:pPr>
              <w:widowControl/>
              <w:spacing w:line="400" w:lineRule="exact"/>
              <w:jc w:val="right"/>
              <w:rPr>
                <w:rFonts w:hint="eastAsia" w:ascii="Arial Narrow" w:hAnsi="Arial Narrow"/>
                <w:b/>
                <w:bCs/>
                <w:color w:val="000000"/>
                <w:szCs w:val="21"/>
                <w:lang w:eastAsia="zh-CN"/>
              </w:rPr>
            </w:pPr>
            <w:r>
              <w:rPr>
                <w:rFonts w:hint="default" w:ascii="Arial Narrow" w:hAnsi="Arial Narrow"/>
                <w:b/>
                <w:bCs/>
                <w:color w:val="000000"/>
                <w:szCs w:val="21"/>
                <w:lang w:val="en-US" w:eastAsia="zh-CN"/>
              </w:rPr>
              <w:t>7,011,009.63</w:t>
            </w:r>
          </w:p>
        </w:tc>
        <w:tc>
          <w:tcPr>
            <w:tcW w:w="2570" w:type="dxa"/>
            <w:noWrap/>
            <w:vAlign w:val="center"/>
          </w:tcPr>
          <w:p w14:paraId="44F995AE">
            <w:pPr>
              <w:widowControl/>
              <w:spacing w:line="400" w:lineRule="exact"/>
              <w:jc w:val="right"/>
              <w:rPr>
                <w:rFonts w:hint="eastAsia" w:ascii="Arial Narrow" w:hAnsi="Arial Narrow"/>
                <w:b/>
                <w:bCs/>
                <w:color w:val="000000"/>
                <w:szCs w:val="21"/>
                <w:lang w:eastAsia="zh-CN"/>
              </w:rPr>
            </w:pPr>
            <w:r>
              <w:rPr>
                <w:rFonts w:hint="default" w:ascii="Arial Narrow" w:hAnsi="Arial Narrow"/>
                <w:b/>
                <w:bCs/>
                <w:color w:val="000000"/>
                <w:szCs w:val="21"/>
                <w:lang w:val="en-US" w:eastAsia="zh-CN"/>
              </w:rPr>
              <w:t>23.27</w:t>
            </w:r>
          </w:p>
        </w:tc>
      </w:tr>
    </w:tbl>
    <w:p w14:paraId="707974AE">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本公司按预付对象归集的期末余额前五名预付账款汇总金额为</w:t>
      </w:r>
      <w:r>
        <w:rPr>
          <w:rFonts w:cs="Arial" w:asciiTheme="minorEastAsia" w:hAnsiTheme="minorEastAsia" w:eastAsiaTheme="minorEastAsia"/>
          <w:szCs w:val="21"/>
        </w:rPr>
        <w:t>7,011,009.63</w:t>
      </w:r>
      <w:r>
        <w:rPr>
          <w:rFonts w:hint="eastAsia" w:cs="Arial" w:asciiTheme="minorEastAsia" w:hAnsiTheme="minorEastAsia" w:eastAsiaTheme="minorEastAsia"/>
          <w:szCs w:val="21"/>
        </w:rPr>
        <w:t>元，占预付账款期末余额合计数的比例为</w:t>
      </w:r>
      <w:r>
        <w:rPr>
          <w:rFonts w:cs="Arial" w:asciiTheme="minorEastAsia" w:hAnsiTheme="minorEastAsia" w:eastAsiaTheme="minorEastAsia"/>
          <w:szCs w:val="21"/>
        </w:rPr>
        <w:t>23.2</w:t>
      </w:r>
      <w:r>
        <w:rPr>
          <w:rFonts w:hint="eastAsia" w:cs="Arial" w:asciiTheme="minorEastAsia" w:hAnsiTheme="minorEastAsia" w:eastAsiaTheme="minorEastAsia"/>
          <w:szCs w:val="21"/>
          <w:lang w:val="en-US" w:eastAsia="zh-CN"/>
        </w:rPr>
        <w:t>7</w:t>
      </w:r>
      <w:r>
        <w:rPr>
          <w:rFonts w:hint="eastAsia" w:cs="Arial" w:asciiTheme="minorEastAsia" w:hAnsiTheme="minorEastAsia" w:eastAsiaTheme="minorEastAsia"/>
          <w:szCs w:val="21"/>
        </w:rPr>
        <w:t>%。</w:t>
      </w:r>
    </w:p>
    <w:p w14:paraId="3EA87E6A">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6、其他应收款</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952"/>
        <w:gridCol w:w="3111"/>
        <w:gridCol w:w="3151"/>
      </w:tblGrid>
      <w:tr w14:paraId="75D3E3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jc w:val="center"/>
        </w:trPr>
        <w:tc>
          <w:tcPr>
            <w:tcW w:w="2952" w:type="dxa"/>
            <w:noWrap/>
            <w:vAlign w:val="center"/>
          </w:tcPr>
          <w:p w14:paraId="5466C0A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3111" w:type="dxa"/>
            <w:noWrap/>
            <w:vAlign w:val="center"/>
          </w:tcPr>
          <w:p w14:paraId="6FCB7CD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151" w:type="dxa"/>
            <w:vAlign w:val="center"/>
          </w:tcPr>
          <w:p w14:paraId="018215B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530DCF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07FA89E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应收利息</w:t>
            </w:r>
          </w:p>
        </w:tc>
        <w:tc>
          <w:tcPr>
            <w:tcW w:w="3111" w:type="dxa"/>
            <w:noWrap/>
            <w:vAlign w:val="center"/>
          </w:tcPr>
          <w:p w14:paraId="7BF44C41">
            <w:pPr>
              <w:widowControl/>
              <w:spacing w:line="400" w:lineRule="exact"/>
              <w:jc w:val="right"/>
              <w:rPr>
                <w:rFonts w:hint="eastAsia" w:cs="Arial" w:asciiTheme="minorEastAsia" w:hAnsiTheme="minorEastAsia" w:eastAsiaTheme="minorEastAsia"/>
                <w:kern w:val="0"/>
                <w:szCs w:val="21"/>
              </w:rPr>
            </w:pPr>
          </w:p>
        </w:tc>
        <w:tc>
          <w:tcPr>
            <w:tcW w:w="3151" w:type="dxa"/>
            <w:noWrap/>
            <w:vAlign w:val="center"/>
          </w:tcPr>
          <w:p w14:paraId="6117FA4C">
            <w:pPr>
              <w:widowControl/>
              <w:spacing w:line="400" w:lineRule="exact"/>
              <w:jc w:val="right"/>
              <w:rPr>
                <w:rFonts w:hint="eastAsia" w:cs="Arial" w:asciiTheme="minorEastAsia" w:hAnsiTheme="minorEastAsia" w:eastAsiaTheme="minorEastAsia"/>
                <w:kern w:val="0"/>
                <w:szCs w:val="21"/>
              </w:rPr>
            </w:pPr>
          </w:p>
        </w:tc>
      </w:tr>
      <w:tr w14:paraId="441C9BB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724096B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应收股利</w:t>
            </w:r>
          </w:p>
        </w:tc>
        <w:tc>
          <w:tcPr>
            <w:tcW w:w="3111" w:type="dxa"/>
            <w:noWrap/>
            <w:vAlign w:val="center"/>
          </w:tcPr>
          <w:p w14:paraId="6FC282F0">
            <w:pPr>
              <w:widowControl/>
              <w:spacing w:line="400" w:lineRule="exact"/>
              <w:jc w:val="right"/>
              <w:rPr>
                <w:rFonts w:hint="eastAsia" w:cs="Arial" w:asciiTheme="minorEastAsia" w:hAnsiTheme="minorEastAsia" w:eastAsiaTheme="minorEastAsia"/>
                <w:kern w:val="0"/>
                <w:szCs w:val="21"/>
              </w:rPr>
            </w:pPr>
          </w:p>
        </w:tc>
        <w:tc>
          <w:tcPr>
            <w:tcW w:w="3151" w:type="dxa"/>
            <w:noWrap/>
            <w:vAlign w:val="center"/>
          </w:tcPr>
          <w:p w14:paraId="47FA83B2">
            <w:pPr>
              <w:widowControl/>
              <w:spacing w:line="400" w:lineRule="exact"/>
              <w:jc w:val="right"/>
              <w:rPr>
                <w:rFonts w:hint="eastAsia" w:cs="Arial" w:asciiTheme="minorEastAsia" w:hAnsiTheme="minorEastAsia" w:eastAsiaTheme="minorEastAsia"/>
                <w:kern w:val="0"/>
                <w:szCs w:val="21"/>
              </w:rPr>
            </w:pPr>
          </w:p>
        </w:tc>
      </w:tr>
      <w:tr w14:paraId="28272B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71FF647E">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其他应收款</w:t>
            </w:r>
          </w:p>
        </w:tc>
        <w:tc>
          <w:tcPr>
            <w:tcW w:w="3111" w:type="dxa"/>
            <w:noWrap/>
            <w:vAlign w:val="center"/>
          </w:tcPr>
          <w:p w14:paraId="5DFCF064">
            <w:pPr>
              <w:pStyle w:val="71"/>
              <w:spacing w:before="187" w:line="211" w:lineRule="auto"/>
              <w:jc w:val="right"/>
              <w:rPr>
                <w:rFonts w:hint="eastAsia" w:eastAsia="宋体"/>
                <w:sz w:val="21"/>
                <w:szCs w:val="21"/>
                <w:lang w:eastAsia="zh-CN"/>
              </w:rPr>
            </w:pPr>
            <w:r>
              <w:rPr>
                <w:rFonts w:hint="eastAsia"/>
                <w:sz w:val="21"/>
                <w:szCs w:val="21"/>
              </w:rPr>
              <w:t>26,377,702.21</w:t>
            </w:r>
          </w:p>
        </w:tc>
        <w:tc>
          <w:tcPr>
            <w:tcW w:w="3151" w:type="dxa"/>
            <w:noWrap/>
            <w:vAlign w:val="center"/>
          </w:tcPr>
          <w:p w14:paraId="7C6A09DE">
            <w:pPr>
              <w:pStyle w:val="71"/>
              <w:spacing w:before="187" w:line="211" w:lineRule="auto"/>
              <w:ind w:left="1812"/>
              <w:jc w:val="right"/>
              <w:rPr>
                <w:sz w:val="21"/>
                <w:szCs w:val="21"/>
              </w:rPr>
            </w:pPr>
            <w:r>
              <w:rPr>
                <w:sz w:val="21"/>
                <w:szCs w:val="21"/>
              </w:rPr>
              <w:t>40,654,531.86</w:t>
            </w:r>
          </w:p>
        </w:tc>
      </w:tr>
      <w:tr w14:paraId="4696E1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5727301D">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3111" w:type="dxa"/>
            <w:noWrap/>
            <w:vAlign w:val="center"/>
          </w:tcPr>
          <w:p w14:paraId="6FC9A6F4">
            <w:pPr>
              <w:pStyle w:val="71"/>
              <w:spacing w:before="187" w:line="211" w:lineRule="auto"/>
              <w:jc w:val="right"/>
              <w:rPr>
                <w:rFonts w:hint="eastAsia" w:eastAsia="宋体"/>
                <w:b/>
                <w:bCs/>
                <w:sz w:val="21"/>
                <w:szCs w:val="21"/>
                <w:lang w:eastAsia="zh-CN"/>
              </w:rPr>
            </w:pPr>
            <w:r>
              <w:rPr>
                <w:rFonts w:hint="eastAsia"/>
                <w:b/>
                <w:bCs/>
                <w:sz w:val="21"/>
                <w:szCs w:val="21"/>
              </w:rPr>
              <w:t>26,377,702.21</w:t>
            </w:r>
          </w:p>
        </w:tc>
        <w:tc>
          <w:tcPr>
            <w:tcW w:w="3151" w:type="dxa"/>
            <w:noWrap/>
            <w:vAlign w:val="center"/>
          </w:tcPr>
          <w:p w14:paraId="6DE49F7C">
            <w:pPr>
              <w:pStyle w:val="71"/>
              <w:spacing w:before="192" w:line="206" w:lineRule="auto"/>
              <w:ind w:left="1813"/>
              <w:jc w:val="right"/>
              <w:rPr>
                <w:b/>
                <w:bCs/>
                <w:sz w:val="21"/>
                <w:szCs w:val="21"/>
              </w:rPr>
            </w:pPr>
            <w:r>
              <w:rPr>
                <w:b/>
                <w:bCs/>
                <w:spacing w:val="-1"/>
                <w:sz w:val="21"/>
                <w:szCs w:val="21"/>
              </w:rPr>
              <w:t>40,654,531.86</w:t>
            </w:r>
          </w:p>
        </w:tc>
      </w:tr>
    </w:tbl>
    <w:p w14:paraId="447DA09D">
      <w:pPr>
        <w:spacing w:line="400" w:lineRule="exact"/>
        <w:ind w:firstLine="422" w:firstLineChars="200"/>
        <w:outlineLvl w:val="1"/>
        <w:rPr>
          <w:rFonts w:hint="default" w:cs="Arial" w:asciiTheme="minorEastAsia" w:hAnsiTheme="minorEastAsia" w:eastAsiaTheme="minorEastAsia"/>
          <w:b/>
          <w:szCs w:val="21"/>
          <w:lang w:val="en-US" w:eastAsia="zh-CN"/>
        </w:rPr>
      </w:pPr>
      <w:r>
        <w:rPr>
          <w:rFonts w:hint="eastAsia" w:cs="Arial" w:asciiTheme="minorEastAsia" w:hAnsiTheme="minorEastAsia" w:eastAsiaTheme="minorEastAsia"/>
          <w:b/>
          <w:szCs w:val="21"/>
        </w:rPr>
        <w:t>（1）应收利息</w:t>
      </w:r>
      <w:r>
        <w:rPr>
          <w:rFonts w:hint="eastAsia" w:cs="Arial" w:asciiTheme="minorEastAsia" w:hAnsiTheme="minorEastAsia" w:eastAsiaTheme="minorEastAsia"/>
          <w:b/>
          <w:szCs w:val="21"/>
          <w:lang w:eastAsia="zh-CN"/>
        </w:rPr>
        <w:t>：</w:t>
      </w:r>
      <w:r>
        <w:rPr>
          <w:rFonts w:hint="eastAsia" w:cs="Arial" w:asciiTheme="minorEastAsia" w:hAnsiTheme="minorEastAsia" w:eastAsiaTheme="minorEastAsia"/>
          <w:b/>
          <w:szCs w:val="21"/>
          <w:lang w:val="en-US" w:eastAsia="zh-CN"/>
        </w:rPr>
        <w:t>无</w:t>
      </w:r>
    </w:p>
    <w:p w14:paraId="408DDFD2">
      <w:pPr>
        <w:spacing w:line="400" w:lineRule="exact"/>
        <w:ind w:firstLine="422" w:firstLineChars="200"/>
        <w:outlineLvl w:val="1"/>
        <w:rPr>
          <w:rFonts w:hint="default" w:cs="Arial" w:asciiTheme="minorEastAsia" w:hAnsiTheme="minorEastAsia" w:eastAsiaTheme="minorEastAsia"/>
          <w:b/>
          <w:szCs w:val="21"/>
          <w:lang w:val="en-US" w:eastAsia="zh-CN"/>
        </w:rPr>
      </w:pPr>
      <w:r>
        <w:rPr>
          <w:rFonts w:hint="eastAsia" w:cs="Arial" w:asciiTheme="minorEastAsia" w:hAnsiTheme="minorEastAsia" w:eastAsiaTheme="minorEastAsia"/>
          <w:b/>
          <w:szCs w:val="21"/>
        </w:rPr>
        <w:t>（2）应收股利</w:t>
      </w:r>
      <w:r>
        <w:rPr>
          <w:rFonts w:hint="eastAsia" w:cs="Arial" w:asciiTheme="minorEastAsia" w:hAnsiTheme="minorEastAsia" w:eastAsiaTheme="minorEastAsia"/>
          <w:b/>
          <w:szCs w:val="21"/>
          <w:lang w:eastAsia="zh-CN"/>
        </w:rPr>
        <w:t>：</w:t>
      </w:r>
      <w:r>
        <w:rPr>
          <w:rFonts w:hint="eastAsia" w:cs="Arial" w:asciiTheme="minorEastAsia" w:hAnsiTheme="minorEastAsia" w:eastAsiaTheme="minorEastAsia"/>
          <w:b/>
          <w:szCs w:val="21"/>
          <w:lang w:val="en-US" w:eastAsia="zh-CN"/>
        </w:rPr>
        <w:t>无</w:t>
      </w:r>
    </w:p>
    <w:p w14:paraId="75A9C13A">
      <w:pPr>
        <w:spacing w:line="400" w:lineRule="exact"/>
        <w:ind w:firstLine="422" w:firstLineChars="200"/>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（3）其他应收款</w:t>
      </w:r>
    </w:p>
    <w:p w14:paraId="43D6299A">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cs="Arial" w:asciiTheme="minorEastAsia" w:hAnsiTheme="minorEastAsia" w:eastAsiaTheme="minorEastAsia"/>
          <w:szCs w:val="21"/>
        </w:rPr>
        <w:t>按账龄披露</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3119"/>
        <w:gridCol w:w="2976"/>
      </w:tblGrid>
      <w:tr w14:paraId="456BD2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Align w:val="center"/>
          </w:tcPr>
          <w:p w14:paraId="31BBFD9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3119" w:type="dxa"/>
          </w:tcPr>
          <w:p w14:paraId="7C3558D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976" w:type="dxa"/>
            <w:noWrap/>
            <w:vAlign w:val="center"/>
          </w:tcPr>
          <w:p w14:paraId="364C871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655B269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005" w:type="dxa"/>
            <w:noWrap/>
            <w:vAlign w:val="center"/>
          </w:tcPr>
          <w:p w14:paraId="3DE3A941">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3119" w:type="dxa"/>
          </w:tcPr>
          <w:p w14:paraId="6D7E864A">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7,437,231.57</w:t>
            </w:r>
          </w:p>
        </w:tc>
        <w:tc>
          <w:tcPr>
            <w:tcW w:w="2976" w:type="dxa"/>
            <w:noWrap/>
            <w:vAlign w:val="center"/>
          </w:tcPr>
          <w:p w14:paraId="7A699EFC">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19,184,182.51</w:t>
            </w:r>
          </w:p>
        </w:tc>
      </w:tr>
      <w:tr w14:paraId="0AD5DF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90" w:hRule="atLeast"/>
        </w:trPr>
        <w:tc>
          <w:tcPr>
            <w:tcW w:w="3005" w:type="dxa"/>
            <w:noWrap/>
            <w:vAlign w:val="center"/>
          </w:tcPr>
          <w:p w14:paraId="784E41C0">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3119" w:type="dxa"/>
          </w:tcPr>
          <w:p w14:paraId="7A0FEA28">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5,129,798.91</w:t>
            </w:r>
          </w:p>
        </w:tc>
        <w:tc>
          <w:tcPr>
            <w:tcW w:w="2976" w:type="dxa"/>
            <w:noWrap/>
            <w:vAlign w:val="center"/>
          </w:tcPr>
          <w:p w14:paraId="7EDFEE04">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4,334,235.50</w:t>
            </w:r>
          </w:p>
        </w:tc>
      </w:tr>
      <w:tr w14:paraId="6C4887A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4EC3033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3119" w:type="dxa"/>
          </w:tcPr>
          <w:p w14:paraId="57AE1632">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2,467,994.94</w:t>
            </w:r>
          </w:p>
        </w:tc>
        <w:tc>
          <w:tcPr>
            <w:tcW w:w="2976" w:type="dxa"/>
            <w:noWrap/>
            <w:vAlign w:val="center"/>
          </w:tcPr>
          <w:p w14:paraId="3F9CE428">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6,934,842.79</w:t>
            </w:r>
          </w:p>
        </w:tc>
      </w:tr>
      <w:tr w14:paraId="4E9B74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5F6F9B2F">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3至4年</w:t>
            </w:r>
          </w:p>
        </w:tc>
        <w:tc>
          <w:tcPr>
            <w:tcW w:w="3119" w:type="dxa"/>
          </w:tcPr>
          <w:p w14:paraId="1F4BD826">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5,455,069.39</w:t>
            </w:r>
          </w:p>
        </w:tc>
        <w:tc>
          <w:tcPr>
            <w:tcW w:w="2976" w:type="dxa"/>
            <w:noWrap/>
            <w:vAlign w:val="center"/>
          </w:tcPr>
          <w:p w14:paraId="6E2E6F18">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2,782,592.10</w:t>
            </w:r>
          </w:p>
        </w:tc>
      </w:tr>
      <w:tr w14:paraId="75891F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161C515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4至5年</w:t>
            </w:r>
          </w:p>
        </w:tc>
        <w:tc>
          <w:tcPr>
            <w:tcW w:w="3119" w:type="dxa"/>
          </w:tcPr>
          <w:p w14:paraId="24C57AFD">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1,622,856.16</w:t>
            </w:r>
          </w:p>
        </w:tc>
        <w:tc>
          <w:tcPr>
            <w:tcW w:w="2976" w:type="dxa"/>
            <w:noWrap/>
            <w:vAlign w:val="center"/>
          </w:tcPr>
          <w:p w14:paraId="6810BC3D">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2,286,519.02</w:t>
            </w:r>
          </w:p>
        </w:tc>
      </w:tr>
      <w:tr w14:paraId="611A78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580782B2">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5年以上</w:t>
            </w:r>
          </w:p>
        </w:tc>
        <w:tc>
          <w:tcPr>
            <w:tcW w:w="3119" w:type="dxa"/>
          </w:tcPr>
          <w:p w14:paraId="5B9B43D2">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6,637,997.74</w:t>
            </w:r>
          </w:p>
        </w:tc>
        <w:tc>
          <w:tcPr>
            <w:tcW w:w="2976" w:type="dxa"/>
            <w:noWrap/>
            <w:vAlign w:val="center"/>
          </w:tcPr>
          <w:p w14:paraId="12711556">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7,121,345.08</w:t>
            </w:r>
          </w:p>
        </w:tc>
      </w:tr>
      <w:tr w14:paraId="4117A7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270BF1A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3119" w:type="dxa"/>
          </w:tcPr>
          <w:p w14:paraId="2BDCA62F">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28,750,948.71</w:t>
            </w:r>
          </w:p>
        </w:tc>
        <w:tc>
          <w:tcPr>
            <w:tcW w:w="2976" w:type="dxa"/>
            <w:noWrap/>
            <w:vAlign w:val="center"/>
          </w:tcPr>
          <w:p w14:paraId="642D498D">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b/>
                <w:bCs/>
                <w:color w:val="000000"/>
                <w:spacing w:val="-1"/>
                <w:kern w:val="0"/>
                <w:szCs w:val="21"/>
                <w:highlight w:val="none"/>
                <w:lang w:eastAsia="en-US"/>
              </w:rPr>
              <w:t>42,643,717.00</w:t>
            </w:r>
          </w:p>
        </w:tc>
      </w:tr>
      <w:tr w14:paraId="09B9CA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3620AD88">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3119" w:type="dxa"/>
          </w:tcPr>
          <w:p w14:paraId="1008DF11">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2,373,246.50</w:t>
            </w:r>
          </w:p>
        </w:tc>
        <w:tc>
          <w:tcPr>
            <w:tcW w:w="2976" w:type="dxa"/>
            <w:noWrap/>
            <w:vAlign w:val="center"/>
          </w:tcPr>
          <w:p w14:paraId="1B268420">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1,989,185.14</w:t>
            </w:r>
          </w:p>
        </w:tc>
      </w:tr>
      <w:tr w14:paraId="0EA4D8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1BC0F9F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19" w:type="dxa"/>
            <w:vAlign w:val="center"/>
          </w:tcPr>
          <w:p w14:paraId="00F0FC1F">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26,377,702.21</w:t>
            </w:r>
          </w:p>
        </w:tc>
        <w:tc>
          <w:tcPr>
            <w:tcW w:w="2976" w:type="dxa"/>
            <w:noWrap/>
            <w:vAlign w:val="center"/>
          </w:tcPr>
          <w:p w14:paraId="3BAEABBE">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40,654,531.86</w:t>
            </w:r>
          </w:p>
        </w:tc>
      </w:tr>
    </w:tbl>
    <w:p w14:paraId="56E25690">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2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②</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按款项性质分类情况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423"/>
        <w:gridCol w:w="2535"/>
        <w:gridCol w:w="2142"/>
      </w:tblGrid>
      <w:tr w14:paraId="372FC48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2A00304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款项性质</w:t>
            </w:r>
          </w:p>
        </w:tc>
        <w:tc>
          <w:tcPr>
            <w:tcW w:w="2535" w:type="dxa"/>
            <w:vAlign w:val="center"/>
          </w:tcPr>
          <w:p w14:paraId="65E8D125">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期末账面余额</w:t>
            </w:r>
          </w:p>
        </w:tc>
        <w:tc>
          <w:tcPr>
            <w:tcW w:w="2142" w:type="dxa"/>
            <w:vAlign w:val="center"/>
          </w:tcPr>
          <w:p w14:paraId="7C93910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hint="eastAsia" w:cs="Arial" w:asciiTheme="minorEastAsia" w:hAnsiTheme="minorEastAsia" w:eastAsiaTheme="minorEastAsia"/>
                <w:szCs w:val="21"/>
              </w:rPr>
              <w:t>账面余额</w:t>
            </w:r>
          </w:p>
        </w:tc>
      </w:tr>
      <w:tr w14:paraId="02A24F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7D3C392B">
            <w:pPr>
              <w:kinsoku w:val="0"/>
              <w:autoSpaceDE w:val="0"/>
              <w:autoSpaceDN w:val="0"/>
              <w:adjustRightInd w:val="0"/>
              <w:snapToGrid w:val="0"/>
              <w:spacing w:before="153" w:line="216" w:lineRule="auto"/>
              <w:ind w:left="5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押金保证金</w:t>
            </w:r>
          </w:p>
        </w:tc>
        <w:tc>
          <w:tcPr>
            <w:tcW w:w="2535" w:type="dxa"/>
            <w:vAlign w:val="center"/>
          </w:tcPr>
          <w:p w14:paraId="34DFDA66">
            <w:pPr>
              <w:jc w:val="right"/>
              <w:rPr>
                <w:rFonts w:hint="eastAsia" w:ascii="Arial Narrow" w:hAnsi="Arial Narrow"/>
                <w:color w:val="000000"/>
                <w:szCs w:val="21"/>
                <w:lang w:eastAsia="zh-CN"/>
              </w:rPr>
            </w:pPr>
            <w:r>
              <w:rPr>
                <w:rFonts w:hint="eastAsia" w:ascii="Arial Narrow" w:hAnsi="Arial Narrow"/>
                <w:color w:val="000000"/>
                <w:szCs w:val="21"/>
              </w:rPr>
              <w:t>19,028,139.24</w:t>
            </w:r>
          </w:p>
        </w:tc>
        <w:tc>
          <w:tcPr>
            <w:tcW w:w="2142" w:type="dxa"/>
            <w:vAlign w:val="center"/>
          </w:tcPr>
          <w:p w14:paraId="6A935ED8">
            <w:pPr>
              <w:jc w:val="right"/>
              <w:rPr>
                <w:rFonts w:ascii="Arial Narrow" w:hAnsi="Arial Narrow" w:cs="宋体"/>
                <w:color w:val="000000"/>
                <w:szCs w:val="21"/>
              </w:rPr>
            </w:pPr>
            <w:r>
              <w:rPr>
                <w:rFonts w:ascii="Arial Narrow" w:hAnsi="Arial Narrow"/>
                <w:color w:val="000000"/>
                <w:szCs w:val="21"/>
              </w:rPr>
              <w:t>22,959,910.53</w:t>
            </w:r>
          </w:p>
        </w:tc>
      </w:tr>
      <w:tr w14:paraId="3DF5DE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4AC5628F">
            <w:pPr>
              <w:kinsoku w:val="0"/>
              <w:autoSpaceDE w:val="0"/>
              <w:autoSpaceDN w:val="0"/>
              <w:adjustRightInd w:val="0"/>
              <w:snapToGrid w:val="0"/>
              <w:spacing w:before="155" w:line="216" w:lineRule="auto"/>
              <w:ind w:left="52"/>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2535" w:type="dxa"/>
            <w:vAlign w:val="center"/>
          </w:tcPr>
          <w:p w14:paraId="3D5211D1">
            <w:pPr>
              <w:jc w:val="right"/>
              <w:rPr>
                <w:rFonts w:hint="eastAsia" w:ascii="Arial Narrow" w:hAnsi="Arial Narrow"/>
                <w:color w:val="000000"/>
                <w:szCs w:val="21"/>
                <w:lang w:eastAsia="zh-CN"/>
              </w:rPr>
            </w:pPr>
            <w:r>
              <w:rPr>
                <w:rFonts w:hint="eastAsia" w:ascii="Arial Narrow" w:hAnsi="Arial Narrow"/>
                <w:color w:val="000000"/>
                <w:szCs w:val="21"/>
              </w:rPr>
              <w:t>6,482,790.60</w:t>
            </w:r>
          </w:p>
        </w:tc>
        <w:tc>
          <w:tcPr>
            <w:tcW w:w="2142" w:type="dxa"/>
            <w:vAlign w:val="center"/>
          </w:tcPr>
          <w:p w14:paraId="644E18BD">
            <w:pPr>
              <w:jc w:val="right"/>
              <w:rPr>
                <w:rFonts w:ascii="Arial Narrow" w:hAnsi="Arial Narrow" w:cs="宋体"/>
                <w:color w:val="000000"/>
                <w:szCs w:val="21"/>
              </w:rPr>
            </w:pPr>
            <w:r>
              <w:rPr>
                <w:rFonts w:ascii="Arial Narrow" w:hAnsi="Arial Narrow"/>
                <w:color w:val="000000"/>
                <w:szCs w:val="21"/>
              </w:rPr>
              <w:t>5,509,862.08</w:t>
            </w:r>
          </w:p>
        </w:tc>
      </w:tr>
      <w:tr w14:paraId="271F82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2F68062C">
            <w:pPr>
              <w:kinsoku w:val="0"/>
              <w:autoSpaceDE w:val="0"/>
              <w:autoSpaceDN w:val="0"/>
              <w:adjustRightInd w:val="0"/>
              <w:snapToGrid w:val="0"/>
              <w:spacing w:before="161" w:line="218" w:lineRule="auto"/>
              <w:ind w:left="47"/>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代收代付及备用金借款</w:t>
            </w:r>
          </w:p>
        </w:tc>
        <w:tc>
          <w:tcPr>
            <w:tcW w:w="2535" w:type="dxa"/>
            <w:vAlign w:val="center"/>
          </w:tcPr>
          <w:p w14:paraId="5AD33639">
            <w:pPr>
              <w:jc w:val="right"/>
              <w:rPr>
                <w:rFonts w:ascii="Arial Narrow" w:hAnsi="Arial Narrow"/>
                <w:color w:val="000000"/>
                <w:szCs w:val="21"/>
                <w:lang w:eastAsia="zh-CN"/>
              </w:rPr>
            </w:pPr>
            <w:r>
              <w:rPr>
                <w:rFonts w:hint="eastAsia" w:ascii="Arial Narrow" w:hAnsi="Arial Narrow"/>
                <w:color w:val="000000"/>
                <w:szCs w:val="21"/>
                <w:lang w:eastAsia="zh-CN"/>
              </w:rPr>
              <w:t>344,937.27</w:t>
            </w:r>
          </w:p>
        </w:tc>
        <w:tc>
          <w:tcPr>
            <w:tcW w:w="2142" w:type="dxa"/>
            <w:vAlign w:val="center"/>
          </w:tcPr>
          <w:p w14:paraId="355F4575">
            <w:pPr>
              <w:jc w:val="right"/>
              <w:rPr>
                <w:rFonts w:ascii="Arial Narrow" w:hAnsi="Arial Narrow" w:cs="宋体"/>
                <w:color w:val="000000"/>
                <w:szCs w:val="21"/>
              </w:rPr>
            </w:pPr>
            <w:r>
              <w:rPr>
                <w:rFonts w:ascii="Arial Narrow" w:hAnsi="Arial Narrow"/>
                <w:color w:val="000000"/>
                <w:szCs w:val="21"/>
              </w:rPr>
              <w:t>1,752,670.99</w:t>
            </w:r>
          </w:p>
        </w:tc>
      </w:tr>
      <w:tr w14:paraId="7AF601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7D35B790">
            <w:pPr>
              <w:kinsoku w:val="0"/>
              <w:autoSpaceDE w:val="0"/>
              <w:autoSpaceDN w:val="0"/>
              <w:adjustRightInd w:val="0"/>
              <w:snapToGrid w:val="0"/>
              <w:spacing w:before="164" w:line="216" w:lineRule="auto"/>
              <w:ind w:left="49"/>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2535" w:type="dxa"/>
            <w:vAlign w:val="center"/>
          </w:tcPr>
          <w:p w14:paraId="1C9880C3">
            <w:pPr>
              <w:jc w:val="right"/>
              <w:rPr>
                <w:rFonts w:hint="eastAsia" w:ascii="Arial Narrow" w:hAnsi="Arial Narrow"/>
                <w:color w:val="000000"/>
                <w:szCs w:val="21"/>
                <w:lang w:eastAsia="zh-CN"/>
              </w:rPr>
            </w:pPr>
            <w:r>
              <w:rPr>
                <w:rFonts w:hint="eastAsia" w:ascii="Arial Narrow" w:hAnsi="Arial Narrow"/>
                <w:color w:val="000000"/>
                <w:szCs w:val="21"/>
                <w:lang w:val="en-US" w:eastAsia="zh-CN"/>
              </w:rPr>
              <w:t>2,895,081.60</w:t>
            </w:r>
          </w:p>
        </w:tc>
        <w:tc>
          <w:tcPr>
            <w:tcW w:w="2142" w:type="dxa"/>
            <w:vAlign w:val="center"/>
          </w:tcPr>
          <w:p w14:paraId="442A7EBF">
            <w:pPr>
              <w:jc w:val="right"/>
              <w:rPr>
                <w:rFonts w:ascii="Arial Narrow" w:hAnsi="Arial Narrow" w:cs="宋体"/>
                <w:color w:val="000000"/>
                <w:szCs w:val="21"/>
              </w:rPr>
            </w:pPr>
            <w:r>
              <w:rPr>
                <w:rFonts w:ascii="Arial Narrow" w:hAnsi="Arial Narrow"/>
                <w:color w:val="000000"/>
                <w:szCs w:val="21"/>
              </w:rPr>
              <w:t>2,421,273.40</w:t>
            </w:r>
          </w:p>
        </w:tc>
      </w:tr>
      <w:tr w14:paraId="6B10A0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32AD8C03">
            <w:pPr>
              <w:kinsoku w:val="0"/>
              <w:autoSpaceDE w:val="0"/>
              <w:autoSpaceDN w:val="0"/>
              <w:adjustRightInd w:val="0"/>
              <w:snapToGrid w:val="0"/>
              <w:spacing w:before="164" w:line="216" w:lineRule="auto"/>
              <w:ind w:left="5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应收股权转让款</w:t>
            </w:r>
          </w:p>
        </w:tc>
        <w:tc>
          <w:tcPr>
            <w:tcW w:w="2535" w:type="dxa"/>
            <w:vAlign w:val="center"/>
          </w:tcPr>
          <w:p w14:paraId="5B59319B">
            <w:pPr>
              <w:pStyle w:val="71"/>
              <w:spacing w:before="195" w:line="211" w:lineRule="auto"/>
              <w:ind w:left="1727"/>
              <w:jc w:val="right"/>
              <w:rPr>
                <w:sz w:val="21"/>
                <w:szCs w:val="21"/>
              </w:rPr>
            </w:pPr>
          </w:p>
        </w:tc>
        <w:tc>
          <w:tcPr>
            <w:tcW w:w="2142" w:type="dxa"/>
            <w:vAlign w:val="center"/>
          </w:tcPr>
          <w:p w14:paraId="2451178D">
            <w:pPr>
              <w:jc w:val="right"/>
              <w:rPr>
                <w:rFonts w:ascii="Arial Narrow" w:hAnsi="Arial Narrow" w:cs="宋体"/>
                <w:color w:val="000000"/>
                <w:szCs w:val="21"/>
              </w:rPr>
            </w:pPr>
            <w:r>
              <w:rPr>
                <w:rFonts w:ascii="Arial Narrow" w:hAnsi="Arial Narrow"/>
                <w:color w:val="000000"/>
                <w:szCs w:val="21"/>
              </w:rPr>
              <w:t>10,000,000.00</w:t>
            </w:r>
          </w:p>
        </w:tc>
      </w:tr>
      <w:tr w14:paraId="0F0C9A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753026C0">
            <w:pPr>
              <w:kinsoku w:val="0"/>
              <w:autoSpaceDE w:val="0"/>
              <w:autoSpaceDN w:val="0"/>
              <w:adjustRightInd w:val="0"/>
              <w:snapToGrid w:val="0"/>
              <w:spacing w:before="171" w:line="218" w:lineRule="auto"/>
              <w:ind w:left="1309"/>
              <w:rPr>
                <w:rFonts w:hint="eastAsia" w:ascii="仿宋" w:hAnsi="仿宋" w:eastAsia="仿宋" w:cs="仿宋"/>
                <w:color w:val="000000"/>
                <w:szCs w:val="21"/>
                <w:lang w:eastAsia="en-US"/>
              </w:rPr>
            </w:pPr>
            <w:r>
              <w:rPr>
                <w:rFonts w:hint="eastAsia" w:cs="Arial" w:asciiTheme="minorEastAsia" w:hAnsiTheme="minorEastAsia" w:eastAsiaTheme="minorEastAsia"/>
                <w:kern w:val="0"/>
                <w:szCs w:val="21"/>
              </w:rPr>
              <w:t>合计</w:t>
            </w:r>
          </w:p>
        </w:tc>
        <w:tc>
          <w:tcPr>
            <w:tcW w:w="2535" w:type="dxa"/>
            <w:vAlign w:val="center"/>
          </w:tcPr>
          <w:p w14:paraId="7C31FC2A">
            <w:pPr>
              <w:jc w:val="right"/>
              <w:rPr>
                <w:rFonts w:hint="eastAsia" w:eastAsia="宋体"/>
                <w:sz w:val="21"/>
                <w:szCs w:val="21"/>
                <w:lang w:eastAsia="zh-CN"/>
              </w:rPr>
            </w:pPr>
            <w:r>
              <w:rPr>
                <w:rFonts w:hint="eastAsia" w:ascii="Arial Narrow" w:hAnsi="Arial Narrow"/>
                <w:b/>
                <w:bCs/>
                <w:color w:val="000000"/>
                <w:szCs w:val="21"/>
                <w:lang w:val="en-US" w:eastAsia="zh-CN"/>
              </w:rPr>
              <w:t>28,750,948.71</w:t>
            </w:r>
          </w:p>
        </w:tc>
        <w:tc>
          <w:tcPr>
            <w:tcW w:w="2142" w:type="dxa"/>
            <w:vAlign w:val="center"/>
          </w:tcPr>
          <w:p w14:paraId="7CBA8071">
            <w:pPr>
              <w:jc w:val="right"/>
              <w:rPr>
                <w:rFonts w:ascii="Arial Narrow" w:hAnsi="Arial Narrow" w:cs="宋体"/>
                <w:b/>
                <w:bCs/>
                <w:color w:val="000000"/>
                <w:szCs w:val="21"/>
              </w:rPr>
            </w:pPr>
            <w:r>
              <w:rPr>
                <w:rFonts w:ascii="Arial Narrow" w:hAnsi="Arial Narrow"/>
                <w:b/>
                <w:bCs/>
                <w:color w:val="000000"/>
                <w:szCs w:val="21"/>
              </w:rPr>
              <w:t>42,643,717.00</w:t>
            </w:r>
          </w:p>
        </w:tc>
      </w:tr>
      <w:tr w14:paraId="62CBAE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5B2C185F">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535" w:type="dxa"/>
            <w:vAlign w:val="center"/>
          </w:tcPr>
          <w:p w14:paraId="2A58176A">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2,373,246.50</w:t>
            </w:r>
          </w:p>
        </w:tc>
        <w:tc>
          <w:tcPr>
            <w:tcW w:w="2142" w:type="dxa"/>
            <w:vAlign w:val="center"/>
          </w:tcPr>
          <w:p w14:paraId="6A205EA3">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1,989,185.14</w:t>
            </w:r>
          </w:p>
        </w:tc>
      </w:tr>
      <w:tr w14:paraId="665F80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75367F3A">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2535" w:type="dxa"/>
            <w:vAlign w:val="center"/>
          </w:tcPr>
          <w:p w14:paraId="648F7222">
            <w:pPr>
              <w:spacing w:line="400" w:lineRule="exact"/>
              <w:jc w:val="right"/>
              <w:rPr>
                <w:rFonts w:hint="eastAsia" w:eastAsia="宋体" w:cs="Arial" w:asciiTheme="minorEastAsia" w:hAnsiTheme="minorEastAsia"/>
                <w:szCs w:val="21"/>
                <w:lang w:eastAsia="zh-CN"/>
              </w:rPr>
            </w:pPr>
            <w:r>
              <w:rPr>
                <w:rFonts w:hint="eastAsia" w:ascii="Arial Narrow" w:hAnsi="Arial Narrow" w:eastAsia="Arial Narrow" w:cs="Arial Narrow"/>
                <w:b/>
                <w:bCs/>
                <w:color w:val="000000"/>
                <w:kern w:val="0"/>
                <w:sz w:val="21"/>
                <w:szCs w:val="21"/>
                <w:lang w:val="en-US" w:eastAsia="en-US" w:bidi="ar-SA"/>
              </w:rPr>
              <w:t>26,377,702.21</w:t>
            </w:r>
          </w:p>
        </w:tc>
        <w:tc>
          <w:tcPr>
            <w:tcW w:w="2142" w:type="dxa"/>
            <w:vAlign w:val="center"/>
          </w:tcPr>
          <w:p w14:paraId="79E2F2BB">
            <w:pPr>
              <w:spacing w:line="400" w:lineRule="exact"/>
              <w:jc w:val="right"/>
              <w:rPr>
                <w:rFonts w:ascii="Arial Narrow" w:hAnsi="Arial Narrow"/>
                <w:b/>
                <w:bCs/>
                <w:color w:val="000000"/>
                <w:szCs w:val="21"/>
              </w:rPr>
            </w:pPr>
            <w:r>
              <w:rPr>
                <w:rFonts w:ascii="Arial Narrow" w:hAnsi="Arial Narrow"/>
                <w:b/>
                <w:bCs/>
                <w:color w:val="000000"/>
                <w:szCs w:val="21"/>
              </w:rPr>
              <w:t>40,654,531.86</w:t>
            </w:r>
          </w:p>
        </w:tc>
      </w:tr>
    </w:tbl>
    <w:p w14:paraId="0D670192">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3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③</w:t>
      </w:r>
      <w:r>
        <w:rPr>
          <w:rFonts w:cs="Arial" w:asciiTheme="minorEastAsia" w:hAnsiTheme="minorEastAsia" w:eastAsiaTheme="minorEastAsia"/>
          <w:szCs w:val="21"/>
        </w:rPr>
        <w:fldChar w:fldCharType="end"/>
      </w:r>
      <w:r>
        <w:rPr>
          <w:rFonts w:cs="Arial" w:asciiTheme="minorEastAsia" w:hAnsiTheme="minorEastAsia" w:eastAsiaTheme="minorEastAsia"/>
          <w:szCs w:val="21"/>
        </w:rPr>
        <w:t>坏账准备计提情况</w:t>
      </w:r>
    </w:p>
    <w:tbl>
      <w:tblPr>
        <w:tblStyle w:val="20"/>
        <w:tblW w:w="0" w:type="auto"/>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222"/>
        <w:gridCol w:w="1806"/>
        <w:gridCol w:w="1607"/>
        <w:gridCol w:w="1991"/>
        <w:gridCol w:w="1590"/>
      </w:tblGrid>
      <w:tr w14:paraId="1B4BD2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22" w:type="dxa"/>
            <w:vMerge w:val="restart"/>
            <w:vAlign w:val="center"/>
          </w:tcPr>
          <w:p w14:paraId="5F4D1C9D">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坏账准备</w:t>
            </w:r>
          </w:p>
        </w:tc>
        <w:tc>
          <w:tcPr>
            <w:tcW w:w="1806" w:type="dxa"/>
            <w:vAlign w:val="center"/>
          </w:tcPr>
          <w:p w14:paraId="02D0AEBD">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第一阶段</w:t>
            </w:r>
          </w:p>
        </w:tc>
        <w:tc>
          <w:tcPr>
            <w:tcW w:w="1607" w:type="dxa"/>
            <w:vAlign w:val="center"/>
          </w:tcPr>
          <w:p w14:paraId="0969C629">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第二阶段</w:t>
            </w:r>
          </w:p>
        </w:tc>
        <w:tc>
          <w:tcPr>
            <w:tcW w:w="1991" w:type="dxa"/>
            <w:vAlign w:val="center"/>
          </w:tcPr>
          <w:p w14:paraId="233DE30B">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第三阶段</w:t>
            </w:r>
          </w:p>
        </w:tc>
        <w:tc>
          <w:tcPr>
            <w:tcW w:w="1590" w:type="dxa"/>
            <w:vMerge w:val="restart"/>
            <w:vAlign w:val="center"/>
          </w:tcPr>
          <w:p w14:paraId="25292ECA">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r>
      <w:tr w14:paraId="26AC56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22" w:type="dxa"/>
            <w:vMerge w:val="continue"/>
          </w:tcPr>
          <w:p w14:paraId="7A2409FF">
            <w:pPr>
              <w:spacing w:line="400" w:lineRule="exact"/>
              <w:rPr>
                <w:rFonts w:hint="eastAsia" w:cs="Arial" w:asciiTheme="minorEastAsia" w:hAnsiTheme="minorEastAsia" w:eastAsiaTheme="minorEastAsia"/>
                <w:szCs w:val="21"/>
              </w:rPr>
            </w:pPr>
          </w:p>
        </w:tc>
        <w:tc>
          <w:tcPr>
            <w:tcW w:w="1806" w:type="dxa"/>
            <w:vAlign w:val="center"/>
          </w:tcPr>
          <w:p w14:paraId="2712BFDA">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未来</w:t>
            </w:r>
            <w:r>
              <w:rPr>
                <w:rFonts w:hint="eastAsia" w:cs="Arial" w:asciiTheme="minorEastAsia" w:hAnsiTheme="minorEastAsia" w:eastAsiaTheme="minorEastAsia"/>
                <w:szCs w:val="21"/>
              </w:rPr>
              <w:t>12个月预期信用损失</w:t>
            </w:r>
          </w:p>
        </w:tc>
        <w:tc>
          <w:tcPr>
            <w:tcW w:w="1607" w:type="dxa"/>
            <w:vAlign w:val="center"/>
          </w:tcPr>
          <w:p w14:paraId="4ECB3F00">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整个存续期预期信用损失</w:t>
            </w:r>
            <w:r>
              <w:rPr>
                <w:rFonts w:hint="eastAsia" w:cs="Arial" w:asciiTheme="minorEastAsia" w:hAnsiTheme="minorEastAsia" w:eastAsiaTheme="minorEastAsia"/>
                <w:szCs w:val="21"/>
              </w:rPr>
              <w:t>（未发生信用减值）</w:t>
            </w:r>
          </w:p>
        </w:tc>
        <w:tc>
          <w:tcPr>
            <w:tcW w:w="1991" w:type="dxa"/>
            <w:vAlign w:val="center"/>
          </w:tcPr>
          <w:p w14:paraId="033D31DA">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整个存续期预期信用损失</w:t>
            </w:r>
            <w:r>
              <w:rPr>
                <w:rFonts w:hint="eastAsia" w:cs="Arial" w:asciiTheme="minorEastAsia" w:hAnsiTheme="minorEastAsia" w:eastAsiaTheme="minorEastAsia"/>
                <w:szCs w:val="21"/>
              </w:rPr>
              <w:t>（已发生信用减值）</w:t>
            </w:r>
          </w:p>
        </w:tc>
        <w:tc>
          <w:tcPr>
            <w:tcW w:w="1590" w:type="dxa"/>
            <w:vMerge w:val="continue"/>
          </w:tcPr>
          <w:p w14:paraId="7225C4F8">
            <w:pPr>
              <w:spacing w:line="400" w:lineRule="exact"/>
              <w:rPr>
                <w:rFonts w:hint="eastAsia" w:cs="Arial" w:asciiTheme="minorEastAsia" w:hAnsiTheme="minorEastAsia" w:eastAsiaTheme="minorEastAsia"/>
                <w:szCs w:val="21"/>
              </w:rPr>
            </w:pPr>
          </w:p>
        </w:tc>
      </w:tr>
      <w:tr w14:paraId="23D380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22BFD0BC">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1806" w:type="dxa"/>
            <w:vAlign w:val="center"/>
          </w:tcPr>
          <w:p w14:paraId="2F306D4C">
            <w:pPr>
              <w:pStyle w:val="71"/>
              <w:spacing w:before="200" w:line="208" w:lineRule="auto"/>
              <w:ind w:left="608"/>
              <w:jc w:val="right"/>
              <w:rPr>
                <w:rFonts w:hint="eastAsia" w:ascii="Arial Narrow" w:hAnsi="Arial Narrow" w:eastAsia="Arial Narrow" w:cs="Arial Narrow"/>
                <w:color w:val="000000"/>
                <w:spacing w:val="-2"/>
                <w:kern w:val="0"/>
                <w:sz w:val="21"/>
                <w:szCs w:val="21"/>
                <w:lang w:val="en-US" w:eastAsia="zh-CN" w:bidi="ar-SA"/>
              </w:rPr>
            </w:pPr>
            <w:r>
              <w:rPr>
                <w:rFonts w:hint="eastAsia" w:ascii="Arial Narrow" w:hAnsi="Arial Narrow" w:eastAsia="Arial Narrow" w:cs="Arial Narrow"/>
                <w:color w:val="000000"/>
                <w:spacing w:val="-2"/>
                <w:kern w:val="0"/>
                <w:sz w:val="21"/>
                <w:szCs w:val="21"/>
                <w:lang w:val="en-US" w:eastAsia="zh-CN" w:bidi="ar-SA"/>
              </w:rPr>
              <w:t>1,693,085.14</w:t>
            </w:r>
          </w:p>
        </w:tc>
        <w:tc>
          <w:tcPr>
            <w:tcW w:w="1607" w:type="dxa"/>
            <w:vAlign w:val="center"/>
          </w:tcPr>
          <w:p w14:paraId="5DA15BE7">
            <w:pPr>
              <w:kinsoku w:val="0"/>
              <w:autoSpaceDE w:val="0"/>
              <w:autoSpaceDN w:val="0"/>
              <w:adjustRightInd w:val="0"/>
              <w:snapToGrid w:val="0"/>
              <w:jc w:val="right"/>
              <w:rPr>
                <w:rFonts w:hint="eastAsia" w:ascii="Arial Narrow" w:hAnsi="Arial Narrow" w:eastAsia="Arial Narrow" w:cs="Arial Narrow"/>
                <w:color w:val="000000"/>
                <w:spacing w:val="-2"/>
                <w:kern w:val="0"/>
                <w:sz w:val="21"/>
                <w:szCs w:val="21"/>
                <w:lang w:val="en-US" w:eastAsia="en-US" w:bidi="ar-SA"/>
              </w:rPr>
            </w:pPr>
          </w:p>
        </w:tc>
        <w:tc>
          <w:tcPr>
            <w:tcW w:w="1991" w:type="dxa"/>
            <w:vAlign w:val="center"/>
          </w:tcPr>
          <w:p w14:paraId="05409716">
            <w:pPr>
              <w:pStyle w:val="71"/>
              <w:spacing w:before="200" w:line="208" w:lineRule="auto"/>
              <w:ind w:left="923"/>
              <w:jc w:val="right"/>
              <w:rPr>
                <w:rFonts w:hint="eastAsia" w:ascii="Arial Narrow" w:hAnsi="Arial Narrow" w:eastAsia="Arial Narrow" w:cs="Arial Narrow"/>
                <w:color w:val="000000"/>
                <w:spacing w:val="-2"/>
                <w:kern w:val="0"/>
                <w:sz w:val="21"/>
                <w:szCs w:val="21"/>
                <w:lang w:val="en-US" w:eastAsia="zh-CN" w:bidi="ar-SA"/>
              </w:rPr>
            </w:pPr>
            <w:r>
              <w:rPr>
                <w:rFonts w:hint="eastAsia" w:ascii="Arial Narrow" w:hAnsi="Arial Narrow" w:eastAsia="Arial Narrow" w:cs="Arial Narrow"/>
                <w:color w:val="000000"/>
                <w:spacing w:val="-2"/>
                <w:kern w:val="0"/>
                <w:sz w:val="21"/>
                <w:szCs w:val="21"/>
                <w:lang w:val="en-US" w:eastAsia="zh-CN" w:bidi="ar-SA"/>
              </w:rPr>
              <w:t>296,100.00</w:t>
            </w:r>
          </w:p>
        </w:tc>
        <w:tc>
          <w:tcPr>
            <w:tcW w:w="1590" w:type="dxa"/>
            <w:vAlign w:val="center"/>
          </w:tcPr>
          <w:p w14:paraId="586974E7">
            <w:pPr>
              <w:pStyle w:val="71"/>
              <w:spacing w:before="200" w:line="208" w:lineRule="auto"/>
              <w:ind w:left="374"/>
              <w:jc w:val="right"/>
              <w:rPr>
                <w:rFonts w:hint="eastAsia" w:ascii="Arial Narrow" w:hAnsi="Arial Narrow" w:eastAsia="Arial Narrow" w:cs="Arial Narrow"/>
                <w:color w:val="000000"/>
                <w:spacing w:val="-2"/>
                <w:kern w:val="0"/>
                <w:sz w:val="21"/>
                <w:szCs w:val="21"/>
                <w:lang w:val="en-US" w:eastAsia="zh-CN" w:bidi="ar-SA"/>
              </w:rPr>
            </w:pPr>
            <w:bookmarkStart w:id="38" w:name="OLE_LINK56"/>
            <w:r>
              <w:rPr>
                <w:rFonts w:hint="eastAsia" w:ascii="Arial Narrow" w:hAnsi="Arial Narrow" w:eastAsia="Arial Narrow" w:cs="Arial Narrow"/>
                <w:color w:val="000000"/>
                <w:spacing w:val="-2"/>
                <w:kern w:val="0"/>
                <w:sz w:val="21"/>
                <w:szCs w:val="21"/>
                <w:lang w:val="en-US" w:eastAsia="zh-CN" w:bidi="ar-SA"/>
              </w:rPr>
              <w:t>1,989,185.14</w:t>
            </w:r>
            <w:bookmarkEnd w:id="38"/>
          </w:p>
        </w:tc>
      </w:tr>
      <w:tr w14:paraId="6515E9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1F6373B4">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上年年末其他应收款账面余额在本期：</w:t>
            </w:r>
          </w:p>
        </w:tc>
        <w:tc>
          <w:tcPr>
            <w:tcW w:w="1806" w:type="dxa"/>
            <w:vAlign w:val="center"/>
          </w:tcPr>
          <w:p w14:paraId="033649AB">
            <w:pPr>
              <w:spacing w:line="400" w:lineRule="exact"/>
              <w:jc w:val="right"/>
              <w:rPr>
                <w:rFonts w:hint="eastAsia" w:cs="Arial" w:asciiTheme="minorEastAsia" w:hAnsiTheme="minorEastAsia" w:eastAsiaTheme="minorEastAsia"/>
                <w:szCs w:val="21"/>
              </w:rPr>
            </w:pPr>
          </w:p>
        </w:tc>
        <w:tc>
          <w:tcPr>
            <w:tcW w:w="1607" w:type="dxa"/>
            <w:vAlign w:val="center"/>
          </w:tcPr>
          <w:p w14:paraId="33A5F933">
            <w:pPr>
              <w:spacing w:line="400" w:lineRule="exact"/>
              <w:jc w:val="right"/>
              <w:rPr>
                <w:rFonts w:hint="eastAsia" w:cs="Arial" w:asciiTheme="minorEastAsia" w:hAnsiTheme="minorEastAsia" w:eastAsiaTheme="minorEastAsia"/>
                <w:szCs w:val="21"/>
              </w:rPr>
            </w:pPr>
          </w:p>
        </w:tc>
        <w:tc>
          <w:tcPr>
            <w:tcW w:w="1991" w:type="dxa"/>
            <w:vAlign w:val="center"/>
          </w:tcPr>
          <w:p w14:paraId="0739D68F">
            <w:pPr>
              <w:spacing w:line="400" w:lineRule="exact"/>
              <w:jc w:val="right"/>
              <w:rPr>
                <w:rFonts w:hint="eastAsia" w:cs="Arial" w:asciiTheme="minorEastAsia" w:hAnsiTheme="minorEastAsia" w:eastAsiaTheme="minorEastAsia"/>
                <w:szCs w:val="21"/>
              </w:rPr>
            </w:pPr>
          </w:p>
        </w:tc>
        <w:tc>
          <w:tcPr>
            <w:tcW w:w="1590" w:type="dxa"/>
            <w:vAlign w:val="center"/>
          </w:tcPr>
          <w:p w14:paraId="74807BF3">
            <w:pPr>
              <w:spacing w:line="400" w:lineRule="exact"/>
              <w:jc w:val="right"/>
              <w:rPr>
                <w:rFonts w:hint="eastAsia" w:cs="Arial" w:asciiTheme="minorEastAsia" w:hAnsiTheme="minorEastAsia" w:eastAsiaTheme="minorEastAsia"/>
                <w:szCs w:val="21"/>
              </w:rPr>
            </w:pPr>
          </w:p>
        </w:tc>
      </w:tr>
      <w:tr w14:paraId="72E4A6B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7B63F18B">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转入第二阶段</w:t>
            </w:r>
          </w:p>
        </w:tc>
        <w:tc>
          <w:tcPr>
            <w:tcW w:w="1806" w:type="dxa"/>
            <w:vAlign w:val="center"/>
          </w:tcPr>
          <w:p w14:paraId="59578727">
            <w:pPr>
              <w:spacing w:line="400" w:lineRule="exact"/>
              <w:jc w:val="right"/>
              <w:rPr>
                <w:rFonts w:hint="eastAsia" w:cs="Arial" w:asciiTheme="minorEastAsia" w:hAnsiTheme="minorEastAsia" w:eastAsiaTheme="minorEastAsia"/>
                <w:szCs w:val="21"/>
              </w:rPr>
            </w:pPr>
          </w:p>
        </w:tc>
        <w:tc>
          <w:tcPr>
            <w:tcW w:w="1607" w:type="dxa"/>
            <w:vAlign w:val="center"/>
          </w:tcPr>
          <w:p w14:paraId="709B56A5">
            <w:pPr>
              <w:spacing w:line="400" w:lineRule="exact"/>
              <w:jc w:val="right"/>
              <w:rPr>
                <w:rFonts w:hint="eastAsia" w:cs="Arial" w:asciiTheme="minorEastAsia" w:hAnsiTheme="minorEastAsia" w:eastAsiaTheme="minorEastAsia"/>
                <w:szCs w:val="21"/>
              </w:rPr>
            </w:pPr>
          </w:p>
        </w:tc>
        <w:tc>
          <w:tcPr>
            <w:tcW w:w="1991" w:type="dxa"/>
            <w:vAlign w:val="center"/>
          </w:tcPr>
          <w:p w14:paraId="00B4CADE">
            <w:pPr>
              <w:spacing w:line="400" w:lineRule="exact"/>
              <w:jc w:val="right"/>
              <w:rPr>
                <w:rFonts w:hint="eastAsia" w:cs="Arial" w:asciiTheme="minorEastAsia" w:hAnsiTheme="minorEastAsia" w:eastAsiaTheme="minorEastAsia"/>
                <w:szCs w:val="21"/>
              </w:rPr>
            </w:pPr>
          </w:p>
        </w:tc>
        <w:tc>
          <w:tcPr>
            <w:tcW w:w="1590" w:type="dxa"/>
            <w:vAlign w:val="center"/>
          </w:tcPr>
          <w:p w14:paraId="2B80FC06">
            <w:pPr>
              <w:spacing w:line="400" w:lineRule="exact"/>
              <w:jc w:val="right"/>
              <w:rPr>
                <w:rFonts w:hint="eastAsia" w:cs="Arial" w:asciiTheme="minorEastAsia" w:hAnsiTheme="minorEastAsia" w:eastAsiaTheme="minorEastAsia"/>
                <w:szCs w:val="21"/>
              </w:rPr>
            </w:pPr>
          </w:p>
        </w:tc>
      </w:tr>
      <w:tr w14:paraId="703D3B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209F5419">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转入第三阶段</w:t>
            </w:r>
          </w:p>
        </w:tc>
        <w:tc>
          <w:tcPr>
            <w:tcW w:w="1806" w:type="dxa"/>
            <w:vAlign w:val="center"/>
          </w:tcPr>
          <w:p w14:paraId="199E1CB6">
            <w:pPr>
              <w:spacing w:line="400" w:lineRule="exact"/>
              <w:jc w:val="right"/>
              <w:rPr>
                <w:rFonts w:hint="eastAsia" w:cs="Arial" w:asciiTheme="minorEastAsia" w:hAnsiTheme="minorEastAsia" w:eastAsiaTheme="minorEastAsia"/>
                <w:szCs w:val="21"/>
              </w:rPr>
            </w:pPr>
          </w:p>
        </w:tc>
        <w:tc>
          <w:tcPr>
            <w:tcW w:w="1607" w:type="dxa"/>
            <w:vAlign w:val="center"/>
          </w:tcPr>
          <w:p w14:paraId="0D78D9F1">
            <w:pPr>
              <w:spacing w:line="400" w:lineRule="exact"/>
              <w:jc w:val="right"/>
              <w:rPr>
                <w:rFonts w:hint="eastAsia" w:cs="Arial" w:asciiTheme="minorEastAsia" w:hAnsiTheme="minorEastAsia" w:eastAsiaTheme="minorEastAsia"/>
                <w:szCs w:val="21"/>
              </w:rPr>
            </w:pPr>
          </w:p>
        </w:tc>
        <w:tc>
          <w:tcPr>
            <w:tcW w:w="1991" w:type="dxa"/>
            <w:vAlign w:val="center"/>
          </w:tcPr>
          <w:p w14:paraId="7DE56826">
            <w:pPr>
              <w:spacing w:line="400" w:lineRule="exact"/>
              <w:jc w:val="right"/>
              <w:rPr>
                <w:rFonts w:hint="eastAsia" w:cs="Arial" w:asciiTheme="minorEastAsia" w:hAnsiTheme="minorEastAsia" w:eastAsiaTheme="minorEastAsia"/>
                <w:szCs w:val="21"/>
              </w:rPr>
            </w:pPr>
          </w:p>
        </w:tc>
        <w:tc>
          <w:tcPr>
            <w:tcW w:w="1590" w:type="dxa"/>
            <w:vAlign w:val="center"/>
          </w:tcPr>
          <w:p w14:paraId="7BDD9065">
            <w:pPr>
              <w:spacing w:line="400" w:lineRule="exact"/>
              <w:jc w:val="right"/>
              <w:rPr>
                <w:rFonts w:hint="eastAsia" w:cs="Arial" w:asciiTheme="minorEastAsia" w:hAnsiTheme="minorEastAsia" w:eastAsiaTheme="minorEastAsia"/>
                <w:szCs w:val="21"/>
              </w:rPr>
            </w:pPr>
          </w:p>
        </w:tc>
      </w:tr>
      <w:tr w14:paraId="23E068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1625BCE0">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转回第二阶段</w:t>
            </w:r>
          </w:p>
        </w:tc>
        <w:tc>
          <w:tcPr>
            <w:tcW w:w="1806" w:type="dxa"/>
            <w:vAlign w:val="center"/>
          </w:tcPr>
          <w:p w14:paraId="6BE1444B">
            <w:pPr>
              <w:spacing w:line="400" w:lineRule="exact"/>
              <w:jc w:val="right"/>
              <w:rPr>
                <w:rFonts w:hint="eastAsia" w:cs="Arial" w:asciiTheme="minorEastAsia" w:hAnsiTheme="minorEastAsia" w:eastAsiaTheme="minorEastAsia"/>
                <w:szCs w:val="21"/>
              </w:rPr>
            </w:pPr>
          </w:p>
        </w:tc>
        <w:tc>
          <w:tcPr>
            <w:tcW w:w="1607" w:type="dxa"/>
            <w:vAlign w:val="center"/>
          </w:tcPr>
          <w:p w14:paraId="11A648AC">
            <w:pPr>
              <w:spacing w:line="400" w:lineRule="exact"/>
              <w:jc w:val="right"/>
              <w:rPr>
                <w:rFonts w:hint="eastAsia" w:cs="Arial" w:asciiTheme="minorEastAsia" w:hAnsiTheme="minorEastAsia" w:eastAsiaTheme="minorEastAsia"/>
                <w:szCs w:val="21"/>
              </w:rPr>
            </w:pPr>
          </w:p>
        </w:tc>
        <w:tc>
          <w:tcPr>
            <w:tcW w:w="1991" w:type="dxa"/>
            <w:vAlign w:val="center"/>
          </w:tcPr>
          <w:p w14:paraId="7198ABD0">
            <w:pPr>
              <w:spacing w:line="400" w:lineRule="exact"/>
              <w:jc w:val="right"/>
              <w:rPr>
                <w:rFonts w:hint="eastAsia" w:cs="Arial" w:asciiTheme="minorEastAsia" w:hAnsiTheme="minorEastAsia" w:eastAsiaTheme="minorEastAsia"/>
                <w:szCs w:val="21"/>
              </w:rPr>
            </w:pPr>
          </w:p>
        </w:tc>
        <w:tc>
          <w:tcPr>
            <w:tcW w:w="1590" w:type="dxa"/>
            <w:vAlign w:val="center"/>
          </w:tcPr>
          <w:p w14:paraId="61C50333">
            <w:pPr>
              <w:spacing w:line="400" w:lineRule="exact"/>
              <w:jc w:val="right"/>
              <w:rPr>
                <w:rFonts w:hint="eastAsia" w:cs="Arial" w:asciiTheme="minorEastAsia" w:hAnsiTheme="minorEastAsia" w:eastAsiaTheme="minorEastAsia"/>
                <w:szCs w:val="21"/>
              </w:rPr>
            </w:pPr>
          </w:p>
        </w:tc>
      </w:tr>
      <w:tr w14:paraId="2E5083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7911DBDE">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转回第一阶段</w:t>
            </w:r>
          </w:p>
        </w:tc>
        <w:tc>
          <w:tcPr>
            <w:tcW w:w="1806" w:type="dxa"/>
            <w:vAlign w:val="center"/>
          </w:tcPr>
          <w:p w14:paraId="01510375">
            <w:pPr>
              <w:spacing w:line="400" w:lineRule="exact"/>
              <w:jc w:val="right"/>
              <w:rPr>
                <w:rFonts w:hint="eastAsia" w:cs="Arial" w:asciiTheme="minorEastAsia" w:hAnsiTheme="minorEastAsia" w:eastAsiaTheme="minorEastAsia"/>
                <w:szCs w:val="21"/>
              </w:rPr>
            </w:pPr>
          </w:p>
        </w:tc>
        <w:tc>
          <w:tcPr>
            <w:tcW w:w="1607" w:type="dxa"/>
            <w:vAlign w:val="center"/>
          </w:tcPr>
          <w:p w14:paraId="25C4A7CB">
            <w:pPr>
              <w:spacing w:line="400" w:lineRule="exact"/>
              <w:jc w:val="right"/>
              <w:rPr>
                <w:rFonts w:hint="eastAsia" w:cs="Arial" w:asciiTheme="minorEastAsia" w:hAnsiTheme="minorEastAsia" w:eastAsiaTheme="minorEastAsia"/>
                <w:szCs w:val="21"/>
              </w:rPr>
            </w:pPr>
          </w:p>
        </w:tc>
        <w:tc>
          <w:tcPr>
            <w:tcW w:w="1991" w:type="dxa"/>
            <w:vAlign w:val="center"/>
          </w:tcPr>
          <w:p w14:paraId="2B29D7C6">
            <w:pPr>
              <w:spacing w:line="400" w:lineRule="exact"/>
              <w:jc w:val="right"/>
              <w:rPr>
                <w:rFonts w:hint="eastAsia" w:cs="Arial" w:asciiTheme="minorEastAsia" w:hAnsiTheme="minorEastAsia" w:eastAsiaTheme="minorEastAsia"/>
                <w:szCs w:val="21"/>
              </w:rPr>
            </w:pPr>
          </w:p>
        </w:tc>
        <w:tc>
          <w:tcPr>
            <w:tcW w:w="1590" w:type="dxa"/>
            <w:vAlign w:val="center"/>
          </w:tcPr>
          <w:p w14:paraId="36484ED7">
            <w:pPr>
              <w:spacing w:line="400" w:lineRule="exact"/>
              <w:jc w:val="right"/>
              <w:rPr>
                <w:rFonts w:hint="eastAsia" w:cs="Arial" w:asciiTheme="minorEastAsia" w:hAnsiTheme="minorEastAsia" w:eastAsiaTheme="minorEastAsia"/>
                <w:szCs w:val="21"/>
              </w:rPr>
            </w:pPr>
          </w:p>
        </w:tc>
      </w:tr>
      <w:tr w14:paraId="360B80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511C2AD2">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计提</w:t>
            </w:r>
          </w:p>
        </w:tc>
        <w:tc>
          <w:tcPr>
            <w:tcW w:w="1806" w:type="dxa"/>
            <w:shd w:val="clear" w:color="auto" w:fill="auto"/>
            <w:vAlign w:val="center"/>
          </w:tcPr>
          <w:p w14:paraId="6D839591">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zh-CN" w:bidi="ar-SA"/>
              </w:rPr>
            </w:pPr>
            <w:r>
              <w:rPr>
                <w:rFonts w:hint="eastAsia" w:ascii="Arial Narrow" w:hAnsi="Arial Narrow" w:eastAsia="Arial Narrow" w:cs="Arial Narrow"/>
                <w:color w:val="000000"/>
                <w:spacing w:val="-2"/>
                <w:kern w:val="0"/>
                <w:sz w:val="21"/>
                <w:szCs w:val="21"/>
                <w:lang w:val="en-US" w:eastAsia="zh-CN" w:bidi="ar-SA"/>
              </w:rPr>
              <w:t>384,061.36</w:t>
            </w:r>
          </w:p>
        </w:tc>
        <w:tc>
          <w:tcPr>
            <w:tcW w:w="1607" w:type="dxa"/>
            <w:vAlign w:val="center"/>
          </w:tcPr>
          <w:p w14:paraId="4898F389">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zh-CN" w:bidi="ar-SA"/>
              </w:rPr>
            </w:pPr>
          </w:p>
        </w:tc>
        <w:tc>
          <w:tcPr>
            <w:tcW w:w="1991" w:type="dxa"/>
            <w:vAlign w:val="center"/>
          </w:tcPr>
          <w:p w14:paraId="00134DD5">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zh-CN" w:bidi="ar-SA"/>
              </w:rPr>
            </w:pPr>
          </w:p>
        </w:tc>
        <w:tc>
          <w:tcPr>
            <w:tcW w:w="1590" w:type="dxa"/>
            <w:vAlign w:val="center"/>
          </w:tcPr>
          <w:p w14:paraId="44799900">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zh-CN" w:bidi="ar-SA"/>
              </w:rPr>
            </w:pPr>
            <w:r>
              <w:rPr>
                <w:rFonts w:hint="eastAsia" w:ascii="Arial Narrow" w:hAnsi="Arial Narrow" w:eastAsia="Arial Narrow" w:cs="Arial Narrow"/>
                <w:color w:val="000000"/>
                <w:spacing w:val="-2"/>
                <w:kern w:val="0"/>
                <w:sz w:val="21"/>
                <w:szCs w:val="21"/>
                <w:lang w:val="en-US" w:eastAsia="zh-CN" w:bidi="ar-SA"/>
              </w:rPr>
              <w:t>384,061.36</w:t>
            </w:r>
          </w:p>
        </w:tc>
      </w:tr>
      <w:tr w14:paraId="429692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5D45694B">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转回</w:t>
            </w:r>
          </w:p>
        </w:tc>
        <w:tc>
          <w:tcPr>
            <w:tcW w:w="1806" w:type="dxa"/>
            <w:vAlign w:val="center"/>
          </w:tcPr>
          <w:p w14:paraId="4A17BBB3">
            <w:pPr>
              <w:spacing w:line="400" w:lineRule="exact"/>
              <w:jc w:val="right"/>
              <w:rPr>
                <w:rFonts w:hint="eastAsia" w:cs="Arial" w:asciiTheme="minorEastAsia" w:hAnsiTheme="minorEastAsia" w:eastAsiaTheme="minorEastAsia"/>
                <w:szCs w:val="21"/>
              </w:rPr>
            </w:pPr>
          </w:p>
        </w:tc>
        <w:tc>
          <w:tcPr>
            <w:tcW w:w="1607" w:type="dxa"/>
            <w:vAlign w:val="center"/>
          </w:tcPr>
          <w:p w14:paraId="5E4FB80F">
            <w:pPr>
              <w:spacing w:line="400" w:lineRule="exact"/>
              <w:jc w:val="right"/>
              <w:rPr>
                <w:rFonts w:hint="eastAsia" w:cs="Arial" w:asciiTheme="minorEastAsia" w:hAnsiTheme="minorEastAsia" w:eastAsiaTheme="minorEastAsia"/>
                <w:szCs w:val="21"/>
              </w:rPr>
            </w:pPr>
          </w:p>
        </w:tc>
        <w:tc>
          <w:tcPr>
            <w:tcW w:w="1991" w:type="dxa"/>
            <w:vAlign w:val="center"/>
          </w:tcPr>
          <w:p w14:paraId="46747C20">
            <w:pPr>
              <w:spacing w:line="400" w:lineRule="exact"/>
              <w:jc w:val="right"/>
              <w:rPr>
                <w:rFonts w:hint="eastAsia" w:cs="Arial" w:asciiTheme="minorEastAsia" w:hAnsiTheme="minorEastAsia" w:eastAsiaTheme="minorEastAsia"/>
                <w:szCs w:val="21"/>
              </w:rPr>
            </w:pPr>
          </w:p>
        </w:tc>
        <w:tc>
          <w:tcPr>
            <w:tcW w:w="1590" w:type="dxa"/>
            <w:vAlign w:val="center"/>
          </w:tcPr>
          <w:p w14:paraId="619A8E01">
            <w:pPr>
              <w:spacing w:line="400" w:lineRule="exact"/>
              <w:jc w:val="right"/>
              <w:rPr>
                <w:rFonts w:hint="eastAsia" w:cs="Arial" w:asciiTheme="minorEastAsia" w:hAnsiTheme="minorEastAsia" w:eastAsiaTheme="minorEastAsia"/>
                <w:szCs w:val="21"/>
              </w:rPr>
            </w:pPr>
          </w:p>
        </w:tc>
      </w:tr>
      <w:tr w14:paraId="755EAF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08525AF7">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转销</w:t>
            </w:r>
          </w:p>
        </w:tc>
        <w:tc>
          <w:tcPr>
            <w:tcW w:w="1806" w:type="dxa"/>
            <w:vAlign w:val="center"/>
          </w:tcPr>
          <w:p w14:paraId="75C20885">
            <w:pPr>
              <w:spacing w:line="400" w:lineRule="exact"/>
              <w:jc w:val="right"/>
              <w:rPr>
                <w:rFonts w:hint="eastAsia" w:cs="Arial" w:asciiTheme="minorEastAsia" w:hAnsiTheme="minorEastAsia" w:eastAsiaTheme="minorEastAsia"/>
                <w:szCs w:val="21"/>
              </w:rPr>
            </w:pPr>
          </w:p>
        </w:tc>
        <w:tc>
          <w:tcPr>
            <w:tcW w:w="1607" w:type="dxa"/>
            <w:vAlign w:val="center"/>
          </w:tcPr>
          <w:p w14:paraId="14ED1FB7">
            <w:pPr>
              <w:spacing w:line="400" w:lineRule="exact"/>
              <w:jc w:val="right"/>
              <w:rPr>
                <w:rFonts w:hint="eastAsia" w:cs="Arial" w:asciiTheme="minorEastAsia" w:hAnsiTheme="minorEastAsia" w:eastAsiaTheme="minorEastAsia"/>
                <w:szCs w:val="21"/>
              </w:rPr>
            </w:pPr>
          </w:p>
        </w:tc>
        <w:tc>
          <w:tcPr>
            <w:tcW w:w="1991" w:type="dxa"/>
            <w:vAlign w:val="center"/>
          </w:tcPr>
          <w:p w14:paraId="75C6C4C3">
            <w:pPr>
              <w:spacing w:line="400" w:lineRule="exact"/>
              <w:jc w:val="right"/>
              <w:rPr>
                <w:rFonts w:hint="eastAsia" w:cs="Arial" w:asciiTheme="minorEastAsia" w:hAnsiTheme="minorEastAsia" w:eastAsiaTheme="minorEastAsia"/>
                <w:szCs w:val="21"/>
              </w:rPr>
            </w:pPr>
          </w:p>
        </w:tc>
        <w:tc>
          <w:tcPr>
            <w:tcW w:w="1590" w:type="dxa"/>
            <w:vAlign w:val="center"/>
          </w:tcPr>
          <w:p w14:paraId="18CC53F3">
            <w:pPr>
              <w:spacing w:line="400" w:lineRule="exact"/>
              <w:jc w:val="right"/>
              <w:rPr>
                <w:rFonts w:hint="eastAsia" w:cs="Arial" w:asciiTheme="minorEastAsia" w:hAnsiTheme="minorEastAsia" w:eastAsiaTheme="minorEastAsia"/>
                <w:szCs w:val="21"/>
              </w:rPr>
            </w:pPr>
          </w:p>
        </w:tc>
      </w:tr>
      <w:tr w14:paraId="4A4CE5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21DB5029">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核销</w:t>
            </w:r>
          </w:p>
        </w:tc>
        <w:tc>
          <w:tcPr>
            <w:tcW w:w="1806" w:type="dxa"/>
            <w:vAlign w:val="center"/>
          </w:tcPr>
          <w:p w14:paraId="1995F182">
            <w:pPr>
              <w:spacing w:line="400" w:lineRule="exact"/>
              <w:jc w:val="right"/>
              <w:rPr>
                <w:rFonts w:hint="eastAsia" w:cs="Arial" w:asciiTheme="minorEastAsia" w:hAnsiTheme="minorEastAsia" w:eastAsiaTheme="minorEastAsia"/>
                <w:szCs w:val="21"/>
              </w:rPr>
            </w:pPr>
          </w:p>
        </w:tc>
        <w:tc>
          <w:tcPr>
            <w:tcW w:w="1607" w:type="dxa"/>
            <w:vAlign w:val="center"/>
          </w:tcPr>
          <w:p w14:paraId="4E29D48C">
            <w:pPr>
              <w:spacing w:line="400" w:lineRule="exact"/>
              <w:jc w:val="right"/>
              <w:rPr>
                <w:rFonts w:hint="eastAsia" w:cs="Arial" w:asciiTheme="minorEastAsia" w:hAnsiTheme="minorEastAsia" w:eastAsiaTheme="minorEastAsia"/>
                <w:szCs w:val="21"/>
              </w:rPr>
            </w:pPr>
          </w:p>
        </w:tc>
        <w:tc>
          <w:tcPr>
            <w:tcW w:w="1991" w:type="dxa"/>
            <w:vAlign w:val="center"/>
          </w:tcPr>
          <w:p w14:paraId="412F72BB">
            <w:pPr>
              <w:spacing w:line="400" w:lineRule="exact"/>
              <w:jc w:val="right"/>
              <w:rPr>
                <w:rFonts w:hint="eastAsia" w:cs="Arial" w:asciiTheme="minorEastAsia" w:hAnsiTheme="minorEastAsia" w:eastAsiaTheme="minorEastAsia"/>
                <w:szCs w:val="21"/>
              </w:rPr>
            </w:pPr>
          </w:p>
        </w:tc>
        <w:tc>
          <w:tcPr>
            <w:tcW w:w="1590" w:type="dxa"/>
            <w:vAlign w:val="center"/>
          </w:tcPr>
          <w:p w14:paraId="103CE37D">
            <w:pPr>
              <w:spacing w:line="400" w:lineRule="exact"/>
              <w:jc w:val="right"/>
              <w:rPr>
                <w:rFonts w:hint="eastAsia" w:cs="Arial" w:asciiTheme="minorEastAsia" w:hAnsiTheme="minorEastAsia" w:eastAsiaTheme="minorEastAsia"/>
                <w:szCs w:val="21"/>
              </w:rPr>
            </w:pPr>
          </w:p>
        </w:tc>
      </w:tr>
      <w:tr w14:paraId="00C0CA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14D09C44">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其他变动</w:t>
            </w:r>
          </w:p>
        </w:tc>
        <w:tc>
          <w:tcPr>
            <w:tcW w:w="1806" w:type="dxa"/>
            <w:vAlign w:val="center"/>
          </w:tcPr>
          <w:p w14:paraId="7B52E88B">
            <w:pPr>
              <w:spacing w:line="400" w:lineRule="exact"/>
              <w:jc w:val="right"/>
              <w:rPr>
                <w:rFonts w:hint="eastAsia" w:cs="Arial" w:asciiTheme="minorEastAsia" w:hAnsiTheme="minorEastAsia" w:eastAsiaTheme="minorEastAsia"/>
                <w:szCs w:val="21"/>
              </w:rPr>
            </w:pPr>
          </w:p>
        </w:tc>
        <w:tc>
          <w:tcPr>
            <w:tcW w:w="1607" w:type="dxa"/>
            <w:vAlign w:val="center"/>
          </w:tcPr>
          <w:p w14:paraId="3530DB13">
            <w:pPr>
              <w:spacing w:line="400" w:lineRule="exact"/>
              <w:jc w:val="right"/>
              <w:rPr>
                <w:rFonts w:hint="eastAsia" w:cs="Arial" w:asciiTheme="minorEastAsia" w:hAnsiTheme="minorEastAsia" w:eastAsiaTheme="minorEastAsia"/>
                <w:szCs w:val="21"/>
              </w:rPr>
            </w:pPr>
          </w:p>
        </w:tc>
        <w:tc>
          <w:tcPr>
            <w:tcW w:w="1991" w:type="dxa"/>
            <w:vAlign w:val="center"/>
          </w:tcPr>
          <w:p w14:paraId="6F334108">
            <w:pPr>
              <w:spacing w:line="400" w:lineRule="exact"/>
              <w:jc w:val="right"/>
              <w:rPr>
                <w:rFonts w:hint="eastAsia" w:cs="Arial" w:asciiTheme="minorEastAsia" w:hAnsiTheme="minorEastAsia" w:eastAsiaTheme="minorEastAsia"/>
                <w:szCs w:val="21"/>
              </w:rPr>
            </w:pPr>
          </w:p>
        </w:tc>
        <w:tc>
          <w:tcPr>
            <w:tcW w:w="1590" w:type="dxa"/>
            <w:vAlign w:val="center"/>
          </w:tcPr>
          <w:p w14:paraId="26928C29">
            <w:pPr>
              <w:spacing w:line="400" w:lineRule="exact"/>
              <w:jc w:val="right"/>
              <w:rPr>
                <w:rFonts w:hint="eastAsia" w:cs="Arial" w:asciiTheme="minorEastAsia" w:hAnsiTheme="minorEastAsia" w:eastAsiaTheme="minorEastAsia"/>
                <w:szCs w:val="21"/>
              </w:rPr>
            </w:pPr>
          </w:p>
        </w:tc>
      </w:tr>
      <w:tr w14:paraId="714B3D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52F54C0D">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c>
          <w:tcPr>
            <w:tcW w:w="1806" w:type="dxa"/>
            <w:vAlign w:val="center"/>
          </w:tcPr>
          <w:p w14:paraId="385C47AD">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zh-CN" w:bidi="ar-SA"/>
              </w:rPr>
            </w:pPr>
            <w:r>
              <w:rPr>
                <w:rFonts w:hint="eastAsia" w:ascii="Arial Narrow" w:hAnsi="Arial Narrow" w:eastAsia="Arial Narrow" w:cs="Arial Narrow"/>
                <w:b/>
                <w:bCs/>
                <w:color w:val="000000"/>
                <w:spacing w:val="-2"/>
                <w:kern w:val="0"/>
                <w:sz w:val="21"/>
                <w:szCs w:val="21"/>
                <w:lang w:val="en-US" w:eastAsia="zh-CN" w:bidi="ar-SA"/>
              </w:rPr>
              <w:t>2,077,146.50</w:t>
            </w:r>
          </w:p>
        </w:tc>
        <w:tc>
          <w:tcPr>
            <w:tcW w:w="1607" w:type="dxa"/>
            <w:vAlign w:val="center"/>
          </w:tcPr>
          <w:p w14:paraId="66527296">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zh-CN" w:bidi="ar-SA"/>
              </w:rPr>
            </w:pPr>
          </w:p>
        </w:tc>
        <w:tc>
          <w:tcPr>
            <w:tcW w:w="1991" w:type="dxa"/>
            <w:vAlign w:val="center"/>
          </w:tcPr>
          <w:p w14:paraId="15FC726A">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zh-CN" w:bidi="ar-SA"/>
              </w:rPr>
            </w:pPr>
            <w:r>
              <w:rPr>
                <w:rFonts w:hint="eastAsia" w:ascii="Arial Narrow" w:hAnsi="Arial Narrow" w:eastAsia="Arial Narrow" w:cs="Arial Narrow"/>
                <w:b/>
                <w:bCs/>
                <w:color w:val="000000"/>
                <w:spacing w:val="-2"/>
                <w:kern w:val="0"/>
                <w:sz w:val="21"/>
                <w:szCs w:val="21"/>
                <w:lang w:val="en-US" w:eastAsia="zh-CN" w:bidi="ar-SA"/>
              </w:rPr>
              <w:t>296,100.00</w:t>
            </w:r>
          </w:p>
        </w:tc>
        <w:tc>
          <w:tcPr>
            <w:tcW w:w="1590" w:type="dxa"/>
            <w:vAlign w:val="center"/>
          </w:tcPr>
          <w:p w14:paraId="61B28331">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zh-CN" w:bidi="ar-SA"/>
              </w:rPr>
            </w:pPr>
            <w:r>
              <w:rPr>
                <w:rFonts w:hint="eastAsia" w:ascii="Arial Narrow" w:hAnsi="Arial Narrow" w:eastAsia="Arial Narrow" w:cs="Arial Narrow"/>
                <w:b/>
                <w:bCs/>
                <w:color w:val="000000"/>
                <w:spacing w:val="-2"/>
                <w:kern w:val="0"/>
                <w:sz w:val="21"/>
                <w:szCs w:val="21"/>
                <w:lang w:val="en-US" w:eastAsia="zh-CN" w:bidi="ar-SA"/>
              </w:rPr>
              <w:t>2,373,246.50</w:t>
            </w:r>
          </w:p>
        </w:tc>
      </w:tr>
    </w:tbl>
    <w:p w14:paraId="3902EF09">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vanish/>
          <w:szCs w:val="21"/>
        </w:rPr>
        <w:t>(..期应收账款情</w:t>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4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④</w:t>
      </w:r>
      <w:r>
        <w:rPr>
          <w:rFonts w:cs="Arial" w:asciiTheme="minorEastAsia" w:hAnsiTheme="minorEastAsia" w:eastAsiaTheme="minorEastAsia"/>
          <w:szCs w:val="21"/>
        </w:rPr>
        <w:fldChar w:fldCharType="end"/>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538"/>
        <w:gridCol w:w="1565"/>
        <w:gridCol w:w="1451"/>
        <w:gridCol w:w="1411"/>
        <w:gridCol w:w="1455"/>
        <w:gridCol w:w="1793"/>
      </w:tblGrid>
      <w:tr w14:paraId="76D36F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rPr>
        <w:tc>
          <w:tcPr>
            <w:tcW w:w="1538" w:type="dxa"/>
            <w:vMerge w:val="restart"/>
            <w:vAlign w:val="center"/>
          </w:tcPr>
          <w:p w14:paraId="7F5581BB">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565" w:type="dxa"/>
            <w:vMerge w:val="restart"/>
            <w:vAlign w:val="center"/>
          </w:tcPr>
          <w:p w14:paraId="5BDB44E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317" w:type="dxa"/>
            <w:gridSpan w:val="3"/>
          </w:tcPr>
          <w:p w14:paraId="301D9092">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793" w:type="dxa"/>
            <w:vMerge w:val="restart"/>
            <w:vAlign w:val="center"/>
          </w:tcPr>
          <w:p w14:paraId="2FA75A12">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53836F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538" w:type="dxa"/>
            <w:vMerge w:val="continue"/>
          </w:tcPr>
          <w:p w14:paraId="5D12DA0F">
            <w:pPr>
              <w:spacing w:line="400" w:lineRule="exact"/>
              <w:jc w:val="center"/>
              <w:rPr>
                <w:rFonts w:hint="eastAsia" w:cs="Arial" w:asciiTheme="minorEastAsia" w:hAnsiTheme="minorEastAsia" w:eastAsiaTheme="minorEastAsia"/>
                <w:szCs w:val="21"/>
              </w:rPr>
            </w:pPr>
          </w:p>
        </w:tc>
        <w:tc>
          <w:tcPr>
            <w:tcW w:w="1565" w:type="dxa"/>
            <w:vMerge w:val="continue"/>
          </w:tcPr>
          <w:p w14:paraId="028D29EF">
            <w:pPr>
              <w:spacing w:line="400" w:lineRule="exact"/>
              <w:jc w:val="center"/>
              <w:rPr>
                <w:rFonts w:hint="eastAsia" w:cs="Arial" w:asciiTheme="minorEastAsia" w:hAnsiTheme="minorEastAsia" w:eastAsiaTheme="minorEastAsia"/>
                <w:szCs w:val="21"/>
              </w:rPr>
            </w:pPr>
          </w:p>
        </w:tc>
        <w:tc>
          <w:tcPr>
            <w:tcW w:w="1451" w:type="dxa"/>
          </w:tcPr>
          <w:p w14:paraId="175876F7">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计提</w:t>
            </w:r>
          </w:p>
        </w:tc>
        <w:tc>
          <w:tcPr>
            <w:tcW w:w="1411" w:type="dxa"/>
          </w:tcPr>
          <w:p w14:paraId="365B6F7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收回或转回</w:t>
            </w:r>
          </w:p>
        </w:tc>
        <w:tc>
          <w:tcPr>
            <w:tcW w:w="1455" w:type="dxa"/>
          </w:tcPr>
          <w:p w14:paraId="1422084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转销或核销</w:t>
            </w:r>
          </w:p>
        </w:tc>
        <w:tc>
          <w:tcPr>
            <w:tcW w:w="1793" w:type="dxa"/>
            <w:vMerge w:val="continue"/>
          </w:tcPr>
          <w:p w14:paraId="30014C97">
            <w:pPr>
              <w:spacing w:line="400" w:lineRule="exact"/>
              <w:jc w:val="center"/>
              <w:rPr>
                <w:rFonts w:hint="eastAsia" w:cs="Arial" w:asciiTheme="minorEastAsia" w:hAnsiTheme="minorEastAsia" w:eastAsiaTheme="minorEastAsia"/>
                <w:szCs w:val="21"/>
              </w:rPr>
            </w:pPr>
          </w:p>
        </w:tc>
      </w:tr>
      <w:tr w14:paraId="169421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538" w:type="dxa"/>
            <w:vAlign w:val="center"/>
          </w:tcPr>
          <w:p w14:paraId="2B48A60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其他应收款</w:t>
            </w:r>
          </w:p>
        </w:tc>
        <w:tc>
          <w:tcPr>
            <w:tcW w:w="1565" w:type="dxa"/>
          </w:tcPr>
          <w:p w14:paraId="45FDF19D">
            <w:pPr>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1,989,185.14</w:t>
            </w:r>
          </w:p>
        </w:tc>
        <w:tc>
          <w:tcPr>
            <w:tcW w:w="1451" w:type="dxa"/>
          </w:tcPr>
          <w:p w14:paraId="297FD1F1">
            <w:pPr>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384,061.36</w:t>
            </w:r>
          </w:p>
        </w:tc>
        <w:tc>
          <w:tcPr>
            <w:tcW w:w="1411" w:type="dxa"/>
          </w:tcPr>
          <w:p w14:paraId="6CA389F1">
            <w:pPr>
              <w:spacing w:line="400" w:lineRule="exact"/>
              <w:jc w:val="right"/>
              <w:rPr>
                <w:rFonts w:hint="eastAsia" w:cs="Arial" w:asciiTheme="minorEastAsia" w:hAnsiTheme="minorEastAsia" w:eastAsiaTheme="minorEastAsia"/>
                <w:szCs w:val="21"/>
              </w:rPr>
            </w:pPr>
          </w:p>
        </w:tc>
        <w:tc>
          <w:tcPr>
            <w:tcW w:w="1455" w:type="dxa"/>
          </w:tcPr>
          <w:p w14:paraId="7EEEA878">
            <w:pPr>
              <w:spacing w:line="400" w:lineRule="exact"/>
              <w:jc w:val="right"/>
              <w:rPr>
                <w:rFonts w:hint="eastAsia" w:cs="Arial" w:asciiTheme="minorEastAsia" w:hAnsiTheme="minorEastAsia" w:eastAsiaTheme="minorEastAsia"/>
                <w:szCs w:val="21"/>
              </w:rPr>
            </w:pPr>
          </w:p>
        </w:tc>
        <w:tc>
          <w:tcPr>
            <w:tcW w:w="1793" w:type="dxa"/>
          </w:tcPr>
          <w:p w14:paraId="64185D1B">
            <w:pPr>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2,373,246.50</w:t>
            </w:r>
          </w:p>
        </w:tc>
      </w:tr>
      <w:tr w14:paraId="14F449D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538" w:type="dxa"/>
          </w:tcPr>
          <w:p w14:paraId="1EA0CDA5">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c>
          <w:tcPr>
            <w:tcW w:w="1565" w:type="dxa"/>
          </w:tcPr>
          <w:p w14:paraId="34E591F1">
            <w:pPr>
              <w:spacing w:line="400" w:lineRule="exact"/>
              <w:jc w:val="right"/>
              <w:rPr>
                <w:rFonts w:ascii="Arial Narrow" w:hAnsi="Arial Narrow" w:eastAsia="Arial Narrow" w:cs="Arial Narrow"/>
                <w:b/>
                <w:bCs/>
                <w:color w:val="000000"/>
                <w:spacing w:val="-2"/>
                <w:kern w:val="0"/>
                <w:szCs w:val="21"/>
                <w:lang w:eastAsia="en-US"/>
              </w:rPr>
            </w:pPr>
            <w:r>
              <w:rPr>
                <w:rFonts w:ascii="Arial Narrow" w:hAnsi="Arial Narrow" w:eastAsia="Arial Narrow" w:cs="Arial Narrow"/>
                <w:b/>
                <w:bCs/>
                <w:color w:val="000000"/>
                <w:spacing w:val="-2"/>
                <w:kern w:val="0"/>
                <w:szCs w:val="21"/>
                <w:lang w:eastAsia="en-US"/>
              </w:rPr>
              <w:t>1,989,185.14</w:t>
            </w:r>
          </w:p>
        </w:tc>
        <w:tc>
          <w:tcPr>
            <w:tcW w:w="1451" w:type="dxa"/>
          </w:tcPr>
          <w:p w14:paraId="4967264A">
            <w:pPr>
              <w:spacing w:line="400" w:lineRule="exact"/>
              <w:jc w:val="right"/>
              <w:rPr>
                <w:rFonts w:hint="eastAsia" w:ascii="Arial Narrow" w:hAnsi="Arial Narrow" w:eastAsia="Arial Narrow" w:cs="Arial Narrow"/>
                <w:b/>
                <w:bCs/>
                <w:color w:val="000000"/>
                <w:spacing w:val="-2"/>
                <w:kern w:val="0"/>
                <w:szCs w:val="21"/>
                <w:lang w:eastAsia="en-US"/>
              </w:rPr>
            </w:pPr>
            <w:r>
              <w:rPr>
                <w:rFonts w:hint="eastAsia" w:ascii="Arial Narrow" w:hAnsi="Arial Narrow" w:eastAsia="Arial Narrow" w:cs="Arial Narrow"/>
                <w:b/>
                <w:bCs/>
                <w:color w:val="000000"/>
                <w:spacing w:val="-2"/>
                <w:kern w:val="0"/>
                <w:szCs w:val="21"/>
                <w:lang w:eastAsia="en-US"/>
              </w:rPr>
              <w:t>384,061.36</w:t>
            </w:r>
          </w:p>
        </w:tc>
        <w:tc>
          <w:tcPr>
            <w:tcW w:w="1411" w:type="dxa"/>
          </w:tcPr>
          <w:p w14:paraId="5E7EBF49">
            <w:pPr>
              <w:spacing w:line="400" w:lineRule="exact"/>
              <w:jc w:val="right"/>
              <w:rPr>
                <w:rFonts w:hint="eastAsia" w:cs="Arial" w:asciiTheme="minorEastAsia" w:hAnsiTheme="minorEastAsia" w:eastAsiaTheme="minorEastAsia"/>
                <w:b/>
                <w:bCs/>
                <w:szCs w:val="21"/>
              </w:rPr>
            </w:pPr>
          </w:p>
        </w:tc>
        <w:tc>
          <w:tcPr>
            <w:tcW w:w="1455" w:type="dxa"/>
          </w:tcPr>
          <w:p w14:paraId="64920C2B">
            <w:pPr>
              <w:spacing w:line="400" w:lineRule="exact"/>
              <w:jc w:val="right"/>
              <w:rPr>
                <w:rFonts w:hint="eastAsia" w:cs="Arial" w:asciiTheme="minorEastAsia" w:hAnsiTheme="minorEastAsia" w:eastAsiaTheme="minorEastAsia"/>
                <w:b/>
                <w:bCs/>
                <w:szCs w:val="21"/>
              </w:rPr>
            </w:pPr>
          </w:p>
        </w:tc>
        <w:tc>
          <w:tcPr>
            <w:tcW w:w="1793" w:type="dxa"/>
          </w:tcPr>
          <w:p w14:paraId="4A4597B2">
            <w:pPr>
              <w:spacing w:line="400" w:lineRule="exact"/>
              <w:jc w:val="right"/>
              <w:rPr>
                <w:rFonts w:hint="eastAsia" w:ascii="Arial Narrow" w:hAnsi="Arial Narrow" w:eastAsia="Arial Narrow" w:cs="Arial Narrow"/>
                <w:b/>
                <w:bCs/>
                <w:color w:val="000000"/>
                <w:spacing w:val="-2"/>
                <w:kern w:val="0"/>
                <w:szCs w:val="21"/>
                <w:lang w:eastAsia="en-US"/>
              </w:rPr>
            </w:pPr>
            <w:r>
              <w:rPr>
                <w:rFonts w:hint="eastAsia" w:ascii="Arial Narrow" w:hAnsi="Arial Narrow" w:eastAsia="Arial Narrow" w:cs="Arial Narrow"/>
                <w:b/>
                <w:bCs/>
                <w:color w:val="000000"/>
                <w:spacing w:val="-2"/>
                <w:kern w:val="0"/>
                <w:szCs w:val="21"/>
                <w:lang w:eastAsia="en-US"/>
              </w:rPr>
              <w:t>2,373,246.50</w:t>
            </w:r>
          </w:p>
        </w:tc>
      </w:tr>
    </w:tbl>
    <w:p w14:paraId="78F24DB0">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hint="eastAsia" w:ascii="宋体" w:hAnsi="宋体" w:eastAsia="宋体" w:cs="宋体"/>
          <w:szCs w:val="21"/>
        </w:rPr>
        <w:t>⑤</w:t>
      </w:r>
      <w:r>
        <w:rPr>
          <w:rFonts w:hint="eastAsia" w:asciiTheme="minorEastAsia" w:hAnsiTheme="minorEastAsia" w:eastAsiaTheme="minorEastAsia"/>
          <w:szCs w:val="21"/>
        </w:rPr>
        <w:t>按</w:t>
      </w:r>
      <w:r>
        <w:rPr>
          <w:rFonts w:hint="eastAsia" w:cs="Arial" w:asciiTheme="minorEastAsia" w:hAnsiTheme="minorEastAsia" w:eastAsiaTheme="minorEastAsia"/>
          <w:szCs w:val="21"/>
        </w:rPr>
        <w:t>欠款方归集的期末余额</w:t>
      </w:r>
      <w:r>
        <w:rPr>
          <w:rFonts w:cs="Arial" w:asciiTheme="minorEastAsia" w:hAnsiTheme="minorEastAsia" w:eastAsiaTheme="minorEastAsia"/>
          <w:szCs w:val="21"/>
        </w:rPr>
        <w:t>前五名</w:t>
      </w:r>
      <w:r>
        <w:rPr>
          <w:rFonts w:hint="eastAsia" w:cs="Arial" w:asciiTheme="minorEastAsia" w:hAnsiTheme="minorEastAsia" w:eastAsiaTheme="minorEastAsia"/>
          <w:szCs w:val="21"/>
        </w:rPr>
        <w:t>的其他应收款</w:t>
      </w:r>
      <w:r>
        <w:rPr>
          <w:rFonts w:cs="Arial" w:asciiTheme="minorEastAsia" w:hAnsiTheme="minorEastAsia" w:eastAsiaTheme="minorEastAsia"/>
          <w:szCs w:val="21"/>
        </w:rPr>
        <w:t>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28" w:type="dxa"/>
          <w:bottom w:w="0" w:type="dxa"/>
          <w:right w:w="28" w:type="dxa"/>
        </w:tblCellMar>
      </w:tblPr>
      <w:tblGrid>
        <w:gridCol w:w="1895"/>
        <w:gridCol w:w="1760"/>
        <w:gridCol w:w="1246"/>
        <w:gridCol w:w="1554"/>
        <w:gridCol w:w="1530"/>
        <w:gridCol w:w="1115"/>
      </w:tblGrid>
      <w:tr w14:paraId="0C7C5C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1895" w:type="dxa"/>
            <w:vAlign w:val="center"/>
          </w:tcPr>
          <w:p w14:paraId="1F6533A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单位名称</w:t>
            </w:r>
          </w:p>
        </w:tc>
        <w:tc>
          <w:tcPr>
            <w:tcW w:w="1760" w:type="dxa"/>
            <w:vAlign w:val="center"/>
          </w:tcPr>
          <w:p w14:paraId="11734FB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款项</w:t>
            </w:r>
            <w:r>
              <w:rPr>
                <w:rFonts w:cs="Arial" w:asciiTheme="minorEastAsia" w:hAnsiTheme="minorEastAsia" w:eastAsiaTheme="minorEastAsia"/>
                <w:kern w:val="0"/>
                <w:szCs w:val="21"/>
              </w:rPr>
              <w:t>性质</w:t>
            </w:r>
          </w:p>
        </w:tc>
        <w:tc>
          <w:tcPr>
            <w:tcW w:w="1246" w:type="dxa"/>
            <w:vAlign w:val="center"/>
          </w:tcPr>
          <w:p w14:paraId="2331AD8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w:t>
            </w:r>
          </w:p>
        </w:tc>
        <w:tc>
          <w:tcPr>
            <w:tcW w:w="1554" w:type="dxa"/>
            <w:vAlign w:val="center"/>
          </w:tcPr>
          <w:p w14:paraId="646A127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账龄</w:t>
            </w:r>
          </w:p>
        </w:tc>
        <w:tc>
          <w:tcPr>
            <w:tcW w:w="1530" w:type="dxa"/>
          </w:tcPr>
          <w:p w14:paraId="492CCDE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占其他应收款</w:t>
            </w: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末余额合计数的比例（%）</w:t>
            </w:r>
          </w:p>
        </w:tc>
        <w:tc>
          <w:tcPr>
            <w:tcW w:w="1115" w:type="dxa"/>
            <w:vAlign w:val="center"/>
          </w:tcPr>
          <w:p w14:paraId="2ED7276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p w14:paraId="2B59D09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w:t>
            </w:r>
          </w:p>
        </w:tc>
      </w:tr>
      <w:tr w14:paraId="30116D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76844DB7">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第一名</w:t>
            </w:r>
          </w:p>
        </w:tc>
        <w:tc>
          <w:tcPr>
            <w:tcW w:w="1760" w:type="dxa"/>
            <w:vAlign w:val="center"/>
          </w:tcPr>
          <w:p w14:paraId="3FE4C5E3">
            <w:pPr>
              <w:keepNext w:val="0"/>
              <w:keepLines w:val="0"/>
              <w:widowControl/>
              <w:suppressLineNumbers w:val="0"/>
              <w:jc w:val="center"/>
              <w:textAlignment w:val="center"/>
              <w:rPr>
                <w:rFonts w:hint="eastAsia"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押金</w:t>
            </w:r>
          </w:p>
        </w:tc>
        <w:tc>
          <w:tcPr>
            <w:tcW w:w="1246" w:type="dxa"/>
            <w:vAlign w:val="center"/>
          </w:tcPr>
          <w:p w14:paraId="5D13DB77">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3,000,000.00</w:t>
            </w:r>
          </w:p>
        </w:tc>
        <w:tc>
          <w:tcPr>
            <w:tcW w:w="1554" w:type="dxa"/>
            <w:vAlign w:val="center"/>
          </w:tcPr>
          <w:p w14:paraId="017C4EBB">
            <w:pPr>
              <w:keepNext w:val="0"/>
              <w:keepLines w:val="0"/>
              <w:widowControl/>
              <w:suppressLineNumbers w:val="0"/>
              <w:jc w:val="center"/>
              <w:textAlignment w:val="center"/>
              <w:rPr>
                <w:rFonts w:hint="default"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3-4年</w:t>
            </w:r>
          </w:p>
        </w:tc>
        <w:tc>
          <w:tcPr>
            <w:tcW w:w="1530" w:type="dxa"/>
            <w:vAlign w:val="center"/>
          </w:tcPr>
          <w:p w14:paraId="31372162">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10.43</w:t>
            </w:r>
          </w:p>
        </w:tc>
        <w:tc>
          <w:tcPr>
            <w:tcW w:w="1115" w:type="dxa"/>
            <w:vAlign w:val="center"/>
          </w:tcPr>
          <w:p w14:paraId="0D0C9E3F">
            <w:pPr>
              <w:jc w:val="right"/>
              <w:rPr>
                <w:rFonts w:hint="default" w:ascii="Arial Narrow" w:hAnsi="Arial Narrow" w:cs="Arial Narrow" w:eastAsiaTheme="minorEastAsia"/>
                <w:kern w:val="0"/>
                <w:szCs w:val="21"/>
              </w:rPr>
            </w:pPr>
          </w:p>
        </w:tc>
      </w:tr>
      <w:tr w14:paraId="400D90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39235757">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第二名</w:t>
            </w:r>
          </w:p>
        </w:tc>
        <w:tc>
          <w:tcPr>
            <w:tcW w:w="1760" w:type="dxa"/>
            <w:vAlign w:val="center"/>
          </w:tcPr>
          <w:p w14:paraId="6DAF8AEC">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押金</w:t>
            </w:r>
          </w:p>
        </w:tc>
        <w:tc>
          <w:tcPr>
            <w:tcW w:w="1246" w:type="dxa"/>
            <w:vAlign w:val="center"/>
          </w:tcPr>
          <w:p w14:paraId="4A2D0434">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1,200,000.00</w:t>
            </w:r>
          </w:p>
        </w:tc>
        <w:tc>
          <w:tcPr>
            <w:tcW w:w="1554" w:type="dxa"/>
            <w:vAlign w:val="center"/>
          </w:tcPr>
          <w:p w14:paraId="1B4C7D1A">
            <w:pPr>
              <w:keepNext w:val="0"/>
              <w:keepLines w:val="0"/>
              <w:widowControl/>
              <w:suppressLineNumbers w:val="0"/>
              <w:jc w:val="center"/>
              <w:textAlignment w:val="center"/>
              <w:rPr>
                <w:rFonts w:hint="default"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5年以上</w:t>
            </w:r>
          </w:p>
        </w:tc>
        <w:tc>
          <w:tcPr>
            <w:tcW w:w="1530" w:type="dxa"/>
            <w:vAlign w:val="center"/>
          </w:tcPr>
          <w:p w14:paraId="37EB6052">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4.17</w:t>
            </w:r>
          </w:p>
        </w:tc>
        <w:tc>
          <w:tcPr>
            <w:tcW w:w="1115" w:type="dxa"/>
            <w:vAlign w:val="center"/>
          </w:tcPr>
          <w:p w14:paraId="0A257835">
            <w:pPr>
              <w:jc w:val="right"/>
              <w:rPr>
                <w:rFonts w:hint="default" w:ascii="Arial Narrow" w:hAnsi="Arial Narrow" w:cs="Arial Narrow" w:eastAsiaTheme="minorEastAsia"/>
                <w:kern w:val="0"/>
                <w:szCs w:val="21"/>
              </w:rPr>
            </w:pPr>
          </w:p>
        </w:tc>
      </w:tr>
      <w:tr w14:paraId="54EBF8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79CF3981">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第三名</w:t>
            </w:r>
          </w:p>
        </w:tc>
        <w:tc>
          <w:tcPr>
            <w:tcW w:w="1760" w:type="dxa"/>
            <w:vAlign w:val="center"/>
          </w:tcPr>
          <w:p w14:paraId="062AA010">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押金、往来款</w:t>
            </w:r>
          </w:p>
        </w:tc>
        <w:tc>
          <w:tcPr>
            <w:tcW w:w="1246" w:type="dxa"/>
            <w:vAlign w:val="center"/>
          </w:tcPr>
          <w:p w14:paraId="4BAA7EED">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1,063,614.75</w:t>
            </w:r>
          </w:p>
        </w:tc>
        <w:tc>
          <w:tcPr>
            <w:tcW w:w="1554" w:type="dxa"/>
            <w:vAlign w:val="center"/>
          </w:tcPr>
          <w:p w14:paraId="166FC1D2">
            <w:pPr>
              <w:keepNext w:val="0"/>
              <w:keepLines w:val="0"/>
              <w:widowControl/>
              <w:suppressLineNumbers w:val="0"/>
              <w:jc w:val="center"/>
              <w:textAlignment w:val="center"/>
              <w:rPr>
                <w:rFonts w:hint="default"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1年以内、1-2年、5年以上</w:t>
            </w:r>
          </w:p>
        </w:tc>
        <w:tc>
          <w:tcPr>
            <w:tcW w:w="1530" w:type="dxa"/>
            <w:vAlign w:val="center"/>
          </w:tcPr>
          <w:p w14:paraId="6F9E98C3">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3.70</w:t>
            </w:r>
          </w:p>
        </w:tc>
        <w:tc>
          <w:tcPr>
            <w:tcW w:w="1115" w:type="dxa"/>
            <w:vAlign w:val="center"/>
          </w:tcPr>
          <w:p w14:paraId="41EBB3C7">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867.55</w:t>
            </w:r>
          </w:p>
        </w:tc>
      </w:tr>
      <w:tr w14:paraId="35D0970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50BA4B8C">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第四名</w:t>
            </w:r>
          </w:p>
        </w:tc>
        <w:tc>
          <w:tcPr>
            <w:tcW w:w="1760" w:type="dxa"/>
            <w:vAlign w:val="center"/>
          </w:tcPr>
          <w:p w14:paraId="60FDD139">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押金、往来款</w:t>
            </w:r>
          </w:p>
        </w:tc>
        <w:tc>
          <w:tcPr>
            <w:tcW w:w="1246" w:type="dxa"/>
            <w:vAlign w:val="center"/>
          </w:tcPr>
          <w:p w14:paraId="51ED92C3">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1,019,046.00</w:t>
            </w:r>
          </w:p>
        </w:tc>
        <w:tc>
          <w:tcPr>
            <w:tcW w:w="1554" w:type="dxa"/>
            <w:vAlign w:val="center"/>
          </w:tcPr>
          <w:p w14:paraId="15B7998F">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5年以上</w:t>
            </w:r>
          </w:p>
        </w:tc>
        <w:tc>
          <w:tcPr>
            <w:tcW w:w="1530" w:type="dxa"/>
            <w:vAlign w:val="center"/>
          </w:tcPr>
          <w:p w14:paraId="730E372A">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3.54</w:t>
            </w:r>
          </w:p>
        </w:tc>
        <w:tc>
          <w:tcPr>
            <w:tcW w:w="1115" w:type="dxa"/>
            <w:vAlign w:val="center"/>
          </w:tcPr>
          <w:p w14:paraId="1792AB6F">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845,046.00</w:t>
            </w:r>
          </w:p>
        </w:tc>
      </w:tr>
      <w:tr w14:paraId="59FD48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22E43754">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第五名</w:t>
            </w:r>
          </w:p>
        </w:tc>
        <w:tc>
          <w:tcPr>
            <w:tcW w:w="1760" w:type="dxa"/>
            <w:vAlign w:val="center"/>
          </w:tcPr>
          <w:p w14:paraId="7C5EFE01">
            <w:pPr>
              <w:keepNext w:val="0"/>
              <w:keepLines w:val="0"/>
              <w:widowControl/>
              <w:suppressLineNumbers w:val="0"/>
              <w:jc w:val="center"/>
              <w:textAlignment w:val="center"/>
              <w:rPr>
                <w:rFonts w:hint="eastAsia"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押金</w:t>
            </w:r>
          </w:p>
        </w:tc>
        <w:tc>
          <w:tcPr>
            <w:tcW w:w="1246" w:type="dxa"/>
            <w:vAlign w:val="center"/>
          </w:tcPr>
          <w:p w14:paraId="58B03EA8">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783,782.75</w:t>
            </w:r>
          </w:p>
        </w:tc>
        <w:tc>
          <w:tcPr>
            <w:tcW w:w="1554" w:type="dxa"/>
            <w:vAlign w:val="center"/>
          </w:tcPr>
          <w:p w14:paraId="1AC4A220">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1年以内</w:t>
            </w:r>
          </w:p>
        </w:tc>
        <w:tc>
          <w:tcPr>
            <w:tcW w:w="1530" w:type="dxa"/>
            <w:vAlign w:val="center"/>
          </w:tcPr>
          <w:p w14:paraId="42C94809">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2.73</w:t>
            </w:r>
          </w:p>
        </w:tc>
        <w:tc>
          <w:tcPr>
            <w:tcW w:w="1115" w:type="dxa"/>
            <w:vAlign w:val="center"/>
          </w:tcPr>
          <w:p w14:paraId="4C256F20">
            <w:pPr>
              <w:jc w:val="right"/>
              <w:rPr>
                <w:rFonts w:hint="default" w:ascii="Arial Narrow" w:hAnsi="Arial Narrow" w:cs="Arial Narrow" w:eastAsiaTheme="minorEastAsia"/>
                <w:kern w:val="0"/>
                <w:szCs w:val="21"/>
              </w:rPr>
            </w:pPr>
          </w:p>
        </w:tc>
      </w:tr>
      <w:tr w14:paraId="53565E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593A4E67">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1760" w:type="dxa"/>
            <w:vAlign w:val="center"/>
          </w:tcPr>
          <w:p w14:paraId="32D5573C">
            <w:pPr>
              <w:keepNext w:val="0"/>
              <w:keepLines w:val="0"/>
              <w:widowControl/>
              <w:suppressLineNumbers w:val="0"/>
              <w:jc w:val="center"/>
              <w:textAlignment w:val="center"/>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246" w:type="dxa"/>
            <w:vAlign w:val="center"/>
          </w:tcPr>
          <w:p w14:paraId="553995DC">
            <w:pPr>
              <w:keepNext w:val="0"/>
              <w:keepLines w:val="0"/>
              <w:widowControl/>
              <w:suppressLineNumbers w:val="0"/>
              <w:jc w:val="right"/>
              <w:textAlignment w:val="center"/>
              <w:rPr>
                <w:rFonts w:hint="default"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7,066,443.50</w:t>
            </w:r>
          </w:p>
        </w:tc>
        <w:tc>
          <w:tcPr>
            <w:tcW w:w="1554" w:type="dxa"/>
            <w:vAlign w:val="center"/>
          </w:tcPr>
          <w:p w14:paraId="1ED4B379">
            <w:pPr>
              <w:keepNext w:val="0"/>
              <w:keepLines w:val="0"/>
              <w:widowControl/>
              <w:suppressLineNumbers w:val="0"/>
              <w:jc w:val="center"/>
              <w:textAlignment w:val="center"/>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530" w:type="dxa"/>
            <w:vAlign w:val="center"/>
          </w:tcPr>
          <w:p w14:paraId="612D4025">
            <w:pPr>
              <w:keepNext w:val="0"/>
              <w:keepLines w:val="0"/>
              <w:widowControl/>
              <w:suppressLineNumbers w:val="0"/>
              <w:jc w:val="right"/>
              <w:textAlignment w:val="center"/>
              <w:rPr>
                <w:rFonts w:hint="eastAsia" w:ascii="Arial Narrow" w:hAnsi="Arial Narrow" w:cs="Arial Narrow" w:eastAsiaTheme="minorEastAsia"/>
                <w:b/>
                <w:bCs/>
                <w:kern w:val="0"/>
                <w:szCs w:val="21"/>
                <w:lang w:val="en-US" w:eastAsia="zh-CN"/>
              </w:rPr>
            </w:pPr>
            <w:r>
              <w:rPr>
                <w:rFonts w:hint="default" w:ascii="Arial Narrow" w:hAnsi="Arial Narrow" w:eastAsia="Arial Narrow" w:cs="Arial Narrow"/>
                <w:b/>
                <w:bCs/>
                <w:i w:val="0"/>
                <w:iCs w:val="0"/>
                <w:color w:val="000000"/>
                <w:kern w:val="0"/>
                <w:sz w:val="21"/>
                <w:szCs w:val="21"/>
                <w:u w:val="none"/>
                <w:lang w:val="en-US" w:eastAsia="zh-CN" w:bidi="ar"/>
              </w:rPr>
              <w:t>24.57</w:t>
            </w:r>
          </w:p>
        </w:tc>
        <w:tc>
          <w:tcPr>
            <w:tcW w:w="1115" w:type="dxa"/>
            <w:vAlign w:val="center"/>
          </w:tcPr>
          <w:p w14:paraId="6D5051BC">
            <w:pPr>
              <w:keepNext w:val="0"/>
              <w:keepLines w:val="0"/>
              <w:widowControl/>
              <w:suppressLineNumbers w:val="0"/>
              <w:jc w:val="right"/>
              <w:textAlignment w:val="center"/>
              <w:rPr>
                <w:rFonts w:hint="default"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845,913.55</w:t>
            </w:r>
          </w:p>
        </w:tc>
      </w:tr>
      <w:bookmarkEnd w:id="32"/>
      <w:bookmarkEnd w:id="33"/>
      <w:bookmarkEnd w:id="34"/>
      <w:bookmarkEnd w:id="35"/>
      <w:bookmarkEnd w:id="36"/>
    </w:tbl>
    <w:p w14:paraId="56482942">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7</w:t>
      </w:r>
      <w:r>
        <w:rPr>
          <w:rFonts w:cs="Arial" w:asciiTheme="minorEastAsia" w:hAnsiTheme="minorEastAsia" w:eastAsiaTheme="minorEastAsia"/>
          <w:b/>
          <w:szCs w:val="21"/>
        </w:rPr>
        <w:t>、存货</w:t>
      </w:r>
    </w:p>
    <w:p w14:paraId="18806B69">
      <w:pPr>
        <w:spacing w:line="400" w:lineRule="exact"/>
        <w:ind w:firstLine="420" w:firstLineChars="200"/>
        <w:rPr>
          <w:rFonts w:hint="eastAsia" w:cs="Arial" w:asciiTheme="minorEastAsia" w:hAnsiTheme="minorEastAsia" w:eastAsiaTheme="minorEastAsia"/>
          <w:szCs w:val="21"/>
        </w:rPr>
      </w:pPr>
      <w:bookmarkStart w:id="39" w:name="OLE_LINK27"/>
      <w:r>
        <w:rPr>
          <w:rFonts w:cs="Arial" w:asciiTheme="minorEastAsia" w:hAnsiTheme="minorEastAsia" w:eastAsiaTheme="minorEastAsia"/>
          <w:szCs w:val="21"/>
        </w:rPr>
        <w:t>（1）存货分类</w:t>
      </w:r>
      <w:r>
        <w:rPr>
          <w:rFonts w:cs="Arial" w:asciiTheme="minorEastAsia" w:hAnsiTheme="minorEastAsia" w:eastAsiaTheme="minorEastAsia"/>
          <w:szCs w:val="21"/>
        </w:rPr>
        <w:tab/>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511"/>
        <w:gridCol w:w="1843"/>
        <w:gridCol w:w="1843"/>
        <w:gridCol w:w="2017"/>
      </w:tblGrid>
      <w:tr w14:paraId="0A39FB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tblHeader/>
          <w:jc w:val="center"/>
        </w:trPr>
        <w:tc>
          <w:tcPr>
            <w:tcW w:w="3511" w:type="dxa"/>
            <w:vMerge w:val="restart"/>
            <w:noWrap/>
            <w:vAlign w:val="center"/>
          </w:tcPr>
          <w:p w14:paraId="3905E78F">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项目</w:t>
            </w:r>
          </w:p>
        </w:tc>
        <w:tc>
          <w:tcPr>
            <w:tcW w:w="5703" w:type="dxa"/>
            <w:gridSpan w:val="3"/>
            <w:noWrap/>
            <w:vAlign w:val="center"/>
          </w:tcPr>
          <w:p w14:paraId="76C681E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1F1782C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tblHeader/>
          <w:jc w:val="center"/>
        </w:trPr>
        <w:tc>
          <w:tcPr>
            <w:tcW w:w="3511" w:type="dxa"/>
            <w:vMerge w:val="continue"/>
            <w:vAlign w:val="center"/>
          </w:tcPr>
          <w:p w14:paraId="2275A3FE">
            <w:pPr>
              <w:widowControl/>
              <w:spacing w:line="400" w:lineRule="exact"/>
              <w:jc w:val="left"/>
              <w:rPr>
                <w:rFonts w:hint="eastAsia" w:cs="Arial" w:asciiTheme="minorEastAsia" w:hAnsiTheme="minorEastAsia" w:eastAsiaTheme="minorEastAsia"/>
                <w:kern w:val="0"/>
                <w:szCs w:val="21"/>
              </w:rPr>
            </w:pPr>
          </w:p>
        </w:tc>
        <w:tc>
          <w:tcPr>
            <w:tcW w:w="1843" w:type="dxa"/>
            <w:noWrap/>
            <w:vAlign w:val="center"/>
          </w:tcPr>
          <w:p w14:paraId="38B349B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843" w:type="dxa"/>
            <w:vAlign w:val="center"/>
          </w:tcPr>
          <w:p w14:paraId="50B378E7">
            <w:pPr>
              <w:widowControl/>
              <w:spacing w:line="400" w:lineRule="exact"/>
              <w:ind w:leftChars="-52" w:right="-105" w:rightChars="-50" w:hanging="109" w:hangingChars="52"/>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存货</w:t>
            </w:r>
            <w:r>
              <w:rPr>
                <w:rFonts w:cs="Arial" w:asciiTheme="minorEastAsia" w:hAnsiTheme="minorEastAsia" w:eastAsiaTheme="minorEastAsia"/>
                <w:kern w:val="0"/>
                <w:szCs w:val="21"/>
              </w:rPr>
              <w:t>跌价准备</w:t>
            </w:r>
            <w:r>
              <w:rPr>
                <w:rFonts w:hint="eastAsia" w:cs="Arial" w:asciiTheme="minorEastAsia" w:hAnsiTheme="minorEastAsia" w:eastAsiaTheme="minorEastAsia"/>
                <w:kern w:val="0"/>
                <w:szCs w:val="21"/>
              </w:rPr>
              <w:t>/合同履约成本减值准备</w:t>
            </w:r>
          </w:p>
        </w:tc>
        <w:tc>
          <w:tcPr>
            <w:tcW w:w="2017" w:type="dxa"/>
            <w:noWrap/>
            <w:vAlign w:val="center"/>
          </w:tcPr>
          <w:p w14:paraId="31A3F0D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账面价值</w:t>
            </w:r>
          </w:p>
        </w:tc>
      </w:tr>
      <w:tr w14:paraId="159B39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31749C50">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原材料</w:t>
            </w:r>
          </w:p>
        </w:tc>
        <w:tc>
          <w:tcPr>
            <w:tcW w:w="1843" w:type="dxa"/>
            <w:noWrap/>
            <w:vAlign w:val="center"/>
          </w:tcPr>
          <w:p w14:paraId="125C1E67">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64,453,283.34 </w:t>
            </w:r>
          </w:p>
        </w:tc>
        <w:tc>
          <w:tcPr>
            <w:tcW w:w="1843" w:type="dxa"/>
            <w:noWrap/>
            <w:vAlign w:val="center"/>
          </w:tcPr>
          <w:p w14:paraId="59895C04">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32,006.40 </w:t>
            </w:r>
          </w:p>
        </w:tc>
        <w:tc>
          <w:tcPr>
            <w:tcW w:w="2017" w:type="dxa"/>
            <w:noWrap/>
            <w:vAlign w:val="center"/>
          </w:tcPr>
          <w:p w14:paraId="42AC8495">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64,421,276.94 </w:t>
            </w:r>
          </w:p>
        </w:tc>
      </w:tr>
      <w:tr w14:paraId="1DA5F5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55838A30">
            <w:pPr>
              <w:widowControl/>
              <w:spacing w:line="400" w:lineRule="exact"/>
              <w:jc w:val="left"/>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发出商品</w:t>
            </w:r>
          </w:p>
        </w:tc>
        <w:tc>
          <w:tcPr>
            <w:tcW w:w="1843" w:type="dxa"/>
            <w:noWrap/>
            <w:vAlign w:val="center"/>
          </w:tcPr>
          <w:p w14:paraId="39885A76">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116,537,134.30 </w:t>
            </w:r>
          </w:p>
        </w:tc>
        <w:tc>
          <w:tcPr>
            <w:tcW w:w="1843" w:type="dxa"/>
            <w:noWrap/>
            <w:vAlign w:val="center"/>
          </w:tcPr>
          <w:p w14:paraId="6132151E">
            <w:pPr>
              <w:widowControl/>
              <w:spacing w:line="400" w:lineRule="exact"/>
              <w:jc w:val="right"/>
              <w:rPr>
                <w:rFonts w:hint="eastAsia" w:cs="Arial" w:asciiTheme="minorEastAsia" w:hAnsiTheme="minorEastAsia" w:eastAsiaTheme="minorEastAsia"/>
                <w:kern w:val="0"/>
                <w:szCs w:val="21"/>
              </w:rPr>
            </w:pPr>
          </w:p>
        </w:tc>
        <w:tc>
          <w:tcPr>
            <w:tcW w:w="2017" w:type="dxa"/>
            <w:noWrap/>
            <w:vAlign w:val="center"/>
          </w:tcPr>
          <w:p w14:paraId="7292B5B3">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116,537,134.30 </w:t>
            </w:r>
          </w:p>
        </w:tc>
      </w:tr>
      <w:tr w14:paraId="62EDD4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3ACD419B">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库存商品</w:t>
            </w:r>
          </w:p>
        </w:tc>
        <w:tc>
          <w:tcPr>
            <w:tcW w:w="1843" w:type="dxa"/>
            <w:noWrap/>
            <w:vAlign w:val="center"/>
          </w:tcPr>
          <w:p w14:paraId="23A86960">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96,268,048.44 </w:t>
            </w:r>
          </w:p>
        </w:tc>
        <w:tc>
          <w:tcPr>
            <w:tcW w:w="1843" w:type="dxa"/>
            <w:noWrap/>
            <w:vAlign w:val="center"/>
          </w:tcPr>
          <w:p w14:paraId="31B368CA">
            <w:pPr>
              <w:widowControl/>
              <w:spacing w:line="400" w:lineRule="exact"/>
              <w:jc w:val="right"/>
              <w:rPr>
                <w:rFonts w:hint="eastAsia" w:cs="Arial" w:asciiTheme="minorEastAsia" w:hAnsiTheme="minorEastAsia" w:eastAsiaTheme="minorEastAsia"/>
                <w:kern w:val="0"/>
                <w:szCs w:val="21"/>
              </w:rPr>
            </w:pPr>
          </w:p>
        </w:tc>
        <w:tc>
          <w:tcPr>
            <w:tcW w:w="2017" w:type="dxa"/>
            <w:noWrap/>
            <w:vAlign w:val="center"/>
          </w:tcPr>
          <w:p w14:paraId="56510F8E">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96,268,048.44 </w:t>
            </w:r>
          </w:p>
        </w:tc>
      </w:tr>
      <w:tr w14:paraId="2244D9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0E07AEDB">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1843" w:type="dxa"/>
            <w:noWrap/>
            <w:vAlign w:val="center"/>
          </w:tcPr>
          <w:p w14:paraId="655C069D">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b/>
                <w:bCs/>
                <w:kern w:val="0"/>
                <w:szCs w:val="21"/>
                <w:lang w:val="en-US" w:eastAsia="zh-CN"/>
              </w:rPr>
              <w:t xml:space="preserve"> 277,258,466.08 </w:t>
            </w:r>
          </w:p>
        </w:tc>
        <w:tc>
          <w:tcPr>
            <w:tcW w:w="1843" w:type="dxa"/>
            <w:noWrap/>
            <w:vAlign w:val="center"/>
          </w:tcPr>
          <w:p w14:paraId="7F5ED84C">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b/>
                <w:bCs/>
                <w:kern w:val="0"/>
                <w:szCs w:val="21"/>
                <w:lang w:val="en-US" w:eastAsia="zh-CN"/>
              </w:rPr>
              <w:t xml:space="preserve"> 32,006.40 </w:t>
            </w:r>
          </w:p>
        </w:tc>
        <w:tc>
          <w:tcPr>
            <w:tcW w:w="2017" w:type="dxa"/>
            <w:noWrap/>
            <w:vAlign w:val="center"/>
          </w:tcPr>
          <w:p w14:paraId="1B9FD051">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b/>
                <w:bCs/>
                <w:kern w:val="0"/>
                <w:szCs w:val="21"/>
                <w:lang w:val="en-US" w:eastAsia="zh-CN"/>
              </w:rPr>
              <w:t xml:space="preserve"> 277,226,459.68 </w:t>
            </w:r>
          </w:p>
        </w:tc>
      </w:tr>
      <w:bookmarkEnd w:id="39"/>
    </w:tbl>
    <w:p w14:paraId="1EF692BC">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（续）</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511"/>
        <w:gridCol w:w="1843"/>
        <w:gridCol w:w="1843"/>
        <w:gridCol w:w="2017"/>
      </w:tblGrid>
      <w:tr w14:paraId="5D1290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tblHeader/>
          <w:jc w:val="center"/>
        </w:trPr>
        <w:tc>
          <w:tcPr>
            <w:tcW w:w="3511" w:type="dxa"/>
            <w:vMerge w:val="restart"/>
            <w:noWrap/>
            <w:vAlign w:val="center"/>
          </w:tcPr>
          <w:p w14:paraId="6E626C4B">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项目</w:t>
            </w:r>
          </w:p>
        </w:tc>
        <w:tc>
          <w:tcPr>
            <w:tcW w:w="5703" w:type="dxa"/>
            <w:gridSpan w:val="3"/>
            <w:noWrap/>
            <w:vAlign w:val="center"/>
          </w:tcPr>
          <w:p w14:paraId="0C6B0D0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651834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tblHeader/>
          <w:jc w:val="center"/>
        </w:trPr>
        <w:tc>
          <w:tcPr>
            <w:tcW w:w="3511" w:type="dxa"/>
            <w:vMerge w:val="continue"/>
            <w:vAlign w:val="center"/>
          </w:tcPr>
          <w:p w14:paraId="373A007E">
            <w:pPr>
              <w:widowControl/>
              <w:spacing w:line="400" w:lineRule="exact"/>
              <w:jc w:val="left"/>
              <w:rPr>
                <w:rFonts w:hint="eastAsia" w:cs="Arial" w:asciiTheme="minorEastAsia" w:hAnsiTheme="minorEastAsia" w:eastAsiaTheme="minorEastAsia"/>
                <w:kern w:val="0"/>
                <w:szCs w:val="21"/>
              </w:rPr>
            </w:pPr>
          </w:p>
        </w:tc>
        <w:tc>
          <w:tcPr>
            <w:tcW w:w="1843" w:type="dxa"/>
            <w:noWrap/>
            <w:vAlign w:val="center"/>
          </w:tcPr>
          <w:p w14:paraId="7C3956E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843" w:type="dxa"/>
            <w:vAlign w:val="center"/>
          </w:tcPr>
          <w:p w14:paraId="36D7014D">
            <w:pPr>
              <w:widowControl/>
              <w:spacing w:line="400" w:lineRule="exact"/>
              <w:ind w:leftChars="-52" w:right="-105" w:rightChars="-50" w:hanging="109" w:hangingChars="52"/>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存货</w:t>
            </w:r>
            <w:r>
              <w:rPr>
                <w:rFonts w:cs="Arial" w:asciiTheme="minorEastAsia" w:hAnsiTheme="minorEastAsia" w:eastAsiaTheme="minorEastAsia"/>
                <w:kern w:val="0"/>
                <w:szCs w:val="21"/>
              </w:rPr>
              <w:t>跌价准备</w:t>
            </w:r>
            <w:r>
              <w:rPr>
                <w:rFonts w:hint="eastAsia" w:cs="Arial" w:asciiTheme="minorEastAsia" w:hAnsiTheme="minorEastAsia" w:eastAsiaTheme="minorEastAsia"/>
                <w:kern w:val="0"/>
                <w:szCs w:val="21"/>
              </w:rPr>
              <w:t>/合同履约成本减值准备</w:t>
            </w:r>
          </w:p>
        </w:tc>
        <w:tc>
          <w:tcPr>
            <w:tcW w:w="2017" w:type="dxa"/>
            <w:noWrap/>
            <w:vAlign w:val="center"/>
          </w:tcPr>
          <w:p w14:paraId="5DDA87A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账面价值</w:t>
            </w:r>
          </w:p>
        </w:tc>
      </w:tr>
      <w:tr w14:paraId="0511FE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tcPr>
          <w:p w14:paraId="6C9694CC">
            <w:pPr>
              <w:kinsoku w:val="0"/>
              <w:autoSpaceDE w:val="0"/>
              <w:autoSpaceDN w:val="0"/>
              <w:adjustRightInd w:val="0"/>
              <w:snapToGrid w:val="0"/>
              <w:spacing w:before="128" w:line="216" w:lineRule="auto"/>
              <w:ind w:left="169"/>
              <w:rPr>
                <w:rFonts w:hint="eastAsia" w:cs="Arial" w:asciiTheme="minorEastAsia" w:hAnsiTheme="minorEastAsia" w:eastAsiaTheme="minorEastAsia"/>
                <w:kern w:val="0"/>
                <w:szCs w:val="21"/>
              </w:rPr>
            </w:pPr>
            <w:bookmarkStart w:id="40" w:name="_Hlk227325060"/>
            <w:r>
              <w:rPr>
                <w:rFonts w:hint="eastAsia" w:cs="Arial" w:asciiTheme="minorEastAsia" w:hAnsiTheme="minorEastAsia" w:eastAsiaTheme="minorEastAsia"/>
                <w:kern w:val="0"/>
                <w:szCs w:val="21"/>
              </w:rPr>
              <w:t>原材料</w:t>
            </w:r>
          </w:p>
        </w:tc>
        <w:tc>
          <w:tcPr>
            <w:tcW w:w="1843" w:type="dxa"/>
            <w:noWrap/>
          </w:tcPr>
          <w:p w14:paraId="6744CDFA">
            <w:pPr>
              <w:pStyle w:val="71"/>
              <w:spacing w:before="155" w:line="212" w:lineRule="auto"/>
              <w:jc w:val="right"/>
              <w:rPr>
                <w:sz w:val="21"/>
                <w:szCs w:val="21"/>
              </w:rPr>
            </w:pPr>
            <w:r>
              <w:rPr>
                <w:spacing w:val="-1"/>
                <w:sz w:val="21"/>
                <w:szCs w:val="21"/>
              </w:rPr>
              <w:t>98,601,920.91</w:t>
            </w:r>
          </w:p>
        </w:tc>
        <w:tc>
          <w:tcPr>
            <w:tcW w:w="1843" w:type="dxa"/>
            <w:noWrap/>
            <w:vAlign w:val="center"/>
          </w:tcPr>
          <w:p w14:paraId="7D32CC14">
            <w:pPr>
              <w:widowControl/>
              <w:spacing w:line="400" w:lineRule="exact"/>
              <w:jc w:val="right"/>
              <w:rPr>
                <w:rFonts w:hint="eastAsia" w:cs="Arial" w:asciiTheme="minorEastAsia" w:hAnsiTheme="minorEastAsia" w:eastAsiaTheme="minorEastAsia"/>
                <w:kern w:val="0"/>
                <w:szCs w:val="21"/>
              </w:rPr>
            </w:pPr>
          </w:p>
        </w:tc>
        <w:tc>
          <w:tcPr>
            <w:tcW w:w="2017" w:type="dxa"/>
            <w:noWrap/>
          </w:tcPr>
          <w:p w14:paraId="43251FE9">
            <w:pPr>
              <w:pStyle w:val="71"/>
              <w:spacing w:before="155" w:line="211" w:lineRule="auto"/>
              <w:jc w:val="right"/>
              <w:rPr>
                <w:sz w:val="21"/>
                <w:szCs w:val="21"/>
              </w:rPr>
            </w:pPr>
            <w:r>
              <w:rPr>
                <w:spacing w:val="-1"/>
                <w:sz w:val="21"/>
                <w:szCs w:val="21"/>
              </w:rPr>
              <w:t>98,601,920.91</w:t>
            </w:r>
          </w:p>
        </w:tc>
      </w:tr>
      <w:tr w14:paraId="4F636C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tcPr>
          <w:p w14:paraId="3ED94E1B">
            <w:pPr>
              <w:kinsoku w:val="0"/>
              <w:autoSpaceDE w:val="0"/>
              <w:autoSpaceDN w:val="0"/>
              <w:adjustRightInd w:val="0"/>
              <w:snapToGrid w:val="0"/>
              <w:spacing w:before="131" w:line="218" w:lineRule="auto"/>
              <w:ind w:left="16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发出商品</w:t>
            </w:r>
          </w:p>
        </w:tc>
        <w:tc>
          <w:tcPr>
            <w:tcW w:w="1843" w:type="dxa"/>
            <w:noWrap/>
          </w:tcPr>
          <w:p w14:paraId="658CEEF4">
            <w:pPr>
              <w:pStyle w:val="71"/>
              <w:spacing w:before="161" w:line="212" w:lineRule="auto"/>
              <w:jc w:val="right"/>
              <w:rPr>
                <w:sz w:val="21"/>
                <w:szCs w:val="21"/>
              </w:rPr>
            </w:pPr>
            <w:r>
              <w:rPr>
                <w:spacing w:val="-2"/>
                <w:sz w:val="21"/>
                <w:szCs w:val="21"/>
              </w:rPr>
              <w:t>101,854,001.13</w:t>
            </w:r>
          </w:p>
        </w:tc>
        <w:tc>
          <w:tcPr>
            <w:tcW w:w="1843" w:type="dxa"/>
            <w:noWrap/>
            <w:vAlign w:val="center"/>
          </w:tcPr>
          <w:p w14:paraId="615787C2">
            <w:pPr>
              <w:widowControl/>
              <w:spacing w:line="400" w:lineRule="exact"/>
              <w:jc w:val="right"/>
              <w:rPr>
                <w:rFonts w:hint="eastAsia" w:cs="Arial" w:asciiTheme="minorEastAsia" w:hAnsiTheme="minorEastAsia" w:eastAsiaTheme="minorEastAsia"/>
                <w:kern w:val="0"/>
                <w:szCs w:val="21"/>
              </w:rPr>
            </w:pPr>
          </w:p>
        </w:tc>
        <w:tc>
          <w:tcPr>
            <w:tcW w:w="2017" w:type="dxa"/>
            <w:noWrap/>
          </w:tcPr>
          <w:p w14:paraId="2DFD724C">
            <w:pPr>
              <w:pStyle w:val="71"/>
              <w:spacing w:before="161" w:line="211" w:lineRule="auto"/>
              <w:jc w:val="right"/>
              <w:rPr>
                <w:sz w:val="21"/>
                <w:szCs w:val="21"/>
              </w:rPr>
            </w:pPr>
            <w:r>
              <w:rPr>
                <w:spacing w:val="-2"/>
                <w:sz w:val="21"/>
                <w:szCs w:val="21"/>
              </w:rPr>
              <w:t>101,854,001.13</w:t>
            </w:r>
          </w:p>
        </w:tc>
      </w:tr>
      <w:tr w14:paraId="5049CF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tcPr>
          <w:p w14:paraId="0F4146C5">
            <w:pPr>
              <w:kinsoku w:val="0"/>
              <w:autoSpaceDE w:val="0"/>
              <w:autoSpaceDN w:val="0"/>
              <w:adjustRightInd w:val="0"/>
              <w:snapToGrid w:val="0"/>
              <w:spacing w:before="136" w:line="216" w:lineRule="auto"/>
              <w:ind w:left="16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库存商品</w:t>
            </w:r>
          </w:p>
        </w:tc>
        <w:tc>
          <w:tcPr>
            <w:tcW w:w="1843" w:type="dxa"/>
            <w:noWrap/>
          </w:tcPr>
          <w:p w14:paraId="0F760981">
            <w:pPr>
              <w:pStyle w:val="71"/>
              <w:spacing w:before="163" w:line="212" w:lineRule="auto"/>
              <w:jc w:val="right"/>
              <w:rPr>
                <w:sz w:val="21"/>
                <w:szCs w:val="21"/>
              </w:rPr>
            </w:pPr>
            <w:r>
              <w:rPr>
                <w:spacing w:val="-2"/>
                <w:sz w:val="21"/>
                <w:szCs w:val="21"/>
              </w:rPr>
              <w:t>108,170,029.45</w:t>
            </w:r>
          </w:p>
        </w:tc>
        <w:tc>
          <w:tcPr>
            <w:tcW w:w="1843" w:type="dxa"/>
            <w:noWrap/>
            <w:vAlign w:val="center"/>
          </w:tcPr>
          <w:p w14:paraId="602106EF">
            <w:pPr>
              <w:widowControl/>
              <w:spacing w:line="400" w:lineRule="exact"/>
              <w:jc w:val="right"/>
              <w:rPr>
                <w:rFonts w:hint="eastAsia" w:cs="Arial" w:asciiTheme="minorEastAsia" w:hAnsiTheme="minorEastAsia" w:eastAsiaTheme="minorEastAsia"/>
                <w:kern w:val="0"/>
                <w:szCs w:val="21"/>
              </w:rPr>
            </w:pPr>
          </w:p>
        </w:tc>
        <w:tc>
          <w:tcPr>
            <w:tcW w:w="2017" w:type="dxa"/>
            <w:noWrap/>
          </w:tcPr>
          <w:p w14:paraId="0BD78896">
            <w:pPr>
              <w:pStyle w:val="71"/>
              <w:spacing w:before="163" w:line="211" w:lineRule="auto"/>
              <w:jc w:val="right"/>
              <w:rPr>
                <w:sz w:val="21"/>
                <w:szCs w:val="21"/>
              </w:rPr>
            </w:pPr>
            <w:r>
              <w:rPr>
                <w:spacing w:val="-2"/>
                <w:sz w:val="21"/>
                <w:szCs w:val="21"/>
              </w:rPr>
              <w:t>108,170,029.45</w:t>
            </w:r>
          </w:p>
        </w:tc>
      </w:tr>
      <w:tr w14:paraId="3ACD0F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5EF14A28">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1843" w:type="dxa"/>
            <w:noWrap/>
          </w:tcPr>
          <w:p w14:paraId="63610547">
            <w:pPr>
              <w:pStyle w:val="71"/>
              <w:spacing w:before="172" w:line="208" w:lineRule="auto"/>
              <w:jc w:val="right"/>
              <w:rPr>
                <w:sz w:val="21"/>
                <w:szCs w:val="21"/>
              </w:rPr>
            </w:pPr>
            <w:r>
              <w:rPr>
                <w:b/>
                <w:bCs/>
                <w:spacing w:val="-1"/>
                <w:sz w:val="21"/>
                <w:szCs w:val="21"/>
              </w:rPr>
              <w:t>308,625,951.49</w:t>
            </w:r>
          </w:p>
        </w:tc>
        <w:tc>
          <w:tcPr>
            <w:tcW w:w="1843" w:type="dxa"/>
            <w:noWrap/>
            <w:vAlign w:val="center"/>
          </w:tcPr>
          <w:p w14:paraId="20A545E5">
            <w:pPr>
              <w:widowControl/>
              <w:spacing w:line="400" w:lineRule="exact"/>
              <w:jc w:val="right"/>
              <w:rPr>
                <w:rFonts w:hint="eastAsia" w:cs="Arial" w:asciiTheme="minorEastAsia" w:hAnsiTheme="minorEastAsia" w:eastAsiaTheme="minorEastAsia"/>
                <w:kern w:val="0"/>
                <w:szCs w:val="21"/>
              </w:rPr>
            </w:pPr>
          </w:p>
        </w:tc>
        <w:tc>
          <w:tcPr>
            <w:tcW w:w="2017" w:type="dxa"/>
            <w:noWrap/>
          </w:tcPr>
          <w:p w14:paraId="03BF1CED">
            <w:pPr>
              <w:pStyle w:val="71"/>
              <w:spacing w:before="172" w:line="206" w:lineRule="auto"/>
              <w:jc w:val="right"/>
              <w:rPr>
                <w:sz w:val="21"/>
                <w:szCs w:val="21"/>
              </w:rPr>
            </w:pPr>
            <w:r>
              <w:rPr>
                <w:b/>
                <w:bCs/>
                <w:spacing w:val="-1"/>
                <w:sz w:val="21"/>
                <w:szCs w:val="21"/>
              </w:rPr>
              <w:t>308,625,951.49</w:t>
            </w:r>
          </w:p>
        </w:tc>
      </w:tr>
      <w:bookmarkEnd w:id="40"/>
    </w:tbl>
    <w:p w14:paraId="1E99741D">
      <w:pPr>
        <w:pStyle w:val="66"/>
        <w:numPr>
          <w:ilvl w:val="0"/>
          <w:numId w:val="5"/>
        </w:numPr>
        <w:spacing w:line="400" w:lineRule="exact"/>
        <w:ind w:firstLineChars="0"/>
        <w:rPr>
          <w:rFonts w:hint="eastAsia" w:cs="Arial" w:asciiTheme="minorEastAsia" w:hAnsiTheme="minorEastAsia" w:eastAsiaTheme="minorEastAsia"/>
          <w:szCs w:val="21"/>
        </w:rPr>
      </w:pPr>
      <w:r>
        <w:rPr>
          <w:rFonts w:cs="Arial" w:asciiTheme="minorEastAsia" w:hAnsiTheme="minorEastAsia" w:eastAsiaTheme="minorEastAsia"/>
          <w:szCs w:val="21"/>
        </w:rPr>
        <w:t>存货跌价准备</w:t>
      </w:r>
      <w:r>
        <w:rPr>
          <w:rFonts w:ascii="Arial" w:hAnsi="宋体" w:cs="Arial"/>
          <w:sz w:val="24"/>
        </w:rPr>
        <w:t>/</w:t>
      </w:r>
      <w:r>
        <w:rPr>
          <w:rFonts w:hint="eastAsia" w:cs="Arial" w:asciiTheme="minorEastAsia" w:hAnsiTheme="minorEastAsia" w:eastAsiaTheme="minorEastAsia"/>
          <w:szCs w:val="21"/>
        </w:rPr>
        <w:t>合同履约成本减值准备</w:t>
      </w:r>
    </w:p>
    <w:p w14:paraId="128CC3B7">
      <w:pPr>
        <w:pStyle w:val="66"/>
        <w:numPr>
          <w:ilvl w:val="0"/>
          <w:numId w:val="5"/>
        </w:numPr>
        <w:spacing w:line="400" w:lineRule="exact"/>
        <w:ind w:firstLineChars="0"/>
        <w:rPr>
          <w:rFonts w:hint="eastAsia" w:cs="Arial" w:asciiTheme="minorEastAsia" w:hAnsiTheme="minorEastAsia" w:eastAsiaTheme="minorEastAsia"/>
          <w:szCs w:val="21"/>
        </w:rPr>
      </w:pPr>
      <w:r>
        <w:rPr>
          <w:rFonts w:cs="Arial" w:asciiTheme="minorEastAsia" w:hAnsiTheme="minorEastAsia" w:eastAsiaTheme="minorEastAsia"/>
          <w:szCs w:val="21"/>
        </w:rPr>
        <w:t>本公司期末经测试无需计提存货跌价准备。</w:t>
      </w:r>
    </w:p>
    <w:p w14:paraId="2C289CAD">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8</w:t>
      </w:r>
      <w:r>
        <w:rPr>
          <w:rFonts w:cs="Arial" w:asciiTheme="minorEastAsia" w:hAnsiTheme="minorEastAsia" w:eastAsiaTheme="minorEastAsia"/>
          <w:b/>
          <w:szCs w:val="21"/>
        </w:rPr>
        <w:t>、</w:t>
      </w:r>
      <w:r>
        <w:rPr>
          <w:rFonts w:hint="eastAsia" w:cs="Arial" w:asciiTheme="minorEastAsia" w:hAnsiTheme="minorEastAsia" w:eastAsiaTheme="minorEastAsia"/>
          <w:b/>
          <w:szCs w:val="21"/>
        </w:rPr>
        <w:t>合同资产</w:t>
      </w:r>
    </w:p>
    <w:p w14:paraId="2D0F60B5">
      <w:pPr>
        <w:spacing w:line="400" w:lineRule="exact"/>
        <w:ind w:firstLine="420" w:firstLineChars="200"/>
        <w:rPr>
          <w:rFonts w:hint="eastAsia" w:ascii="宋体" w:hAnsi="宋体"/>
          <w:szCs w:val="21"/>
        </w:rPr>
      </w:pPr>
      <w:r>
        <w:rPr>
          <w:rFonts w:hint="eastAsia" w:ascii="宋体" w:hAnsi="宋体"/>
          <w:szCs w:val="21"/>
        </w:rPr>
        <w:t>（1）合同资产情况</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296"/>
        <w:gridCol w:w="2410"/>
        <w:gridCol w:w="2126"/>
        <w:gridCol w:w="2410"/>
      </w:tblGrid>
      <w:tr w14:paraId="7898C8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75" w:hRule="atLeast"/>
          <w:tblHeader/>
        </w:trPr>
        <w:tc>
          <w:tcPr>
            <w:tcW w:w="2296" w:type="dxa"/>
            <w:vMerge w:val="restart"/>
            <w:noWrap/>
            <w:vAlign w:val="center"/>
          </w:tcPr>
          <w:p w14:paraId="41FDBAA6">
            <w:pPr>
              <w:widowControl/>
              <w:spacing w:line="400" w:lineRule="exact"/>
              <w:jc w:val="center"/>
              <w:rPr>
                <w:rFonts w:hint="eastAsia" w:ascii="宋体" w:hAnsi="宋体" w:cs="Arial"/>
                <w:kern w:val="0"/>
                <w:szCs w:val="21"/>
              </w:rPr>
            </w:pPr>
            <w:r>
              <w:rPr>
                <w:rFonts w:ascii="宋体" w:hAnsi="宋体" w:cs="Arial"/>
                <w:kern w:val="0"/>
                <w:szCs w:val="21"/>
              </w:rPr>
              <w:t>项目</w:t>
            </w:r>
          </w:p>
        </w:tc>
        <w:tc>
          <w:tcPr>
            <w:tcW w:w="6946" w:type="dxa"/>
            <w:gridSpan w:val="3"/>
            <w:noWrap/>
            <w:vAlign w:val="center"/>
          </w:tcPr>
          <w:p w14:paraId="3DEE434D">
            <w:pPr>
              <w:widowControl/>
              <w:spacing w:line="400" w:lineRule="exact"/>
              <w:jc w:val="center"/>
              <w:rPr>
                <w:rFonts w:hint="eastAsia" w:ascii="宋体" w:hAnsi="宋体" w:cs="Arial"/>
                <w:kern w:val="0"/>
                <w:szCs w:val="21"/>
              </w:rPr>
            </w:pPr>
            <w:r>
              <w:rPr>
                <w:rFonts w:hint="eastAsia" w:ascii="宋体" w:hAnsi="宋体" w:cs="Arial"/>
                <w:kern w:val="0"/>
                <w:szCs w:val="21"/>
              </w:rPr>
              <w:t>期</w:t>
            </w:r>
            <w:r>
              <w:rPr>
                <w:rFonts w:ascii="宋体" w:hAnsi="宋体" w:cs="Arial"/>
                <w:kern w:val="0"/>
                <w:szCs w:val="21"/>
              </w:rPr>
              <w:t>末</w:t>
            </w:r>
            <w:r>
              <w:rPr>
                <w:rFonts w:hint="eastAsia" w:ascii="宋体" w:hAnsi="宋体" w:cs="Arial"/>
                <w:kern w:val="0"/>
                <w:szCs w:val="21"/>
              </w:rPr>
              <w:t>余额</w:t>
            </w:r>
          </w:p>
        </w:tc>
      </w:tr>
      <w:tr w14:paraId="28EB45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tblHeader/>
        </w:trPr>
        <w:tc>
          <w:tcPr>
            <w:tcW w:w="2296" w:type="dxa"/>
            <w:vMerge w:val="continue"/>
            <w:vAlign w:val="center"/>
          </w:tcPr>
          <w:p w14:paraId="184BD7D4">
            <w:pPr>
              <w:widowControl/>
              <w:spacing w:line="400" w:lineRule="exact"/>
              <w:jc w:val="center"/>
              <w:rPr>
                <w:rFonts w:hint="eastAsia" w:ascii="宋体" w:hAnsi="宋体" w:cs="Arial"/>
                <w:kern w:val="0"/>
                <w:szCs w:val="21"/>
              </w:rPr>
            </w:pPr>
          </w:p>
        </w:tc>
        <w:tc>
          <w:tcPr>
            <w:tcW w:w="2410" w:type="dxa"/>
            <w:noWrap/>
            <w:vAlign w:val="center"/>
          </w:tcPr>
          <w:p w14:paraId="30A3A879">
            <w:pPr>
              <w:widowControl/>
              <w:spacing w:line="400" w:lineRule="exact"/>
              <w:jc w:val="center"/>
              <w:rPr>
                <w:rFonts w:hint="eastAsia" w:ascii="宋体" w:hAnsi="宋体" w:cs="Arial"/>
                <w:kern w:val="0"/>
                <w:szCs w:val="21"/>
              </w:rPr>
            </w:pPr>
            <w:r>
              <w:rPr>
                <w:rFonts w:ascii="宋体" w:hAnsi="宋体" w:cs="Arial"/>
                <w:kern w:val="0"/>
                <w:szCs w:val="21"/>
              </w:rPr>
              <w:t>账面余额</w:t>
            </w:r>
          </w:p>
        </w:tc>
        <w:tc>
          <w:tcPr>
            <w:tcW w:w="2126" w:type="dxa"/>
            <w:noWrap/>
            <w:vAlign w:val="center"/>
          </w:tcPr>
          <w:p w14:paraId="1182F63D">
            <w:pPr>
              <w:widowControl/>
              <w:spacing w:line="400" w:lineRule="exact"/>
              <w:jc w:val="center"/>
              <w:rPr>
                <w:rFonts w:hint="eastAsia" w:ascii="宋体" w:hAnsi="宋体" w:cs="Arial"/>
                <w:kern w:val="0"/>
                <w:szCs w:val="21"/>
              </w:rPr>
            </w:pPr>
            <w:r>
              <w:rPr>
                <w:rFonts w:ascii="宋体" w:hAnsi="宋体" w:cs="Arial"/>
                <w:kern w:val="0"/>
                <w:szCs w:val="21"/>
              </w:rPr>
              <w:t>减值准备</w:t>
            </w:r>
          </w:p>
        </w:tc>
        <w:tc>
          <w:tcPr>
            <w:tcW w:w="2410" w:type="dxa"/>
            <w:noWrap/>
            <w:vAlign w:val="center"/>
          </w:tcPr>
          <w:p w14:paraId="682D3230">
            <w:pPr>
              <w:widowControl/>
              <w:spacing w:line="400" w:lineRule="exact"/>
              <w:jc w:val="center"/>
              <w:rPr>
                <w:rFonts w:hint="eastAsia" w:ascii="宋体" w:hAnsi="宋体" w:cs="Arial"/>
                <w:kern w:val="0"/>
                <w:szCs w:val="21"/>
              </w:rPr>
            </w:pPr>
            <w:r>
              <w:rPr>
                <w:rFonts w:ascii="宋体" w:hAnsi="宋体" w:cs="Arial"/>
                <w:kern w:val="0"/>
                <w:szCs w:val="21"/>
              </w:rPr>
              <w:t>账面价值</w:t>
            </w:r>
          </w:p>
        </w:tc>
      </w:tr>
      <w:tr w14:paraId="37C90E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296" w:type="dxa"/>
            <w:noWrap/>
            <w:vAlign w:val="center"/>
          </w:tcPr>
          <w:p w14:paraId="64E2F9E2">
            <w:pPr>
              <w:widowControl/>
              <w:spacing w:line="400" w:lineRule="exact"/>
              <w:rPr>
                <w:rFonts w:hint="eastAsia" w:ascii="宋体" w:hAnsi="宋体" w:cs="Arial"/>
                <w:kern w:val="0"/>
                <w:szCs w:val="21"/>
              </w:rPr>
            </w:pPr>
            <w:r>
              <w:rPr>
                <w:rFonts w:hint="eastAsia" w:cs="Arial" w:asciiTheme="minorEastAsia" w:hAnsiTheme="minorEastAsia" w:eastAsiaTheme="minorEastAsia"/>
                <w:kern w:val="0"/>
                <w:szCs w:val="21"/>
              </w:rPr>
              <w:t>软件与信息技术服务业务客户</w:t>
            </w:r>
          </w:p>
        </w:tc>
        <w:tc>
          <w:tcPr>
            <w:tcW w:w="2410" w:type="dxa"/>
            <w:noWrap/>
            <w:vAlign w:val="center"/>
          </w:tcPr>
          <w:p w14:paraId="72993674">
            <w:pPr>
              <w:widowControl/>
              <w:spacing w:line="400" w:lineRule="exact"/>
              <w:jc w:val="right"/>
              <w:rPr>
                <w:rFonts w:hint="eastAsia" w:ascii="Arial Narrow" w:hAnsi="Arial Narrow" w:eastAsia="宋体" w:cs="Arial Narrow"/>
                <w:kern w:val="0"/>
                <w:szCs w:val="21"/>
                <w:lang w:eastAsia="zh-CN"/>
              </w:rPr>
            </w:pPr>
            <w:r>
              <w:rPr>
                <w:rFonts w:hint="default" w:ascii="Arial Narrow" w:hAnsi="Arial Narrow" w:cs="Arial Narrow"/>
                <w:kern w:val="0"/>
                <w:szCs w:val="21"/>
              </w:rPr>
              <w:t>11,817,281.67</w:t>
            </w:r>
          </w:p>
        </w:tc>
        <w:tc>
          <w:tcPr>
            <w:tcW w:w="2126" w:type="dxa"/>
            <w:noWrap/>
            <w:vAlign w:val="center"/>
          </w:tcPr>
          <w:p w14:paraId="7ACAFACC">
            <w:pPr>
              <w:widowControl/>
              <w:spacing w:line="400" w:lineRule="exact"/>
              <w:jc w:val="right"/>
              <w:rPr>
                <w:rFonts w:hint="eastAsia" w:ascii="Arial Narrow" w:hAnsi="Arial Narrow" w:eastAsia="宋体" w:cs="Arial Narrow"/>
                <w:kern w:val="0"/>
                <w:szCs w:val="21"/>
                <w:lang w:eastAsia="zh-CN"/>
              </w:rPr>
            </w:pPr>
            <w:r>
              <w:rPr>
                <w:rFonts w:hint="default" w:ascii="Arial Narrow" w:hAnsi="Arial Narrow" w:cs="Arial Narrow"/>
                <w:kern w:val="0"/>
                <w:szCs w:val="21"/>
              </w:rPr>
              <w:t>2,208,908.17</w:t>
            </w:r>
          </w:p>
        </w:tc>
        <w:tc>
          <w:tcPr>
            <w:tcW w:w="2410" w:type="dxa"/>
            <w:noWrap/>
            <w:vAlign w:val="center"/>
          </w:tcPr>
          <w:p w14:paraId="58044B49">
            <w:pPr>
              <w:widowControl/>
              <w:spacing w:line="400" w:lineRule="exact"/>
              <w:jc w:val="right"/>
              <w:rPr>
                <w:rFonts w:hint="eastAsia" w:ascii="Arial Narrow" w:hAnsi="Arial Narrow" w:eastAsia="宋体" w:cs="Arial Narrow"/>
                <w:kern w:val="0"/>
                <w:szCs w:val="21"/>
                <w:lang w:eastAsia="zh-CN"/>
              </w:rPr>
            </w:pPr>
            <w:r>
              <w:rPr>
                <w:rFonts w:hint="default" w:ascii="Arial Narrow" w:hAnsi="Arial Narrow" w:cs="Arial Narrow"/>
                <w:kern w:val="0"/>
                <w:szCs w:val="21"/>
              </w:rPr>
              <w:t>9,608,373.50</w:t>
            </w:r>
          </w:p>
        </w:tc>
      </w:tr>
      <w:tr w14:paraId="10FBF0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296" w:type="dxa"/>
            <w:noWrap/>
            <w:vAlign w:val="center"/>
          </w:tcPr>
          <w:p w14:paraId="58D2C28F">
            <w:pPr>
              <w:widowControl/>
              <w:spacing w:line="400" w:lineRule="exact"/>
              <w:jc w:val="center"/>
              <w:rPr>
                <w:rFonts w:hint="eastAsia" w:ascii="宋体" w:hAnsi="宋体" w:cs="Arial"/>
                <w:kern w:val="0"/>
                <w:szCs w:val="21"/>
              </w:rPr>
            </w:pPr>
            <w:r>
              <w:rPr>
                <w:rFonts w:ascii="宋体" w:hAnsi="宋体" w:cs="Arial"/>
                <w:kern w:val="0"/>
                <w:szCs w:val="21"/>
              </w:rPr>
              <w:t>合计</w:t>
            </w:r>
          </w:p>
        </w:tc>
        <w:tc>
          <w:tcPr>
            <w:tcW w:w="2410" w:type="dxa"/>
            <w:noWrap/>
            <w:vAlign w:val="center"/>
          </w:tcPr>
          <w:p w14:paraId="287EC024">
            <w:pPr>
              <w:widowControl/>
              <w:spacing w:line="400" w:lineRule="exact"/>
              <w:jc w:val="right"/>
              <w:rPr>
                <w:rFonts w:hint="eastAsia" w:ascii="Arial Narrow" w:hAnsi="Arial Narrow" w:eastAsia="宋体" w:cs="Arial Narrow"/>
                <w:b/>
                <w:bCs/>
                <w:kern w:val="0"/>
                <w:szCs w:val="21"/>
                <w:lang w:eastAsia="zh-CN"/>
              </w:rPr>
            </w:pPr>
            <w:r>
              <w:rPr>
                <w:rFonts w:hint="default" w:ascii="Arial Narrow" w:hAnsi="Arial Narrow" w:cs="Arial Narrow"/>
                <w:b/>
                <w:bCs/>
                <w:kern w:val="0"/>
                <w:szCs w:val="21"/>
              </w:rPr>
              <w:t>11,817,281.67</w:t>
            </w:r>
          </w:p>
        </w:tc>
        <w:tc>
          <w:tcPr>
            <w:tcW w:w="2126" w:type="dxa"/>
            <w:noWrap/>
            <w:vAlign w:val="center"/>
          </w:tcPr>
          <w:p w14:paraId="219DF6E7">
            <w:pPr>
              <w:widowControl/>
              <w:spacing w:line="400" w:lineRule="exact"/>
              <w:jc w:val="right"/>
              <w:rPr>
                <w:rFonts w:hint="eastAsia" w:ascii="Arial Narrow" w:hAnsi="Arial Narrow" w:eastAsia="宋体" w:cs="Arial Narrow"/>
                <w:b/>
                <w:bCs/>
                <w:kern w:val="0"/>
                <w:szCs w:val="21"/>
                <w:lang w:eastAsia="zh-CN"/>
              </w:rPr>
            </w:pPr>
            <w:r>
              <w:rPr>
                <w:rFonts w:hint="default" w:ascii="Arial Narrow" w:hAnsi="Arial Narrow" w:cs="Arial Narrow"/>
                <w:b/>
                <w:bCs/>
                <w:kern w:val="0"/>
                <w:szCs w:val="21"/>
              </w:rPr>
              <w:t>2,208,908.17</w:t>
            </w:r>
          </w:p>
        </w:tc>
        <w:tc>
          <w:tcPr>
            <w:tcW w:w="2410" w:type="dxa"/>
            <w:noWrap/>
            <w:vAlign w:val="center"/>
          </w:tcPr>
          <w:p w14:paraId="4415BCE2">
            <w:pPr>
              <w:widowControl/>
              <w:spacing w:line="400" w:lineRule="exact"/>
              <w:jc w:val="right"/>
              <w:rPr>
                <w:rFonts w:hint="eastAsia" w:ascii="Arial Narrow" w:hAnsi="Arial Narrow" w:eastAsia="宋体" w:cs="Arial Narrow"/>
                <w:b/>
                <w:bCs/>
                <w:kern w:val="0"/>
                <w:szCs w:val="21"/>
                <w:lang w:eastAsia="zh-CN"/>
              </w:rPr>
            </w:pPr>
            <w:r>
              <w:rPr>
                <w:rFonts w:hint="default" w:ascii="Arial Narrow" w:hAnsi="Arial Narrow" w:cs="Arial Narrow"/>
                <w:b/>
                <w:bCs/>
                <w:kern w:val="0"/>
                <w:szCs w:val="21"/>
              </w:rPr>
              <w:t>9,608,373.50</w:t>
            </w:r>
          </w:p>
        </w:tc>
      </w:tr>
    </w:tbl>
    <w:p w14:paraId="4C170778">
      <w:pPr>
        <w:spacing w:line="400" w:lineRule="exact"/>
        <w:ind w:firstLine="420" w:firstLineChars="200"/>
        <w:rPr>
          <w:rFonts w:hint="eastAsia" w:ascii="宋体" w:hAnsi="宋体" w:cs="Arial"/>
          <w:szCs w:val="21"/>
        </w:rPr>
      </w:pPr>
      <w:r>
        <w:rPr>
          <w:rFonts w:hint="eastAsia" w:ascii="宋体" w:hAnsi="宋体" w:cs="Arial"/>
          <w:szCs w:val="21"/>
        </w:rPr>
        <w:t>（续）</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296"/>
        <w:gridCol w:w="2410"/>
        <w:gridCol w:w="2126"/>
        <w:gridCol w:w="2410"/>
      </w:tblGrid>
      <w:tr w14:paraId="2E6C70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75" w:hRule="atLeast"/>
          <w:tblHeader/>
        </w:trPr>
        <w:tc>
          <w:tcPr>
            <w:tcW w:w="2296" w:type="dxa"/>
            <w:vMerge w:val="restart"/>
            <w:noWrap/>
            <w:vAlign w:val="center"/>
          </w:tcPr>
          <w:p w14:paraId="2842DC35">
            <w:pPr>
              <w:widowControl/>
              <w:spacing w:line="400" w:lineRule="exact"/>
              <w:jc w:val="center"/>
              <w:rPr>
                <w:rFonts w:hint="eastAsia" w:ascii="宋体" w:hAnsi="宋体" w:cs="Arial"/>
                <w:kern w:val="0"/>
                <w:szCs w:val="21"/>
              </w:rPr>
            </w:pPr>
            <w:r>
              <w:rPr>
                <w:rFonts w:ascii="宋体" w:hAnsi="宋体" w:cs="Arial"/>
                <w:kern w:val="0"/>
                <w:szCs w:val="21"/>
              </w:rPr>
              <w:t>项目</w:t>
            </w:r>
          </w:p>
        </w:tc>
        <w:tc>
          <w:tcPr>
            <w:tcW w:w="6946" w:type="dxa"/>
            <w:gridSpan w:val="3"/>
            <w:noWrap/>
            <w:vAlign w:val="center"/>
          </w:tcPr>
          <w:p w14:paraId="2353F76D">
            <w:pPr>
              <w:widowControl/>
              <w:spacing w:line="400" w:lineRule="exact"/>
              <w:jc w:val="center"/>
              <w:rPr>
                <w:rFonts w:hint="eastAsia" w:ascii="宋体" w:hAnsi="宋体" w:cs="Arial"/>
                <w:kern w:val="0"/>
                <w:szCs w:val="21"/>
              </w:rPr>
            </w:pPr>
            <w:r>
              <w:rPr>
                <w:rFonts w:hint="eastAsia" w:ascii="宋体" w:hAnsi="宋体" w:cs="Arial"/>
                <w:kern w:val="0"/>
                <w:szCs w:val="21"/>
              </w:rPr>
              <w:t>上年年末余额</w:t>
            </w:r>
          </w:p>
        </w:tc>
      </w:tr>
      <w:tr w14:paraId="07A856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tblHeader/>
        </w:trPr>
        <w:tc>
          <w:tcPr>
            <w:tcW w:w="2296" w:type="dxa"/>
            <w:vMerge w:val="continue"/>
            <w:vAlign w:val="center"/>
          </w:tcPr>
          <w:p w14:paraId="6520F88C">
            <w:pPr>
              <w:widowControl/>
              <w:spacing w:line="400" w:lineRule="exact"/>
              <w:jc w:val="center"/>
              <w:rPr>
                <w:rFonts w:hint="eastAsia" w:ascii="宋体" w:hAnsi="宋体" w:cs="Arial"/>
                <w:kern w:val="0"/>
                <w:szCs w:val="21"/>
              </w:rPr>
            </w:pPr>
          </w:p>
        </w:tc>
        <w:tc>
          <w:tcPr>
            <w:tcW w:w="2410" w:type="dxa"/>
            <w:noWrap/>
            <w:vAlign w:val="center"/>
          </w:tcPr>
          <w:p w14:paraId="011AC736">
            <w:pPr>
              <w:widowControl/>
              <w:spacing w:line="400" w:lineRule="exact"/>
              <w:jc w:val="center"/>
              <w:rPr>
                <w:rFonts w:hint="eastAsia" w:ascii="宋体" w:hAnsi="宋体" w:cs="Arial"/>
                <w:kern w:val="0"/>
                <w:szCs w:val="21"/>
              </w:rPr>
            </w:pPr>
            <w:r>
              <w:rPr>
                <w:rFonts w:ascii="宋体" w:hAnsi="宋体" w:cs="Arial"/>
                <w:kern w:val="0"/>
                <w:szCs w:val="21"/>
              </w:rPr>
              <w:t>账面余额</w:t>
            </w:r>
          </w:p>
        </w:tc>
        <w:tc>
          <w:tcPr>
            <w:tcW w:w="2126" w:type="dxa"/>
            <w:noWrap/>
            <w:vAlign w:val="center"/>
          </w:tcPr>
          <w:p w14:paraId="65AB9860">
            <w:pPr>
              <w:widowControl/>
              <w:spacing w:line="400" w:lineRule="exact"/>
              <w:jc w:val="center"/>
              <w:rPr>
                <w:rFonts w:hint="eastAsia" w:ascii="宋体" w:hAnsi="宋体" w:cs="Arial"/>
                <w:kern w:val="0"/>
                <w:szCs w:val="21"/>
              </w:rPr>
            </w:pPr>
            <w:r>
              <w:rPr>
                <w:rFonts w:ascii="宋体" w:hAnsi="宋体" w:cs="Arial"/>
                <w:kern w:val="0"/>
                <w:szCs w:val="21"/>
              </w:rPr>
              <w:t>减值准备</w:t>
            </w:r>
          </w:p>
        </w:tc>
        <w:tc>
          <w:tcPr>
            <w:tcW w:w="2410" w:type="dxa"/>
            <w:noWrap/>
            <w:vAlign w:val="center"/>
          </w:tcPr>
          <w:p w14:paraId="515A79B4">
            <w:pPr>
              <w:widowControl/>
              <w:spacing w:line="400" w:lineRule="exact"/>
              <w:jc w:val="center"/>
              <w:rPr>
                <w:rFonts w:hint="eastAsia" w:ascii="宋体" w:hAnsi="宋体" w:cs="Arial"/>
                <w:kern w:val="0"/>
                <w:szCs w:val="21"/>
              </w:rPr>
            </w:pPr>
            <w:r>
              <w:rPr>
                <w:rFonts w:ascii="宋体" w:hAnsi="宋体" w:cs="Arial"/>
                <w:kern w:val="0"/>
                <w:szCs w:val="21"/>
              </w:rPr>
              <w:t>账面价值</w:t>
            </w:r>
          </w:p>
        </w:tc>
      </w:tr>
      <w:tr w14:paraId="50A3BF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296" w:type="dxa"/>
            <w:noWrap/>
            <w:vAlign w:val="center"/>
          </w:tcPr>
          <w:p w14:paraId="1A9BD5C1">
            <w:pPr>
              <w:widowControl/>
              <w:spacing w:line="400" w:lineRule="exact"/>
              <w:rPr>
                <w:rFonts w:hint="eastAsia" w:ascii="宋体" w:hAnsi="宋体" w:cs="Arial"/>
                <w:kern w:val="0"/>
                <w:szCs w:val="21"/>
              </w:rPr>
            </w:pPr>
            <w:r>
              <w:rPr>
                <w:rFonts w:hint="eastAsia" w:cs="Arial" w:asciiTheme="minorEastAsia" w:hAnsiTheme="minorEastAsia" w:eastAsiaTheme="minorEastAsia"/>
                <w:kern w:val="0"/>
                <w:szCs w:val="21"/>
              </w:rPr>
              <w:t>软件与信息技术服务业务客户</w:t>
            </w:r>
          </w:p>
        </w:tc>
        <w:tc>
          <w:tcPr>
            <w:tcW w:w="2410" w:type="dxa"/>
            <w:noWrap/>
            <w:vAlign w:val="center"/>
          </w:tcPr>
          <w:p w14:paraId="0507DD0E">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3,948,836.86</w:t>
            </w:r>
          </w:p>
        </w:tc>
        <w:tc>
          <w:tcPr>
            <w:tcW w:w="2126" w:type="dxa"/>
            <w:noWrap/>
            <w:vAlign w:val="center"/>
          </w:tcPr>
          <w:p w14:paraId="5BB8A801">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1,812,748.70</w:t>
            </w:r>
          </w:p>
        </w:tc>
        <w:tc>
          <w:tcPr>
            <w:tcW w:w="2410" w:type="dxa"/>
            <w:noWrap/>
            <w:vAlign w:val="center"/>
          </w:tcPr>
          <w:p w14:paraId="5E2921C2">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 xml:space="preserve">2,136,088.16 </w:t>
            </w:r>
          </w:p>
        </w:tc>
      </w:tr>
      <w:tr w14:paraId="5B6035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296" w:type="dxa"/>
            <w:noWrap/>
            <w:vAlign w:val="center"/>
          </w:tcPr>
          <w:p w14:paraId="126C86C0">
            <w:pPr>
              <w:widowControl/>
              <w:spacing w:line="400" w:lineRule="exact"/>
              <w:jc w:val="center"/>
              <w:rPr>
                <w:rFonts w:hint="eastAsia" w:ascii="宋体" w:hAnsi="宋体" w:cs="Arial"/>
                <w:kern w:val="0"/>
                <w:szCs w:val="21"/>
              </w:rPr>
            </w:pPr>
            <w:r>
              <w:rPr>
                <w:rFonts w:ascii="宋体" w:hAnsi="宋体" w:cs="Arial"/>
                <w:kern w:val="0"/>
                <w:szCs w:val="21"/>
              </w:rPr>
              <w:t>合计</w:t>
            </w:r>
          </w:p>
        </w:tc>
        <w:tc>
          <w:tcPr>
            <w:tcW w:w="2410" w:type="dxa"/>
            <w:noWrap/>
            <w:vAlign w:val="center"/>
          </w:tcPr>
          <w:p w14:paraId="233B0866">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3,948,836.86</w:t>
            </w:r>
          </w:p>
        </w:tc>
        <w:tc>
          <w:tcPr>
            <w:tcW w:w="2126" w:type="dxa"/>
            <w:noWrap/>
            <w:vAlign w:val="center"/>
          </w:tcPr>
          <w:p w14:paraId="478486FC">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1,812,748.70</w:t>
            </w:r>
          </w:p>
        </w:tc>
        <w:tc>
          <w:tcPr>
            <w:tcW w:w="2410" w:type="dxa"/>
            <w:noWrap/>
            <w:vAlign w:val="center"/>
          </w:tcPr>
          <w:p w14:paraId="42C62DFF">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 xml:space="preserve">2,136,088.16 </w:t>
            </w:r>
          </w:p>
        </w:tc>
      </w:tr>
    </w:tbl>
    <w:p w14:paraId="687E40EC">
      <w:pPr>
        <w:spacing w:line="400" w:lineRule="exact"/>
        <w:ind w:firstLine="420" w:firstLineChars="200"/>
        <w:rPr>
          <w:rFonts w:hint="eastAsia" w:ascii="宋体" w:hAnsi="宋体" w:cs="Arial"/>
          <w:szCs w:val="21"/>
        </w:rPr>
      </w:pPr>
      <w:r>
        <w:rPr>
          <w:rFonts w:hint="eastAsia" w:ascii="宋体" w:hAnsi="宋体" w:cs="Arial"/>
          <w:szCs w:val="21"/>
        </w:rPr>
        <w:t>合同资产无论是否存在重大融资成分，本公司均按照整个存续期的预期信用损失计量损失准备。截至2025年12月31日，计提减值准备的合同资产如下：</w:t>
      </w:r>
    </w:p>
    <w:p w14:paraId="61C5A712">
      <w:pPr>
        <w:spacing w:line="400" w:lineRule="exact"/>
        <w:ind w:firstLine="420" w:firstLineChars="200"/>
        <w:rPr>
          <w:rFonts w:hint="eastAsia" w:ascii="宋体" w:hAnsi="宋体" w:cs="Arial"/>
          <w:szCs w:val="21"/>
        </w:rPr>
      </w:pPr>
      <w:r>
        <w:rPr>
          <w:rFonts w:hint="eastAsia" w:ascii="宋体" w:hAnsi="宋体" w:cs="Arial"/>
          <w:szCs w:val="21"/>
        </w:rPr>
        <w:t>组合计提减值准备的合同资产：</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358"/>
        <w:gridCol w:w="2915"/>
        <w:gridCol w:w="1985"/>
        <w:gridCol w:w="1842"/>
      </w:tblGrid>
      <w:tr w14:paraId="2F22F5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358" w:type="dxa"/>
            <w:vMerge w:val="restart"/>
            <w:vAlign w:val="center"/>
          </w:tcPr>
          <w:p w14:paraId="19AE8B3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742" w:type="dxa"/>
            <w:gridSpan w:val="3"/>
            <w:noWrap/>
            <w:vAlign w:val="center"/>
          </w:tcPr>
          <w:p w14:paraId="581EC2C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w:t>
            </w:r>
            <w:r>
              <w:rPr>
                <w:rFonts w:cs="Arial" w:asciiTheme="minorEastAsia" w:hAnsiTheme="minorEastAsia" w:eastAsiaTheme="minorEastAsia"/>
                <w:kern w:val="0"/>
                <w:szCs w:val="21"/>
              </w:rPr>
              <w:t>余额</w:t>
            </w:r>
          </w:p>
        </w:tc>
      </w:tr>
      <w:tr w14:paraId="052C0D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358" w:type="dxa"/>
            <w:vMerge w:val="continue"/>
            <w:vAlign w:val="center"/>
          </w:tcPr>
          <w:p w14:paraId="6B426B2D">
            <w:pPr>
              <w:widowControl/>
              <w:spacing w:line="400" w:lineRule="exact"/>
              <w:jc w:val="left"/>
              <w:rPr>
                <w:rFonts w:hint="eastAsia" w:cs="Arial" w:asciiTheme="minorEastAsia" w:hAnsiTheme="minorEastAsia" w:eastAsiaTheme="minorEastAsia"/>
                <w:kern w:val="0"/>
                <w:szCs w:val="21"/>
              </w:rPr>
            </w:pPr>
          </w:p>
        </w:tc>
        <w:tc>
          <w:tcPr>
            <w:tcW w:w="2915" w:type="dxa"/>
            <w:noWrap/>
            <w:vAlign w:val="center"/>
          </w:tcPr>
          <w:p w14:paraId="6E169FD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1985" w:type="dxa"/>
            <w:vAlign w:val="center"/>
          </w:tcPr>
          <w:p w14:paraId="750017E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1FA12C45">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4EF2A8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358" w:type="dxa"/>
            <w:noWrap/>
            <w:vAlign w:val="center"/>
          </w:tcPr>
          <w:p w14:paraId="06120804">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软件与信息技术服务业务客户</w:t>
            </w:r>
          </w:p>
        </w:tc>
        <w:tc>
          <w:tcPr>
            <w:tcW w:w="2915" w:type="dxa"/>
            <w:noWrap/>
            <w:vAlign w:val="center"/>
          </w:tcPr>
          <w:p w14:paraId="7CCA30BB">
            <w:pPr>
              <w:widowControl/>
              <w:spacing w:line="400" w:lineRule="exact"/>
              <w:jc w:val="right"/>
              <w:rPr>
                <w:rFonts w:hint="eastAsia" w:eastAsia="宋体" w:cs="Arial" w:asciiTheme="minorEastAsia" w:hAnsiTheme="minorEastAsia"/>
                <w:kern w:val="0"/>
                <w:szCs w:val="21"/>
                <w:lang w:eastAsia="zh-CN"/>
              </w:rPr>
            </w:pPr>
            <w:r>
              <w:rPr>
                <w:rFonts w:hint="default" w:ascii="Arial Narrow" w:hAnsi="Arial Narrow" w:cs="Arial Narrow"/>
                <w:kern w:val="0"/>
                <w:szCs w:val="21"/>
              </w:rPr>
              <w:t>11,817,281.67</w:t>
            </w:r>
          </w:p>
        </w:tc>
        <w:tc>
          <w:tcPr>
            <w:tcW w:w="1985" w:type="dxa"/>
            <w:noWrap/>
            <w:vAlign w:val="center"/>
          </w:tcPr>
          <w:p w14:paraId="73BC675F">
            <w:pPr>
              <w:widowControl/>
              <w:spacing w:line="400" w:lineRule="exact"/>
              <w:jc w:val="right"/>
              <w:rPr>
                <w:rFonts w:hint="eastAsia" w:eastAsia="宋体" w:cs="Arial" w:asciiTheme="minorEastAsia" w:hAnsiTheme="minorEastAsia"/>
                <w:kern w:val="0"/>
                <w:szCs w:val="21"/>
                <w:lang w:eastAsia="zh-CN"/>
              </w:rPr>
            </w:pPr>
            <w:r>
              <w:rPr>
                <w:rFonts w:hint="default" w:ascii="Arial Narrow" w:hAnsi="Arial Narrow" w:cs="Arial Narrow"/>
                <w:kern w:val="0"/>
                <w:szCs w:val="21"/>
              </w:rPr>
              <w:t>2,208,908.17</w:t>
            </w:r>
          </w:p>
        </w:tc>
        <w:tc>
          <w:tcPr>
            <w:tcW w:w="1842" w:type="dxa"/>
            <w:noWrap/>
            <w:vAlign w:val="center"/>
          </w:tcPr>
          <w:p w14:paraId="1DD6A7DE">
            <w:pPr>
              <w:widowControl/>
              <w:spacing w:line="400" w:lineRule="exact"/>
              <w:jc w:val="right"/>
              <w:rPr>
                <w:rFonts w:hint="default" w:cs="Arial" w:asciiTheme="minorEastAsia" w:hAnsiTheme="minorEastAsia" w:eastAsiaTheme="minorEastAsia"/>
                <w:kern w:val="0"/>
                <w:szCs w:val="21"/>
                <w:lang w:val="en-US" w:eastAsia="zh-CN"/>
              </w:rPr>
            </w:pPr>
            <w:r>
              <w:rPr>
                <w:rFonts w:hint="eastAsia" w:cs="Arial" w:asciiTheme="minorEastAsia" w:hAnsiTheme="minorEastAsia" w:eastAsiaTheme="minorEastAsia"/>
                <w:kern w:val="0"/>
                <w:szCs w:val="21"/>
                <w:lang w:val="en-US" w:eastAsia="zh-CN"/>
              </w:rPr>
              <w:t>18.69</w:t>
            </w:r>
          </w:p>
        </w:tc>
      </w:tr>
      <w:tr w14:paraId="3BA4B1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58" w:type="dxa"/>
            <w:noWrap/>
            <w:vAlign w:val="center"/>
          </w:tcPr>
          <w:p w14:paraId="4601826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15" w:type="dxa"/>
            <w:noWrap/>
            <w:vAlign w:val="center"/>
          </w:tcPr>
          <w:p w14:paraId="42F51F08">
            <w:pPr>
              <w:widowControl/>
              <w:spacing w:line="400" w:lineRule="exact"/>
              <w:jc w:val="right"/>
              <w:rPr>
                <w:rFonts w:hint="eastAsia" w:eastAsia="宋体" w:cs="Arial" w:asciiTheme="minorEastAsia" w:hAnsiTheme="minorEastAsia"/>
                <w:b/>
                <w:bCs/>
                <w:kern w:val="0"/>
                <w:szCs w:val="21"/>
                <w:lang w:eastAsia="zh-CN"/>
              </w:rPr>
            </w:pPr>
            <w:r>
              <w:rPr>
                <w:rFonts w:hint="default" w:ascii="Arial Narrow" w:hAnsi="Arial Narrow" w:cs="Arial Narrow"/>
                <w:b/>
                <w:bCs/>
                <w:kern w:val="0"/>
                <w:szCs w:val="21"/>
              </w:rPr>
              <w:t>11,817,281.67</w:t>
            </w:r>
          </w:p>
        </w:tc>
        <w:tc>
          <w:tcPr>
            <w:tcW w:w="1985" w:type="dxa"/>
            <w:noWrap/>
            <w:vAlign w:val="center"/>
          </w:tcPr>
          <w:p w14:paraId="50B45FC7">
            <w:pPr>
              <w:widowControl/>
              <w:spacing w:line="400" w:lineRule="exact"/>
              <w:jc w:val="right"/>
              <w:rPr>
                <w:rFonts w:hint="eastAsia" w:eastAsia="宋体" w:cs="Arial" w:asciiTheme="minorEastAsia" w:hAnsiTheme="minorEastAsia"/>
                <w:b/>
                <w:bCs/>
                <w:kern w:val="0"/>
                <w:szCs w:val="21"/>
                <w:lang w:eastAsia="zh-CN"/>
              </w:rPr>
            </w:pPr>
            <w:r>
              <w:rPr>
                <w:rFonts w:hint="default" w:ascii="Arial Narrow" w:hAnsi="Arial Narrow" w:cs="Arial Narrow"/>
                <w:b/>
                <w:bCs/>
                <w:kern w:val="0"/>
                <w:szCs w:val="21"/>
              </w:rPr>
              <w:t>2,208,908.17</w:t>
            </w:r>
          </w:p>
        </w:tc>
        <w:tc>
          <w:tcPr>
            <w:tcW w:w="1842" w:type="dxa"/>
            <w:noWrap/>
            <w:vAlign w:val="center"/>
          </w:tcPr>
          <w:p w14:paraId="32CB4862">
            <w:pPr>
              <w:widowControl/>
              <w:spacing w:line="400" w:lineRule="exact"/>
              <w:jc w:val="right"/>
              <w:rPr>
                <w:rFonts w:hint="eastAsia" w:cs="Arial" w:asciiTheme="minorEastAsia" w:hAnsiTheme="minorEastAsia" w:eastAsiaTheme="minorEastAsia"/>
                <w:b/>
                <w:bCs/>
                <w:kern w:val="0"/>
                <w:szCs w:val="21"/>
              </w:rPr>
            </w:pPr>
            <w:r>
              <w:rPr>
                <w:rFonts w:hint="eastAsia" w:ascii="Arial Narrow" w:hAnsi="Arial Narrow" w:cs="Arial Narrow"/>
                <w:b/>
                <w:bCs/>
                <w:kern w:val="0"/>
                <w:szCs w:val="21"/>
              </w:rPr>
              <w:t>18.69</w:t>
            </w:r>
          </w:p>
        </w:tc>
      </w:tr>
    </w:tbl>
    <w:p w14:paraId="3727FACF">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（续）</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2268"/>
        <w:gridCol w:w="1985"/>
        <w:gridCol w:w="1842"/>
      </w:tblGrid>
      <w:tr w14:paraId="0AC92C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Merge w:val="restart"/>
            <w:vAlign w:val="center"/>
          </w:tcPr>
          <w:p w14:paraId="13CDA2F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95" w:type="dxa"/>
            <w:gridSpan w:val="3"/>
            <w:noWrap/>
            <w:vAlign w:val="center"/>
          </w:tcPr>
          <w:p w14:paraId="52F1369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w:t>
            </w:r>
            <w:r>
              <w:rPr>
                <w:rFonts w:cs="Arial" w:asciiTheme="minorEastAsia" w:hAnsiTheme="minorEastAsia" w:eastAsiaTheme="minorEastAsia"/>
                <w:kern w:val="0"/>
                <w:szCs w:val="21"/>
              </w:rPr>
              <w:t>余额</w:t>
            </w:r>
          </w:p>
        </w:tc>
      </w:tr>
      <w:tr w14:paraId="72EECB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Merge w:val="continue"/>
            <w:vAlign w:val="center"/>
          </w:tcPr>
          <w:p w14:paraId="62B49AAC">
            <w:pPr>
              <w:widowControl/>
              <w:spacing w:line="400" w:lineRule="exact"/>
              <w:jc w:val="left"/>
              <w:rPr>
                <w:rFonts w:hint="eastAsia" w:cs="Arial" w:asciiTheme="minorEastAsia" w:hAnsiTheme="minorEastAsia" w:eastAsiaTheme="minorEastAsia"/>
                <w:kern w:val="0"/>
                <w:szCs w:val="21"/>
              </w:rPr>
            </w:pPr>
          </w:p>
        </w:tc>
        <w:tc>
          <w:tcPr>
            <w:tcW w:w="2268" w:type="dxa"/>
            <w:noWrap/>
            <w:vAlign w:val="center"/>
          </w:tcPr>
          <w:p w14:paraId="459EB47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1985" w:type="dxa"/>
            <w:vAlign w:val="center"/>
          </w:tcPr>
          <w:p w14:paraId="747F10D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49B6552F">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1BF569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005" w:type="dxa"/>
            <w:noWrap/>
            <w:vAlign w:val="center"/>
          </w:tcPr>
          <w:p w14:paraId="4E0BA997">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软件与信息技术服务业务客户</w:t>
            </w:r>
          </w:p>
        </w:tc>
        <w:tc>
          <w:tcPr>
            <w:tcW w:w="2268" w:type="dxa"/>
            <w:noWrap/>
            <w:vAlign w:val="center"/>
          </w:tcPr>
          <w:p w14:paraId="3075F713">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3,948,836.86</w:t>
            </w:r>
          </w:p>
        </w:tc>
        <w:tc>
          <w:tcPr>
            <w:tcW w:w="1985" w:type="dxa"/>
            <w:noWrap/>
            <w:vAlign w:val="center"/>
          </w:tcPr>
          <w:p w14:paraId="389458FD">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1,812,748.70</w:t>
            </w:r>
          </w:p>
        </w:tc>
        <w:tc>
          <w:tcPr>
            <w:tcW w:w="1842" w:type="dxa"/>
            <w:noWrap/>
            <w:vAlign w:val="center"/>
          </w:tcPr>
          <w:p w14:paraId="2E26A785">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45.91</w:t>
            </w:r>
          </w:p>
        </w:tc>
      </w:tr>
      <w:tr w14:paraId="3917F2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0C8572E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268" w:type="dxa"/>
            <w:noWrap/>
            <w:vAlign w:val="center"/>
          </w:tcPr>
          <w:p w14:paraId="76967AC2">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3,948,836.86</w:t>
            </w:r>
          </w:p>
        </w:tc>
        <w:tc>
          <w:tcPr>
            <w:tcW w:w="1985" w:type="dxa"/>
            <w:noWrap/>
            <w:vAlign w:val="center"/>
          </w:tcPr>
          <w:p w14:paraId="05F05912">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1,812,748.70</w:t>
            </w:r>
          </w:p>
        </w:tc>
        <w:tc>
          <w:tcPr>
            <w:tcW w:w="1842" w:type="dxa"/>
            <w:noWrap/>
            <w:vAlign w:val="center"/>
          </w:tcPr>
          <w:p w14:paraId="7095ACED">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45.91</w:t>
            </w:r>
          </w:p>
        </w:tc>
      </w:tr>
    </w:tbl>
    <w:p w14:paraId="3B9D7202">
      <w:pPr>
        <w:pStyle w:val="66"/>
        <w:spacing w:line="400" w:lineRule="exact"/>
        <w:ind w:left="480" w:firstLine="0" w:firstLineChars="0"/>
        <w:rPr>
          <w:rFonts w:hint="eastAsia" w:cs="Arial" w:asciiTheme="minorEastAsia" w:hAnsiTheme="minorEastAsia" w:eastAsiaTheme="minorEastAsia"/>
          <w:szCs w:val="21"/>
        </w:rPr>
      </w:pPr>
    </w:p>
    <w:p w14:paraId="2BF2332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9</w:t>
      </w:r>
      <w:r>
        <w:rPr>
          <w:rFonts w:cs="Arial" w:asciiTheme="minorEastAsia" w:hAnsiTheme="minorEastAsia" w:eastAsiaTheme="minorEastAsia"/>
          <w:b/>
          <w:szCs w:val="21"/>
        </w:rPr>
        <w:t>、</w:t>
      </w:r>
      <w:bookmarkStart w:id="41" w:name="OLE_LINK164"/>
      <w:bookmarkStart w:id="42" w:name="OLE_LINK46"/>
      <w:r>
        <w:rPr>
          <w:rFonts w:cs="Arial" w:asciiTheme="minorEastAsia" w:hAnsiTheme="minorEastAsia" w:eastAsiaTheme="minorEastAsia"/>
          <w:b/>
          <w:szCs w:val="21"/>
        </w:rPr>
        <w:t>其他流动资产</w:t>
      </w:r>
      <w:bookmarkEnd w:id="41"/>
      <w:r>
        <w:rPr>
          <w:rFonts w:cs="Arial" w:asciiTheme="minorEastAsia" w:hAnsiTheme="minorEastAsia" w:eastAsiaTheme="minorEastAsia"/>
          <w:b/>
          <w:szCs w:val="21"/>
        </w:rPr>
        <w:tab/>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997"/>
        <w:gridCol w:w="2694"/>
        <w:gridCol w:w="2409"/>
      </w:tblGrid>
      <w:tr w14:paraId="24A8F8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trPr>
        <w:tc>
          <w:tcPr>
            <w:tcW w:w="3997" w:type="dxa"/>
            <w:vAlign w:val="center"/>
          </w:tcPr>
          <w:p w14:paraId="6D16B6D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694" w:type="dxa"/>
            <w:vAlign w:val="center"/>
          </w:tcPr>
          <w:p w14:paraId="76BAD9A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409" w:type="dxa"/>
          </w:tcPr>
          <w:p w14:paraId="271756C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243F83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997" w:type="dxa"/>
          </w:tcPr>
          <w:p w14:paraId="0DF2499C">
            <w:pPr>
              <w:kinsoku w:val="0"/>
              <w:autoSpaceDE w:val="0"/>
              <w:autoSpaceDN w:val="0"/>
              <w:adjustRightInd w:val="0"/>
              <w:snapToGrid w:val="0"/>
              <w:spacing w:before="147" w:line="216" w:lineRule="auto"/>
              <w:ind w:left="2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待摊费用</w:t>
            </w:r>
          </w:p>
        </w:tc>
        <w:tc>
          <w:tcPr>
            <w:tcW w:w="2694" w:type="dxa"/>
            <w:vAlign w:val="center"/>
          </w:tcPr>
          <w:p w14:paraId="70879C2F">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4,658,569.01</w:t>
            </w:r>
          </w:p>
        </w:tc>
        <w:tc>
          <w:tcPr>
            <w:tcW w:w="2409" w:type="dxa"/>
          </w:tcPr>
          <w:p w14:paraId="493FAA05">
            <w:pPr>
              <w:pStyle w:val="71"/>
              <w:spacing w:before="177" w:line="211" w:lineRule="auto"/>
              <w:jc w:val="right"/>
              <w:rPr>
                <w:sz w:val="21"/>
                <w:szCs w:val="21"/>
              </w:rPr>
            </w:pPr>
            <w:r>
              <w:rPr>
                <w:spacing w:val="-1"/>
                <w:sz w:val="21"/>
                <w:szCs w:val="21"/>
              </w:rPr>
              <w:t>9,232,283.80</w:t>
            </w:r>
          </w:p>
        </w:tc>
      </w:tr>
      <w:tr w14:paraId="036E9D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997" w:type="dxa"/>
          </w:tcPr>
          <w:p w14:paraId="215510EF">
            <w:pPr>
              <w:kinsoku w:val="0"/>
              <w:autoSpaceDE w:val="0"/>
              <w:autoSpaceDN w:val="0"/>
              <w:adjustRightInd w:val="0"/>
              <w:snapToGrid w:val="0"/>
              <w:spacing w:before="155" w:line="216" w:lineRule="auto"/>
              <w:ind w:left="2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待认证及待抵扣进项</w:t>
            </w:r>
          </w:p>
        </w:tc>
        <w:tc>
          <w:tcPr>
            <w:tcW w:w="2694" w:type="dxa"/>
            <w:vAlign w:val="center"/>
          </w:tcPr>
          <w:p w14:paraId="42B62E76">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6,621,768.12</w:t>
            </w:r>
          </w:p>
        </w:tc>
        <w:tc>
          <w:tcPr>
            <w:tcW w:w="2409" w:type="dxa"/>
          </w:tcPr>
          <w:p w14:paraId="1C0DB493">
            <w:pPr>
              <w:pStyle w:val="71"/>
              <w:spacing w:before="181" w:line="211" w:lineRule="auto"/>
              <w:jc w:val="right"/>
              <w:rPr>
                <w:sz w:val="21"/>
                <w:szCs w:val="21"/>
              </w:rPr>
            </w:pPr>
            <w:r>
              <w:rPr>
                <w:spacing w:val="-1"/>
                <w:sz w:val="21"/>
                <w:szCs w:val="21"/>
              </w:rPr>
              <w:t>6,819,001.26</w:t>
            </w:r>
          </w:p>
        </w:tc>
      </w:tr>
      <w:tr w14:paraId="30590F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997" w:type="dxa"/>
          </w:tcPr>
          <w:p w14:paraId="6336BF7A">
            <w:pPr>
              <w:kinsoku w:val="0"/>
              <w:autoSpaceDE w:val="0"/>
              <w:autoSpaceDN w:val="0"/>
              <w:adjustRightInd w:val="0"/>
              <w:snapToGrid w:val="0"/>
              <w:spacing w:before="157" w:line="218" w:lineRule="auto"/>
              <w:ind w:left="3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预交税金</w:t>
            </w:r>
          </w:p>
        </w:tc>
        <w:tc>
          <w:tcPr>
            <w:tcW w:w="2694" w:type="dxa"/>
            <w:vAlign w:val="center"/>
          </w:tcPr>
          <w:p w14:paraId="7B2CDFDC">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100,905.63</w:t>
            </w:r>
          </w:p>
        </w:tc>
        <w:tc>
          <w:tcPr>
            <w:tcW w:w="2409" w:type="dxa"/>
          </w:tcPr>
          <w:p w14:paraId="3F2C5359">
            <w:pPr>
              <w:pStyle w:val="71"/>
              <w:spacing w:before="187" w:line="211" w:lineRule="auto"/>
              <w:jc w:val="right"/>
              <w:rPr>
                <w:sz w:val="21"/>
                <w:szCs w:val="21"/>
              </w:rPr>
            </w:pPr>
            <w:r>
              <w:rPr>
                <w:spacing w:val="-1"/>
                <w:sz w:val="21"/>
                <w:szCs w:val="21"/>
              </w:rPr>
              <w:t>9,050.00</w:t>
            </w:r>
          </w:p>
        </w:tc>
      </w:tr>
      <w:tr w14:paraId="72E431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997" w:type="dxa"/>
            <w:vAlign w:val="center"/>
          </w:tcPr>
          <w:p w14:paraId="450186B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694" w:type="dxa"/>
            <w:shd w:val="clear" w:color="auto" w:fill="auto"/>
            <w:vAlign w:val="center"/>
          </w:tcPr>
          <w:p w14:paraId="4C6CD26C">
            <w:pPr>
              <w:keepNext w:val="0"/>
              <w:keepLines w:val="0"/>
              <w:widowControl/>
              <w:suppressLineNumbers w:val="0"/>
              <w:jc w:val="right"/>
              <w:textAlignment w:val="center"/>
              <w:rPr>
                <w:rFonts w:hint="eastAsia"/>
                <w:b/>
                <w:bCs/>
                <w:spacing w:val="-1"/>
                <w:sz w:val="21"/>
                <w:szCs w:val="21"/>
                <w:lang w:val="en-US" w:eastAsia="zh-CN"/>
              </w:rPr>
            </w:pPr>
            <w:r>
              <w:rPr>
                <w:rFonts w:hint="default" w:ascii="Arial Narrow" w:hAnsi="Arial Narrow" w:eastAsia="Arial Narrow" w:cs="Arial Narrow"/>
                <w:b/>
                <w:bCs/>
                <w:i w:val="0"/>
                <w:iCs w:val="0"/>
                <w:color w:val="000000"/>
                <w:kern w:val="0"/>
                <w:sz w:val="21"/>
                <w:szCs w:val="21"/>
                <w:u w:val="none"/>
                <w:lang w:val="en-US" w:eastAsia="zh-CN" w:bidi="ar"/>
              </w:rPr>
              <w:t>11,381,242.76</w:t>
            </w:r>
          </w:p>
        </w:tc>
        <w:tc>
          <w:tcPr>
            <w:tcW w:w="2409" w:type="dxa"/>
          </w:tcPr>
          <w:p w14:paraId="111016A8">
            <w:pPr>
              <w:pStyle w:val="71"/>
              <w:spacing w:before="192" w:line="206" w:lineRule="auto"/>
              <w:jc w:val="right"/>
              <w:rPr>
                <w:b/>
                <w:bCs/>
                <w:sz w:val="21"/>
                <w:szCs w:val="21"/>
              </w:rPr>
            </w:pPr>
            <w:r>
              <w:rPr>
                <w:b/>
                <w:bCs/>
                <w:spacing w:val="-1"/>
                <w:sz w:val="21"/>
                <w:szCs w:val="21"/>
              </w:rPr>
              <w:t>16,060,335.06</w:t>
            </w:r>
          </w:p>
        </w:tc>
      </w:tr>
      <w:bookmarkEnd w:id="42"/>
    </w:tbl>
    <w:p w14:paraId="635CCEE5">
      <w:pPr>
        <w:numPr>
          <w:ilvl w:val="0"/>
          <w:numId w:val="7"/>
        </w:numPr>
        <w:spacing w:line="400" w:lineRule="exact"/>
        <w:ind w:firstLine="422" w:firstLineChars="200"/>
        <w:outlineLvl w:val="1"/>
        <w:rPr>
          <w:rFonts w:cs="Arial" w:asciiTheme="minorEastAsia" w:hAnsiTheme="minorEastAsia" w:eastAsiaTheme="minorEastAsia"/>
          <w:b/>
          <w:szCs w:val="21"/>
        </w:rPr>
      </w:pPr>
      <w:bookmarkStart w:id="43" w:name="OLE_LINK34"/>
      <w:bookmarkStart w:id="44" w:name="OLE_LINK166"/>
      <w:bookmarkStart w:id="45" w:name="OLE_LINK37"/>
      <w:bookmarkStart w:id="46" w:name="OLE_LINK64"/>
      <w:r>
        <w:rPr>
          <w:rFonts w:cs="Arial" w:asciiTheme="minorEastAsia" w:hAnsiTheme="minorEastAsia" w:eastAsiaTheme="minorEastAsia"/>
          <w:b/>
          <w:szCs w:val="21"/>
        </w:rPr>
        <w:t>长期股权投资</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843"/>
        <w:gridCol w:w="1548"/>
        <w:gridCol w:w="953"/>
        <w:gridCol w:w="1184"/>
        <w:gridCol w:w="1560"/>
        <w:gridCol w:w="1134"/>
        <w:gridCol w:w="992"/>
      </w:tblGrid>
      <w:tr w14:paraId="39B2E0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1843" w:type="dxa"/>
            <w:vMerge w:val="restart"/>
            <w:shd w:val="clear" w:color="auto" w:fill="auto"/>
            <w:noWrap/>
            <w:vAlign w:val="center"/>
          </w:tcPr>
          <w:p w14:paraId="559B66CD">
            <w:pPr>
              <w:widowControl/>
              <w:spacing w:line="400" w:lineRule="exact"/>
              <w:jc w:val="center"/>
              <w:rPr>
                <w:rFonts w:cs="Arial" w:asciiTheme="minorEastAsia" w:hAnsiTheme="minorEastAsia" w:eastAsiaTheme="minorEastAsia"/>
                <w:kern w:val="0"/>
                <w:szCs w:val="21"/>
              </w:rPr>
            </w:pPr>
            <w:r>
              <w:rPr>
                <w:rFonts w:cs="Arial" w:asciiTheme="minorEastAsia" w:hAnsiTheme="minorEastAsia" w:eastAsiaTheme="minorEastAsia"/>
                <w:kern w:val="0"/>
                <w:szCs w:val="21"/>
              </w:rPr>
              <w:t>被投资单位</w:t>
            </w:r>
          </w:p>
        </w:tc>
        <w:tc>
          <w:tcPr>
            <w:tcW w:w="1548" w:type="dxa"/>
            <w:vMerge w:val="restart"/>
            <w:shd w:val="clear" w:color="auto" w:fill="auto"/>
            <w:vAlign w:val="center"/>
          </w:tcPr>
          <w:p w14:paraId="27F0C53A">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5823" w:type="dxa"/>
            <w:gridSpan w:val="5"/>
          </w:tcPr>
          <w:p w14:paraId="0CFD7897">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本期增减变动</w:t>
            </w:r>
          </w:p>
        </w:tc>
      </w:tr>
      <w:tr w14:paraId="06D0E3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1843" w:type="dxa"/>
            <w:vMerge w:val="continue"/>
            <w:shd w:val="clear" w:color="auto" w:fill="auto"/>
            <w:noWrap/>
            <w:vAlign w:val="center"/>
          </w:tcPr>
          <w:p w14:paraId="36353CFD">
            <w:pPr>
              <w:widowControl/>
              <w:spacing w:line="400" w:lineRule="exact"/>
              <w:rPr>
                <w:rFonts w:cs="Arial" w:asciiTheme="minorEastAsia" w:hAnsiTheme="minorEastAsia" w:eastAsiaTheme="minorEastAsia"/>
                <w:kern w:val="0"/>
                <w:szCs w:val="21"/>
              </w:rPr>
            </w:pPr>
          </w:p>
        </w:tc>
        <w:tc>
          <w:tcPr>
            <w:tcW w:w="1548" w:type="dxa"/>
            <w:vMerge w:val="continue"/>
            <w:shd w:val="clear" w:color="auto" w:fill="auto"/>
            <w:noWrap/>
            <w:vAlign w:val="center"/>
          </w:tcPr>
          <w:p w14:paraId="38B57259">
            <w:pPr>
              <w:widowControl/>
              <w:spacing w:line="400" w:lineRule="exact"/>
              <w:jc w:val="right"/>
              <w:rPr>
                <w:rFonts w:cs="Arial" w:asciiTheme="minorEastAsia" w:hAnsiTheme="minorEastAsia" w:eastAsiaTheme="minorEastAsia"/>
                <w:kern w:val="0"/>
                <w:szCs w:val="21"/>
              </w:rPr>
            </w:pPr>
          </w:p>
        </w:tc>
        <w:tc>
          <w:tcPr>
            <w:tcW w:w="953" w:type="dxa"/>
            <w:vAlign w:val="center"/>
          </w:tcPr>
          <w:p w14:paraId="7976E9C3">
            <w:pPr>
              <w:widowControl/>
              <w:spacing w:line="400" w:lineRule="exact"/>
              <w:ind w:right="105"/>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追加投资</w:t>
            </w:r>
          </w:p>
        </w:tc>
        <w:tc>
          <w:tcPr>
            <w:tcW w:w="1184" w:type="dxa"/>
            <w:vAlign w:val="center"/>
          </w:tcPr>
          <w:p w14:paraId="420BFA7B">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减少投资</w:t>
            </w:r>
          </w:p>
        </w:tc>
        <w:tc>
          <w:tcPr>
            <w:tcW w:w="1560" w:type="dxa"/>
            <w:shd w:val="clear" w:color="auto" w:fill="auto"/>
            <w:noWrap/>
            <w:vAlign w:val="center"/>
          </w:tcPr>
          <w:p w14:paraId="72F025E7">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权益法下确认的投资损益</w:t>
            </w:r>
          </w:p>
        </w:tc>
        <w:tc>
          <w:tcPr>
            <w:tcW w:w="1134" w:type="dxa"/>
            <w:shd w:val="clear" w:color="auto" w:fill="auto"/>
            <w:noWrap/>
            <w:vAlign w:val="center"/>
          </w:tcPr>
          <w:p w14:paraId="716B0586">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其他综合收益调整</w:t>
            </w:r>
          </w:p>
        </w:tc>
        <w:tc>
          <w:tcPr>
            <w:tcW w:w="992" w:type="dxa"/>
            <w:shd w:val="clear" w:color="auto" w:fill="auto"/>
            <w:noWrap/>
            <w:vAlign w:val="center"/>
          </w:tcPr>
          <w:p w14:paraId="5FDB299E">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其他权益变动</w:t>
            </w:r>
          </w:p>
        </w:tc>
      </w:tr>
      <w:tr w14:paraId="245B11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center"/>
          </w:tcPr>
          <w:p w14:paraId="12558C49">
            <w:pPr>
              <w:widowControl/>
              <w:spacing w:line="400" w:lineRule="exact"/>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一、联营企业</w:t>
            </w:r>
          </w:p>
        </w:tc>
        <w:tc>
          <w:tcPr>
            <w:tcW w:w="1548" w:type="dxa"/>
            <w:shd w:val="clear" w:color="auto" w:fill="auto"/>
            <w:noWrap/>
            <w:vAlign w:val="center"/>
          </w:tcPr>
          <w:p w14:paraId="0968AD27">
            <w:pPr>
              <w:widowControl/>
              <w:spacing w:line="400" w:lineRule="exact"/>
              <w:jc w:val="right"/>
              <w:rPr>
                <w:rFonts w:cs="Arial" w:asciiTheme="minorEastAsia" w:hAnsiTheme="minorEastAsia" w:eastAsiaTheme="minorEastAsia"/>
                <w:kern w:val="0"/>
                <w:szCs w:val="21"/>
              </w:rPr>
            </w:pPr>
          </w:p>
        </w:tc>
        <w:tc>
          <w:tcPr>
            <w:tcW w:w="953" w:type="dxa"/>
          </w:tcPr>
          <w:p w14:paraId="396B8853">
            <w:pPr>
              <w:widowControl/>
              <w:spacing w:line="400" w:lineRule="exact"/>
              <w:jc w:val="right"/>
              <w:rPr>
                <w:rFonts w:cs="Arial" w:asciiTheme="minorEastAsia" w:hAnsiTheme="minorEastAsia" w:eastAsiaTheme="minorEastAsia"/>
                <w:kern w:val="0"/>
                <w:szCs w:val="21"/>
              </w:rPr>
            </w:pPr>
          </w:p>
        </w:tc>
        <w:tc>
          <w:tcPr>
            <w:tcW w:w="1184" w:type="dxa"/>
          </w:tcPr>
          <w:p w14:paraId="182BEDDB">
            <w:pPr>
              <w:widowControl/>
              <w:spacing w:line="400" w:lineRule="exact"/>
              <w:jc w:val="right"/>
              <w:rPr>
                <w:rFonts w:cs="Arial" w:asciiTheme="minorEastAsia" w:hAnsiTheme="minorEastAsia" w:eastAsiaTheme="minorEastAsia"/>
                <w:kern w:val="0"/>
                <w:szCs w:val="21"/>
              </w:rPr>
            </w:pPr>
          </w:p>
        </w:tc>
        <w:tc>
          <w:tcPr>
            <w:tcW w:w="1560" w:type="dxa"/>
            <w:shd w:val="clear" w:color="auto" w:fill="auto"/>
            <w:noWrap/>
            <w:vAlign w:val="center"/>
          </w:tcPr>
          <w:p w14:paraId="588257A7">
            <w:pPr>
              <w:widowControl/>
              <w:spacing w:line="400" w:lineRule="exact"/>
              <w:jc w:val="right"/>
              <w:rPr>
                <w:rFonts w:cs="Arial" w:asciiTheme="minorEastAsia" w:hAnsiTheme="minorEastAsia" w:eastAsiaTheme="minorEastAsia"/>
                <w:kern w:val="0"/>
                <w:szCs w:val="21"/>
              </w:rPr>
            </w:pPr>
          </w:p>
        </w:tc>
        <w:tc>
          <w:tcPr>
            <w:tcW w:w="1134" w:type="dxa"/>
            <w:shd w:val="clear" w:color="auto" w:fill="auto"/>
            <w:noWrap/>
            <w:vAlign w:val="center"/>
          </w:tcPr>
          <w:p w14:paraId="54BA954E">
            <w:pPr>
              <w:widowControl/>
              <w:spacing w:line="400" w:lineRule="exact"/>
              <w:jc w:val="right"/>
              <w:rPr>
                <w:rFonts w:cs="Arial" w:asciiTheme="minorEastAsia" w:hAnsiTheme="minorEastAsia" w:eastAsiaTheme="minorEastAsia"/>
                <w:kern w:val="0"/>
                <w:szCs w:val="21"/>
              </w:rPr>
            </w:pPr>
          </w:p>
        </w:tc>
        <w:tc>
          <w:tcPr>
            <w:tcW w:w="992" w:type="dxa"/>
            <w:shd w:val="clear" w:color="auto" w:fill="auto"/>
            <w:noWrap/>
            <w:vAlign w:val="center"/>
          </w:tcPr>
          <w:p w14:paraId="47323450">
            <w:pPr>
              <w:widowControl/>
              <w:spacing w:line="400" w:lineRule="exact"/>
              <w:jc w:val="right"/>
              <w:rPr>
                <w:rFonts w:cs="Arial" w:asciiTheme="minorEastAsia" w:hAnsiTheme="minorEastAsia" w:eastAsiaTheme="minorEastAsia"/>
                <w:kern w:val="0"/>
                <w:szCs w:val="21"/>
              </w:rPr>
            </w:pPr>
          </w:p>
        </w:tc>
      </w:tr>
      <w:tr w14:paraId="1D3A3D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23CEA3D1">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北京辰信领创信息技术有限公司</w:t>
            </w:r>
          </w:p>
        </w:tc>
        <w:tc>
          <w:tcPr>
            <w:tcW w:w="1548" w:type="dxa"/>
            <w:shd w:val="clear" w:color="auto" w:fill="auto"/>
            <w:noWrap/>
            <w:vAlign w:val="center"/>
          </w:tcPr>
          <w:p w14:paraId="17A7E0EB">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6,797,945.14 </w:t>
            </w:r>
          </w:p>
        </w:tc>
        <w:tc>
          <w:tcPr>
            <w:tcW w:w="953" w:type="dxa"/>
            <w:vAlign w:val="center"/>
          </w:tcPr>
          <w:p w14:paraId="15F78DE2">
            <w:pPr>
              <w:jc w:val="right"/>
              <w:rPr>
                <w:rFonts w:cs="Arial" w:asciiTheme="minorEastAsia" w:hAnsiTheme="minorEastAsia" w:eastAsiaTheme="minorEastAsia"/>
                <w:kern w:val="0"/>
                <w:szCs w:val="21"/>
              </w:rPr>
            </w:pPr>
          </w:p>
        </w:tc>
        <w:tc>
          <w:tcPr>
            <w:tcW w:w="1184" w:type="dxa"/>
            <w:vAlign w:val="center"/>
          </w:tcPr>
          <w:p w14:paraId="5D253EC5">
            <w:pPr>
              <w:jc w:val="right"/>
              <w:rPr>
                <w:rFonts w:cs="Arial" w:asciiTheme="minorEastAsia" w:hAnsiTheme="minorEastAsia" w:eastAsiaTheme="minorEastAsia"/>
                <w:kern w:val="0"/>
                <w:szCs w:val="21"/>
              </w:rPr>
            </w:pPr>
          </w:p>
        </w:tc>
        <w:tc>
          <w:tcPr>
            <w:tcW w:w="1560" w:type="dxa"/>
            <w:shd w:val="clear" w:color="auto" w:fill="auto"/>
            <w:noWrap/>
            <w:vAlign w:val="center"/>
          </w:tcPr>
          <w:p w14:paraId="419ACF97">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-2,413,939.72 </w:t>
            </w:r>
          </w:p>
        </w:tc>
        <w:tc>
          <w:tcPr>
            <w:tcW w:w="1134" w:type="dxa"/>
            <w:shd w:val="clear" w:color="auto" w:fill="auto"/>
            <w:noWrap/>
            <w:vAlign w:val="top"/>
          </w:tcPr>
          <w:p w14:paraId="70A882F6">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69DA25DD">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22E00A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7D19BB97">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嘉兴北源投资合伙企业（有限合伙）（</w:t>
            </w:r>
            <w:r>
              <w:rPr>
                <w:rFonts w:hint="default" w:ascii="Arial Narrow" w:hAnsi="Arial Narrow" w:eastAsia="Arial Narrow" w:cs="Arial Narrow"/>
                <w:i w:val="0"/>
                <w:iCs w:val="0"/>
                <w:color w:val="000000"/>
                <w:kern w:val="0"/>
                <w:sz w:val="21"/>
                <w:szCs w:val="21"/>
                <w:u w:val="none"/>
                <w:lang w:val="en-US" w:eastAsia="zh-CN" w:bidi="ar"/>
              </w:rPr>
              <w:t>1</w:t>
            </w:r>
            <w:r>
              <w:rPr>
                <w:rStyle w:val="78"/>
                <w:lang w:val="en-US" w:eastAsia="zh-CN" w:bidi="ar"/>
              </w:rPr>
              <w:t>）</w:t>
            </w:r>
          </w:p>
        </w:tc>
        <w:tc>
          <w:tcPr>
            <w:tcW w:w="1548" w:type="dxa"/>
            <w:shd w:val="clear" w:color="auto" w:fill="auto"/>
            <w:noWrap/>
            <w:vAlign w:val="center"/>
          </w:tcPr>
          <w:p w14:paraId="35F7FA59">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67,622,291.40 </w:t>
            </w:r>
          </w:p>
        </w:tc>
        <w:tc>
          <w:tcPr>
            <w:tcW w:w="953" w:type="dxa"/>
            <w:vAlign w:val="center"/>
          </w:tcPr>
          <w:p w14:paraId="0D4851F4">
            <w:pPr>
              <w:jc w:val="right"/>
              <w:rPr>
                <w:rFonts w:cs="Arial" w:asciiTheme="minorEastAsia" w:hAnsiTheme="minorEastAsia" w:eastAsiaTheme="minorEastAsia"/>
                <w:kern w:val="0"/>
                <w:szCs w:val="21"/>
              </w:rPr>
            </w:pPr>
          </w:p>
        </w:tc>
        <w:tc>
          <w:tcPr>
            <w:tcW w:w="1184" w:type="dxa"/>
            <w:vAlign w:val="center"/>
          </w:tcPr>
          <w:p w14:paraId="303B689E">
            <w:pPr>
              <w:jc w:val="right"/>
              <w:rPr>
                <w:rFonts w:cs="Arial" w:asciiTheme="minorEastAsia" w:hAnsiTheme="minorEastAsia" w:eastAsiaTheme="minorEastAsia"/>
                <w:kern w:val="0"/>
                <w:szCs w:val="21"/>
              </w:rPr>
            </w:pPr>
          </w:p>
        </w:tc>
        <w:tc>
          <w:tcPr>
            <w:tcW w:w="1560" w:type="dxa"/>
            <w:shd w:val="clear" w:color="auto" w:fill="auto"/>
            <w:noWrap/>
            <w:vAlign w:val="center"/>
          </w:tcPr>
          <w:p w14:paraId="2898E2AD">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-1,406,059.53 </w:t>
            </w:r>
          </w:p>
        </w:tc>
        <w:tc>
          <w:tcPr>
            <w:tcW w:w="1134" w:type="dxa"/>
            <w:shd w:val="clear" w:color="auto" w:fill="auto"/>
            <w:noWrap/>
            <w:vAlign w:val="top"/>
          </w:tcPr>
          <w:p w14:paraId="3EF698F2">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052074CC">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194886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3BDFC702">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北京信源健和科技有限责任公司</w:t>
            </w:r>
          </w:p>
        </w:tc>
        <w:tc>
          <w:tcPr>
            <w:tcW w:w="1548" w:type="dxa"/>
            <w:shd w:val="clear" w:color="auto" w:fill="auto"/>
            <w:noWrap/>
            <w:vAlign w:val="center"/>
          </w:tcPr>
          <w:p w14:paraId="03DE3949">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12,533,479.11 </w:t>
            </w:r>
          </w:p>
        </w:tc>
        <w:tc>
          <w:tcPr>
            <w:tcW w:w="953" w:type="dxa"/>
            <w:vAlign w:val="center"/>
          </w:tcPr>
          <w:p w14:paraId="7444F2B0">
            <w:pPr>
              <w:jc w:val="right"/>
              <w:rPr>
                <w:rFonts w:cs="Arial" w:asciiTheme="minorEastAsia" w:hAnsiTheme="minorEastAsia" w:eastAsiaTheme="minorEastAsia"/>
                <w:kern w:val="0"/>
                <w:szCs w:val="21"/>
              </w:rPr>
            </w:pPr>
          </w:p>
        </w:tc>
        <w:tc>
          <w:tcPr>
            <w:tcW w:w="1184" w:type="dxa"/>
            <w:vAlign w:val="center"/>
          </w:tcPr>
          <w:p w14:paraId="0004CCBE">
            <w:pPr>
              <w:jc w:val="right"/>
              <w:rPr>
                <w:rFonts w:cs="Arial" w:asciiTheme="minorEastAsia" w:hAnsiTheme="minorEastAsia" w:eastAsiaTheme="minorEastAsia"/>
                <w:kern w:val="0"/>
                <w:szCs w:val="21"/>
              </w:rPr>
            </w:pPr>
          </w:p>
        </w:tc>
        <w:tc>
          <w:tcPr>
            <w:tcW w:w="1560" w:type="dxa"/>
            <w:shd w:val="clear" w:color="auto" w:fill="auto"/>
            <w:noWrap/>
            <w:vAlign w:val="center"/>
          </w:tcPr>
          <w:p w14:paraId="5EF17B4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-717,400.71 </w:t>
            </w:r>
          </w:p>
        </w:tc>
        <w:tc>
          <w:tcPr>
            <w:tcW w:w="1134" w:type="dxa"/>
            <w:shd w:val="clear" w:color="auto" w:fill="auto"/>
            <w:noWrap/>
            <w:vAlign w:val="top"/>
          </w:tcPr>
          <w:p w14:paraId="200A9293">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05EA6558">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61F0E8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6F6CAF8A">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深圳市金城保密技术有限公司（</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65BF6BB3">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6,852,699.69 </w:t>
            </w:r>
          </w:p>
        </w:tc>
        <w:tc>
          <w:tcPr>
            <w:tcW w:w="953" w:type="dxa"/>
            <w:vAlign w:val="center"/>
          </w:tcPr>
          <w:p w14:paraId="672BB9CE">
            <w:pPr>
              <w:jc w:val="right"/>
              <w:rPr>
                <w:rFonts w:cs="Arial" w:asciiTheme="minorEastAsia" w:hAnsiTheme="minorEastAsia" w:eastAsiaTheme="minorEastAsia"/>
                <w:kern w:val="0"/>
                <w:szCs w:val="21"/>
              </w:rPr>
            </w:pPr>
          </w:p>
        </w:tc>
        <w:tc>
          <w:tcPr>
            <w:tcW w:w="1184" w:type="dxa"/>
            <w:vAlign w:val="center"/>
          </w:tcPr>
          <w:p w14:paraId="1CB06B72">
            <w:pPr>
              <w:jc w:val="right"/>
              <w:rPr>
                <w:rFonts w:cs="Arial" w:asciiTheme="minorEastAsia" w:hAnsiTheme="minorEastAsia" w:eastAsiaTheme="minorEastAsia"/>
                <w:kern w:val="0"/>
                <w:szCs w:val="21"/>
              </w:rPr>
            </w:pPr>
          </w:p>
        </w:tc>
        <w:tc>
          <w:tcPr>
            <w:tcW w:w="1560" w:type="dxa"/>
            <w:shd w:val="clear" w:color="auto" w:fill="auto"/>
            <w:noWrap/>
            <w:vAlign w:val="center"/>
          </w:tcPr>
          <w:p w14:paraId="19571C39">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-1,441,206.81 </w:t>
            </w:r>
          </w:p>
        </w:tc>
        <w:tc>
          <w:tcPr>
            <w:tcW w:w="1134" w:type="dxa"/>
            <w:shd w:val="clear" w:color="auto" w:fill="auto"/>
            <w:noWrap/>
            <w:vAlign w:val="top"/>
          </w:tcPr>
          <w:p w14:paraId="1FF7E6BB">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777D2C70">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3B5F61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7CC149D1">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浙江华睿北信源数据信息产业投资合伙企业（有限合伙）（</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019C80D5">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7,838,432.13 </w:t>
            </w:r>
          </w:p>
        </w:tc>
        <w:tc>
          <w:tcPr>
            <w:tcW w:w="953" w:type="dxa"/>
            <w:vAlign w:val="center"/>
          </w:tcPr>
          <w:p w14:paraId="2390F54E">
            <w:pPr>
              <w:jc w:val="right"/>
              <w:rPr>
                <w:rFonts w:cs="Arial" w:asciiTheme="minorEastAsia" w:hAnsiTheme="minorEastAsia" w:eastAsiaTheme="minorEastAsia"/>
                <w:kern w:val="0"/>
                <w:szCs w:val="21"/>
              </w:rPr>
            </w:pPr>
          </w:p>
        </w:tc>
        <w:tc>
          <w:tcPr>
            <w:tcW w:w="1184" w:type="dxa"/>
            <w:vAlign w:val="center"/>
          </w:tcPr>
          <w:p w14:paraId="4BDC398D">
            <w:pPr>
              <w:jc w:val="right"/>
              <w:rPr>
                <w:rFonts w:cs="Arial" w:asciiTheme="minorEastAsia" w:hAnsiTheme="minorEastAsia" w:eastAsiaTheme="minorEastAsia"/>
                <w:kern w:val="0"/>
                <w:szCs w:val="21"/>
              </w:rPr>
            </w:pPr>
          </w:p>
        </w:tc>
        <w:tc>
          <w:tcPr>
            <w:tcW w:w="1560" w:type="dxa"/>
            <w:shd w:val="clear" w:color="auto" w:fill="auto"/>
            <w:noWrap/>
            <w:vAlign w:val="center"/>
          </w:tcPr>
          <w:p w14:paraId="0CD08738">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403,549.34 </w:t>
            </w:r>
          </w:p>
        </w:tc>
        <w:tc>
          <w:tcPr>
            <w:tcW w:w="1134" w:type="dxa"/>
            <w:shd w:val="clear" w:color="auto" w:fill="auto"/>
            <w:noWrap/>
            <w:vAlign w:val="top"/>
          </w:tcPr>
          <w:p w14:paraId="1F07B311">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34152FF9">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5BEBB2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7FF5E946">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国保联盟信息安全技术有限公司（</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2588E5A5">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7,611,166.40 </w:t>
            </w:r>
          </w:p>
        </w:tc>
        <w:tc>
          <w:tcPr>
            <w:tcW w:w="953" w:type="dxa"/>
            <w:vAlign w:val="center"/>
          </w:tcPr>
          <w:p w14:paraId="46BA8030">
            <w:pPr>
              <w:jc w:val="right"/>
              <w:rPr>
                <w:rFonts w:cs="Arial" w:asciiTheme="minorEastAsia" w:hAnsiTheme="minorEastAsia" w:eastAsiaTheme="minorEastAsia"/>
                <w:kern w:val="0"/>
                <w:szCs w:val="21"/>
              </w:rPr>
            </w:pPr>
          </w:p>
        </w:tc>
        <w:tc>
          <w:tcPr>
            <w:tcW w:w="1184" w:type="dxa"/>
            <w:vAlign w:val="center"/>
          </w:tcPr>
          <w:p w14:paraId="379F9483">
            <w:pPr>
              <w:jc w:val="right"/>
              <w:rPr>
                <w:rFonts w:cs="Arial" w:asciiTheme="minorEastAsia" w:hAnsiTheme="minorEastAsia" w:eastAsiaTheme="minorEastAsia"/>
                <w:kern w:val="0"/>
                <w:szCs w:val="21"/>
              </w:rPr>
            </w:pPr>
          </w:p>
        </w:tc>
        <w:tc>
          <w:tcPr>
            <w:tcW w:w="1560" w:type="dxa"/>
            <w:shd w:val="clear" w:color="auto" w:fill="auto"/>
            <w:noWrap/>
            <w:vAlign w:val="center"/>
          </w:tcPr>
          <w:p w14:paraId="017C7B07">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-152,045.19 </w:t>
            </w:r>
          </w:p>
        </w:tc>
        <w:tc>
          <w:tcPr>
            <w:tcW w:w="1134" w:type="dxa"/>
            <w:shd w:val="clear" w:color="auto" w:fill="auto"/>
            <w:noWrap/>
            <w:vAlign w:val="top"/>
          </w:tcPr>
          <w:p w14:paraId="6AC83590">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34D9D44E">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7B18F7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6E7F4D0B">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北京美络克思科技有限公司（</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43414802">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22,681,675.53 </w:t>
            </w:r>
          </w:p>
        </w:tc>
        <w:tc>
          <w:tcPr>
            <w:tcW w:w="953" w:type="dxa"/>
            <w:vAlign w:val="center"/>
          </w:tcPr>
          <w:p w14:paraId="25CFC181">
            <w:pPr>
              <w:jc w:val="right"/>
              <w:rPr>
                <w:rFonts w:cs="Arial" w:asciiTheme="minorEastAsia" w:hAnsiTheme="minorEastAsia" w:eastAsiaTheme="minorEastAsia"/>
                <w:kern w:val="0"/>
                <w:szCs w:val="21"/>
              </w:rPr>
            </w:pPr>
          </w:p>
        </w:tc>
        <w:tc>
          <w:tcPr>
            <w:tcW w:w="1184" w:type="dxa"/>
            <w:vAlign w:val="center"/>
          </w:tcPr>
          <w:p w14:paraId="04618FDA">
            <w:pPr>
              <w:jc w:val="right"/>
              <w:rPr>
                <w:rFonts w:cs="Arial" w:asciiTheme="minorEastAsia" w:hAnsiTheme="minorEastAsia" w:eastAsiaTheme="minorEastAsia"/>
                <w:kern w:val="0"/>
                <w:szCs w:val="21"/>
              </w:rPr>
            </w:pPr>
          </w:p>
        </w:tc>
        <w:tc>
          <w:tcPr>
            <w:tcW w:w="1560" w:type="dxa"/>
            <w:shd w:val="clear" w:color="auto" w:fill="auto"/>
            <w:noWrap/>
            <w:vAlign w:val="center"/>
          </w:tcPr>
          <w:p w14:paraId="232EE541">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248,435.21 </w:t>
            </w:r>
          </w:p>
        </w:tc>
        <w:tc>
          <w:tcPr>
            <w:tcW w:w="1134" w:type="dxa"/>
            <w:shd w:val="clear" w:color="auto" w:fill="auto"/>
            <w:noWrap/>
            <w:vAlign w:val="top"/>
          </w:tcPr>
          <w:p w14:paraId="418A17E0">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517A852A">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005A41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0BD3E2E9">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重庆信创科技有限公司</w:t>
            </w:r>
          </w:p>
        </w:tc>
        <w:tc>
          <w:tcPr>
            <w:tcW w:w="1548" w:type="dxa"/>
            <w:shd w:val="clear" w:color="auto" w:fill="auto"/>
            <w:noWrap/>
            <w:vAlign w:val="center"/>
          </w:tcPr>
          <w:p w14:paraId="48CCE5E0">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1,542,843.81 </w:t>
            </w:r>
          </w:p>
        </w:tc>
        <w:tc>
          <w:tcPr>
            <w:tcW w:w="953" w:type="dxa"/>
            <w:vAlign w:val="center"/>
          </w:tcPr>
          <w:p w14:paraId="470EA535">
            <w:pPr>
              <w:jc w:val="right"/>
              <w:rPr>
                <w:rFonts w:cs="Arial" w:asciiTheme="minorEastAsia" w:hAnsiTheme="minorEastAsia" w:eastAsiaTheme="minorEastAsia"/>
                <w:kern w:val="0"/>
                <w:szCs w:val="21"/>
              </w:rPr>
            </w:pPr>
          </w:p>
        </w:tc>
        <w:tc>
          <w:tcPr>
            <w:tcW w:w="1184" w:type="dxa"/>
            <w:vAlign w:val="center"/>
          </w:tcPr>
          <w:p w14:paraId="15942384">
            <w:pPr>
              <w:jc w:val="right"/>
              <w:rPr>
                <w:rFonts w:cs="Arial" w:asciiTheme="minorEastAsia" w:hAnsiTheme="minorEastAsia" w:eastAsiaTheme="minorEastAsia"/>
                <w:kern w:val="0"/>
                <w:szCs w:val="21"/>
              </w:rPr>
            </w:pPr>
          </w:p>
        </w:tc>
        <w:tc>
          <w:tcPr>
            <w:tcW w:w="1560" w:type="dxa"/>
            <w:shd w:val="clear" w:color="auto" w:fill="auto"/>
            <w:noWrap/>
            <w:vAlign w:val="center"/>
          </w:tcPr>
          <w:p w14:paraId="344F7DDB">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204,975.44 </w:t>
            </w:r>
          </w:p>
        </w:tc>
        <w:tc>
          <w:tcPr>
            <w:tcW w:w="1134" w:type="dxa"/>
            <w:shd w:val="clear" w:color="auto" w:fill="auto"/>
            <w:noWrap/>
            <w:vAlign w:val="top"/>
          </w:tcPr>
          <w:p w14:paraId="61A6C034">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4EB63BAC">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2BE3D0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0D210C7F">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南京磊垚创业投资基金管理有限公司</w:t>
            </w:r>
          </w:p>
        </w:tc>
        <w:tc>
          <w:tcPr>
            <w:tcW w:w="1548" w:type="dxa"/>
            <w:shd w:val="clear" w:color="auto" w:fill="auto"/>
            <w:noWrap/>
            <w:vAlign w:val="center"/>
          </w:tcPr>
          <w:p w14:paraId="2DFFD95E">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3,898,444.69 </w:t>
            </w:r>
          </w:p>
        </w:tc>
        <w:tc>
          <w:tcPr>
            <w:tcW w:w="953" w:type="dxa"/>
            <w:vAlign w:val="center"/>
          </w:tcPr>
          <w:p w14:paraId="23A22B48">
            <w:pPr>
              <w:jc w:val="right"/>
              <w:rPr>
                <w:rFonts w:cs="Arial" w:asciiTheme="minorEastAsia" w:hAnsiTheme="minorEastAsia" w:eastAsiaTheme="minorEastAsia"/>
                <w:kern w:val="0"/>
                <w:szCs w:val="21"/>
              </w:rPr>
            </w:pPr>
          </w:p>
        </w:tc>
        <w:tc>
          <w:tcPr>
            <w:tcW w:w="1184" w:type="dxa"/>
            <w:vAlign w:val="top"/>
          </w:tcPr>
          <w:p w14:paraId="177E59CE">
            <w:pPr>
              <w:jc w:val="right"/>
              <w:rPr>
                <w:rFonts w:cs="Arial" w:asciiTheme="minorEastAsia" w:hAnsiTheme="minorEastAsia" w:eastAsiaTheme="minorEastAsia"/>
                <w:kern w:val="0"/>
                <w:szCs w:val="21"/>
              </w:rPr>
            </w:pPr>
          </w:p>
        </w:tc>
        <w:tc>
          <w:tcPr>
            <w:tcW w:w="1560" w:type="dxa"/>
            <w:shd w:val="clear" w:color="auto" w:fill="auto"/>
            <w:noWrap/>
            <w:vAlign w:val="center"/>
          </w:tcPr>
          <w:p w14:paraId="7491718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131,501.23 </w:t>
            </w:r>
          </w:p>
        </w:tc>
        <w:tc>
          <w:tcPr>
            <w:tcW w:w="1134" w:type="dxa"/>
            <w:shd w:val="clear" w:color="auto" w:fill="auto"/>
            <w:noWrap/>
            <w:vAlign w:val="top"/>
          </w:tcPr>
          <w:p w14:paraId="36624DA7">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35728C04">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50501C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56A4AEEF">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海南保嘉源科技有限公司</w:t>
            </w:r>
          </w:p>
        </w:tc>
        <w:tc>
          <w:tcPr>
            <w:tcW w:w="1548" w:type="dxa"/>
            <w:shd w:val="clear" w:color="auto" w:fill="auto"/>
            <w:noWrap/>
            <w:vAlign w:val="center"/>
          </w:tcPr>
          <w:p w14:paraId="7BC08FFA">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11,777,471.96 </w:t>
            </w:r>
          </w:p>
        </w:tc>
        <w:tc>
          <w:tcPr>
            <w:tcW w:w="953" w:type="dxa"/>
            <w:vAlign w:val="center"/>
          </w:tcPr>
          <w:p w14:paraId="70FAABFD">
            <w:pPr>
              <w:jc w:val="right"/>
              <w:rPr>
                <w:rFonts w:cs="Arial" w:asciiTheme="minorEastAsia" w:hAnsiTheme="minorEastAsia" w:eastAsiaTheme="minorEastAsia"/>
                <w:kern w:val="0"/>
                <w:szCs w:val="21"/>
              </w:rPr>
            </w:pPr>
          </w:p>
        </w:tc>
        <w:tc>
          <w:tcPr>
            <w:tcW w:w="1184" w:type="dxa"/>
            <w:vAlign w:val="center"/>
          </w:tcPr>
          <w:p w14:paraId="501CA690">
            <w:pPr>
              <w:keepNext w:val="0"/>
              <w:keepLines w:val="0"/>
              <w:widowControl/>
              <w:suppressLineNumbers w:val="0"/>
              <w:jc w:val="right"/>
              <w:textAlignment w:val="top"/>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7,000,000.00 </w:t>
            </w:r>
          </w:p>
        </w:tc>
        <w:tc>
          <w:tcPr>
            <w:tcW w:w="1560" w:type="dxa"/>
            <w:shd w:val="clear" w:color="auto" w:fill="auto"/>
            <w:noWrap/>
            <w:vAlign w:val="center"/>
          </w:tcPr>
          <w:p w14:paraId="6264B5C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-346,176.69 </w:t>
            </w:r>
          </w:p>
        </w:tc>
        <w:tc>
          <w:tcPr>
            <w:tcW w:w="1134" w:type="dxa"/>
            <w:shd w:val="clear" w:color="auto" w:fill="auto"/>
            <w:noWrap/>
            <w:vAlign w:val="top"/>
          </w:tcPr>
          <w:p w14:paraId="2ABCC836">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29664A5D">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5BEE92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64C4F1A3">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黑龙江源威信息技术有限公司</w:t>
            </w:r>
          </w:p>
        </w:tc>
        <w:tc>
          <w:tcPr>
            <w:tcW w:w="1548" w:type="dxa"/>
            <w:shd w:val="clear" w:color="auto" w:fill="auto"/>
            <w:noWrap/>
            <w:vAlign w:val="center"/>
          </w:tcPr>
          <w:p w14:paraId="17021EC1">
            <w:pPr>
              <w:jc w:val="right"/>
              <w:rPr>
                <w:rFonts w:cs="Arial" w:asciiTheme="minorEastAsia" w:hAnsiTheme="minorEastAsia" w:eastAsiaTheme="minorEastAsia"/>
                <w:kern w:val="0"/>
                <w:szCs w:val="21"/>
              </w:rPr>
            </w:pPr>
          </w:p>
        </w:tc>
        <w:tc>
          <w:tcPr>
            <w:tcW w:w="953" w:type="dxa"/>
            <w:vAlign w:val="center"/>
          </w:tcPr>
          <w:p w14:paraId="02E3B281">
            <w:pPr>
              <w:jc w:val="right"/>
              <w:rPr>
                <w:rFonts w:cs="Arial" w:asciiTheme="minorEastAsia" w:hAnsiTheme="minorEastAsia" w:eastAsiaTheme="minorEastAsia"/>
                <w:kern w:val="0"/>
                <w:szCs w:val="21"/>
              </w:rPr>
            </w:pPr>
          </w:p>
        </w:tc>
        <w:tc>
          <w:tcPr>
            <w:tcW w:w="1184" w:type="dxa"/>
            <w:vAlign w:val="center"/>
          </w:tcPr>
          <w:p w14:paraId="395C7FBC">
            <w:pPr>
              <w:jc w:val="right"/>
              <w:rPr>
                <w:rFonts w:cs="Arial" w:asciiTheme="minorEastAsia" w:hAnsiTheme="minorEastAsia" w:eastAsiaTheme="minorEastAsia"/>
                <w:kern w:val="0"/>
                <w:szCs w:val="21"/>
              </w:rPr>
            </w:pPr>
          </w:p>
        </w:tc>
        <w:tc>
          <w:tcPr>
            <w:tcW w:w="1560" w:type="dxa"/>
            <w:shd w:val="clear" w:color="auto" w:fill="auto"/>
            <w:noWrap/>
            <w:vAlign w:val="center"/>
          </w:tcPr>
          <w:p w14:paraId="771966B7">
            <w:pPr>
              <w:jc w:val="right"/>
              <w:rPr>
                <w:rFonts w:cs="Arial" w:asciiTheme="minorEastAsia" w:hAnsiTheme="minorEastAsia" w:eastAsiaTheme="minorEastAsia"/>
                <w:kern w:val="0"/>
                <w:szCs w:val="21"/>
              </w:rPr>
            </w:pPr>
          </w:p>
        </w:tc>
        <w:tc>
          <w:tcPr>
            <w:tcW w:w="1134" w:type="dxa"/>
            <w:shd w:val="clear" w:color="auto" w:fill="auto"/>
            <w:noWrap/>
            <w:vAlign w:val="top"/>
          </w:tcPr>
          <w:p w14:paraId="748A71A1">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428D68A4">
            <w:pPr>
              <w:jc w:val="right"/>
              <w:rPr>
                <w:rFonts w:cs="Arial" w:asciiTheme="minorEastAsia" w:hAnsiTheme="minorEastAsia" w:eastAsiaTheme="minorEastAsia"/>
                <w:kern w:val="0"/>
                <w:szCs w:val="21"/>
              </w:rPr>
            </w:pPr>
          </w:p>
        </w:tc>
      </w:tr>
      <w:tr w14:paraId="6709CA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578F1DEE">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杭州安司源科技有限公司（</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586AD504">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49,383,541.50 </w:t>
            </w:r>
          </w:p>
        </w:tc>
        <w:tc>
          <w:tcPr>
            <w:tcW w:w="953" w:type="dxa"/>
            <w:vAlign w:val="center"/>
          </w:tcPr>
          <w:p w14:paraId="096D97AE">
            <w:pPr>
              <w:jc w:val="right"/>
              <w:rPr>
                <w:rFonts w:cs="Arial" w:asciiTheme="minorEastAsia" w:hAnsiTheme="minorEastAsia" w:eastAsiaTheme="minorEastAsia"/>
                <w:kern w:val="0"/>
                <w:szCs w:val="21"/>
              </w:rPr>
            </w:pPr>
          </w:p>
        </w:tc>
        <w:tc>
          <w:tcPr>
            <w:tcW w:w="1184" w:type="dxa"/>
            <w:vAlign w:val="center"/>
          </w:tcPr>
          <w:p w14:paraId="0F3EF722">
            <w:pPr>
              <w:jc w:val="right"/>
              <w:rPr>
                <w:rFonts w:cs="Arial" w:asciiTheme="minorEastAsia" w:hAnsiTheme="minorEastAsia" w:eastAsiaTheme="minorEastAsia"/>
                <w:kern w:val="0"/>
                <w:szCs w:val="21"/>
              </w:rPr>
            </w:pPr>
          </w:p>
        </w:tc>
        <w:tc>
          <w:tcPr>
            <w:tcW w:w="1560" w:type="dxa"/>
            <w:shd w:val="clear" w:color="auto" w:fill="auto"/>
            <w:noWrap/>
            <w:vAlign w:val="center"/>
          </w:tcPr>
          <w:p w14:paraId="65A73489">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12,034,379.52 </w:t>
            </w:r>
          </w:p>
        </w:tc>
        <w:tc>
          <w:tcPr>
            <w:tcW w:w="1134" w:type="dxa"/>
            <w:shd w:val="clear" w:color="auto" w:fill="auto"/>
            <w:noWrap/>
            <w:vAlign w:val="top"/>
          </w:tcPr>
          <w:p w14:paraId="5E572FAC">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4E2E8F15">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2E6DC1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5B7851C9">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嘉兴北信源意晟科技产业投资合伙企业（有限合伙）（</w:t>
            </w:r>
            <w:r>
              <w:rPr>
                <w:rFonts w:hint="default" w:ascii="Arial Narrow" w:hAnsi="Arial Narrow" w:eastAsia="Arial Narrow" w:cs="Arial Narrow"/>
                <w:i w:val="0"/>
                <w:iCs w:val="0"/>
                <w:color w:val="000000"/>
                <w:kern w:val="0"/>
                <w:sz w:val="21"/>
                <w:szCs w:val="21"/>
                <w:u w:val="none"/>
                <w:lang w:val="en-US" w:eastAsia="zh-CN" w:bidi="ar"/>
              </w:rPr>
              <w:t>3</w:t>
            </w:r>
            <w:r>
              <w:rPr>
                <w:rStyle w:val="78"/>
                <w:lang w:val="en-US" w:eastAsia="zh-CN" w:bidi="ar"/>
              </w:rPr>
              <w:t>）</w:t>
            </w:r>
          </w:p>
        </w:tc>
        <w:tc>
          <w:tcPr>
            <w:tcW w:w="1548" w:type="dxa"/>
            <w:shd w:val="clear" w:color="auto" w:fill="auto"/>
            <w:noWrap/>
            <w:vAlign w:val="center"/>
          </w:tcPr>
          <w:p w14:paraId="73CB7C22">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5,742,208.37 </w:t>
            </w:r>
          </w:p>
        </w:tc>
        <w:tc>
          <w:tcPr>
            <w:tcW w:w="953" w:type="dxa"/>
            <w:vAlign w:val="center"/>
          </w:tcPr>
          <w:p w14:paraId="24A8CAF2">
            <w:pPr>
              <w:jc w:val="right"/>
              <w:rPr>
                <w:rFonts w:cs="Arial" w:asciiTheme="minorEastAsia" w:hAnsiTheme="minorEastAsia" w:eastAsiaTheme="minorEastAsia"/>
                <w:kern w:val="0"/>
                <w:szCs w:val="21"/>
              </w:rPr>
            </w:pPr>
          </w:p>
        </w:tc>
        <w:tc>
          <w:tcPr>
            <w:tcW w:w="1184" w:type="dxa"/>
            <w:vAlign w:val="center"/>
          </w:tcPr>
          <w:p w14:paraId="390D383A">
            <w:pPr>
              <w:jc w:val="right"/>
              <w:rPr>
                <w:rFonts w:cs="Arial" w:asciiTheme="minorEastAsia" w:hAnsiTheme="minorEastAsia" w:eastAsiaTheme="minorEastAsia"/>
                <w:kern w:val="0"/>
                <w:szCs w:val="21"/>
              </w:rPr>
            </w:pPr>
          </w:p>
        </w:tc>
        <w:tc>
          <w:tcPr>
            <w:tcW w:w="1560" w:type="dxa"/>
            <w:shd w:val="clear" w:color="auto" w:fill="auto"/>
            <w:noWrap/>
            <w:vAlign w:val="center"/>
          </w:tcPr>
          <w:p w14:paraId="7CF2EC39">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-144,079.40 </w:t>
            </w:r>
          </w:p>
        </w:tc>
        <w:tc>
          <w:tcPr>
            <w:tcW w:w="1134" w:type="dxa"/>
            <w:shd w:val="clear" w:color="auto" w:fill="auto"/>
            <w:noWrap/>
            <w:vAlign w:val="top"/>
          </w:tcPr>
          <w:p w14:paraId="7ED31EC1">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49D4A7EB">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59E4BC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138D66CB">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浙江工联领创科技有限公司</w:t>
            </w:r>
          </w:p>
        </w:tc>
        <w:tc>
          <w:tcPr>
            <w:tcW w:w="1548" w:type="dxa"/>
            <w:shd w:val="clear" w:color="auto" w:fill="auto"/>
            <w:noWrap/>
            <w:vAlign w:val="center"/>
          </w:tcPr>
          <w:p w14:paraId="7DC98AD7">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276,236.83 </w:t>
            </w:r>
          </w:p>
        </w:tc>
        <w:tc>
          <w:tcPr>
            <w:tcW w:w="953" w:type="dxa"/>
            <w:vAlign w:val="center"/>
          </w:tcPr>
          <w:p w14:paraId="0439CC1D">
            <w:pPr>
              <w:jc w:val="right"/>
              <w:rPr>
                <w:rFonts w:cs="Arial" w:asciiTheme="minorEastAsia" w:hAnsiTheme="minorEastAsia" w:eastAsiaTheme="minorEastAsia"/>
                <w:kern w:val="0"/>
                <w:szCs w:val="21"/>
              </w:rPr>
            </w:pPr>
          </w:p>
        </w:tc>
        <w:tc>
          <w:tcPr>
            <w:tcW w:w="1184" w:type="dxa"/>
            <w:vAlign w:val="center"/>
          </w:tcPr>
          <w:p w14:paraId="014BBE50">
            <w:pPr>
              <w:jc w:val="right"/>
              <w:rPr>
                <w:rFonts w:cs="Arial" w:asciiTheme="minorEastAsia" w:hAnsiTheme="minorEastAsia" w:eastAsiaTheme="minorEastAsia"/>
                <w:kern w:val="0"/>
                <w:szCs w:val="21"/>
              </w:rPr>
            </w:pPr>
          </w:p>
        </w:tc>
        <w:tc>
          <w:tcPr>
            <w:tcW w:w="1560" w:type="dxa"/>
            <w:shd w:val="clear" w:color="auto" w:fill="auto"/>
            <w:noWrap/>
            <w:vAlign w:val="center"/>
          </w:tcPr>
          <w:p w14:paraId="445B0652">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-276,236.83 </w:t>
            </w:r>
          </w:p>
        </w:tc>
        <w:tc>
          <w:tcPr>
            <w:tcW w:w="1134" w:type="dxa"/>
            <w:shd w:val="clear" w:color="auto" w:fill="auto"/>
            <w:noWrap/>
            <w:vAlign w:val="top"/>
          </w:tcPr>
          <w:p w14:paraId="37082E50">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69C73175">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2CC47F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center"/>
          </w:tcPr>
          <w:p w14:paraId="4966892D">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b/>
                <w:bCs/>
                <w:i w:val="0"/>
                <w:iCs w:val="0"/>
                <w:color w:val="000000"/>
                <w:kern w:val="0"/>
                <w:sz w:val="21"/>
                <w:szCs w:val="21"/>
                <w:u w:val="none"/>
                <w:lang w:val="en-US" w:eastAsia="zh-CN" w:bidi="ar"/>
              </w:rPr>
              <w:t>合计</w:t>
            </w:r>
          </w:p>
        </w:tc>
        <w:tc>
          <w:tcPr>
            <w:tcW w:w="1548" w:type="dxa"/>
            <w:shd w:val="clear" w:color="auto" w:fill="auto"/>
            <w:noWrap/>
            <w:vAlign w:val="center"/>
          </w:tcPr>
          <w:p w14:paraId="0FDF2DF6">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204,558,436.56 </w:t>
            </w:r>
          </w:p>
        </w:tc>
        <w:tc>
          <w:tcPr>
            <w:tcW w:w="953" w:type="dxa"/>
            <w:vAlign w:val="center"/>
          </w:tcPr>
          <w:p w14:paraId="6368C296">
            <w:pPr>
              <w:jc w:val="right"/>
              <w:rPr>
                <w:rFonts w:cs="Arial" w:asciiTheme="minorEastAsia" w:hAnsiTheme="minorEastAsia" w:eastAsiaTheme="minorEastAsia"/>
                <w:kern w:val="0"/>
                <w:szCs w:val="21"/>
              </w:rPr>
            </w:pPr>
          </w:p>
        </w:tc>
        <w:tc>
          <w:tcPr>
            <w:tcW w:w="1184" w:type="dxa"/>
            <w:vAlign w:val="center"/>
          </w:tcPr>
          <w:p w14:paraId="040B8EE8">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7,000,000.00 </w:t>
            </w:r>
          </w:p>
        </w:tc>
        <w:tc>
          <w:tcPr>
            <w:tcW w:w="1560" w:type="dxa"/>
            <w:shd w:val="clear" w:color="auto" w:fill="auto"/>
            <w:noWrap/>
            <w:vAlign w:val="center"/>
          </w:tcPr>
          <w:p w14:paraId="4F261FE5">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6,125,695.86 </w:t>
            </w:r>
          </w:p>
        </w:tc>
        <w:tc>
          <w:tcPr>
            <w:tcW w:w="1134" w:type="dxa"/>
            <w:shd w:val="clear" w:color="auto" w:fill="auto"/>
            <w:noWrap/>
            <w:vAlign w:val="center"/>
          </w:tcPr>
          <w:p w14:paraId="07B67DE8">
            <w:pPr>
              <w:keepNext w:val="0"/>
              <w:keepLines w:val="0"/>
              <w:widowControl/>
              <w:suppressLineNumbers w:val="0"/>
              <w:jc w:val="center"/>
              <w:textAlignment w:val="center"/>
              <w:rPr>
                <w:rFonts w:cs="Arial" w:asciiTheme="minorEastAsia" w:hAnsiTheme="minorEastAsia" w:eastAsiaTheme="minorEastAsia"/>
                <w:kern w:val="0"/>
                <w:szCs w:val="21"/>
              </w:rPr>
            </w:pPr>
          </w:p>
        </w:tc>
        <w:tc>
          <w:tcPr>
            <w:tcW w:w="992" w:type="dxa"/>
            <w:shd w:val="clear" w:color="auto" w:fill="auto"/>
            <w:noWrap/>
            <w:vAlign w:val="center"/>
          </w:tcPr>
          <w:p w14:paraId="5070E316">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bl>
    <w:p w14:paraId="5EF522EC">
      <w:pPr>
        <w:tabs>
          <w:tab w:val="left" w:pos="9000"/>
        </w:tabs>
        <w:spacing w:line="400" w:lineRule="exact"/>
        <w:ind w:firstLine="420" w:firstLineChars="200"/>
        <w:rPr>
          <w:rFonts w:cs="Arial" w:asciiTheme="minorEastAsia" w:hAnsiTheme="minorEastAsia" w:eastAsiaTheme="minorEastAsia"/>
          <w:szCs w:val="21"/>
        </w:rPr>
      </w:pPr>
      <w:r>
        <w:rPr>
          <w:rFonts w:hint="eastAsia" w:cs="Arial" w:asciiTheme="minorEastAsia" w:hAnsiTheme="minorEastAsia" w:eastAsiaTheme="minorEastAsia"/>
          <w:szCs w:val="21"/>
        </w:rPr>
        <w:t>（续）</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46"/>
        <w:gridCol w:w="1478"/>
        <w:gridCol w:w="1590"/>
        <w:gridCol w:w="882"/>
        <w:gridCol w:w="1701"/>
        <w:gridCol w:w="1417"/>
      </w:tblGrid>
      <w:tr w14:paraId="3FDFB7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146" w:type="dxa"/>
            <w:vMerge w:val="restart"/>
            <w:shd w:val="clear" w:color="auto" w:fill="auto"/>
            <w:noWrap/>
            <w:vAlign w:val="center"/>
          </w:tcPr>
          <w:p w14:paraId="0CAE0B4B">
            <w:pPr>
              <w:widowControl/>
              <w:spacing w:line="400" w:lineRule="exact"/>
              <w:jc w:val="center"/>
              <w:rPr>
                <w:rFonts w:cs="Arial" w:asciiTheme="minorEastAsia" w:hAnsiTheme="minorEastAsia" w:eastAsiaTheme="minorEastAsia"/>
                <w:kern w:val="0"/>
                <w:szCs w:val="21"/>
              </w:rPr>
            </w:pPr>
            <w:r>
              <w:rPr>
                <w:rFonts w:cs="Arial" w:asciiTheme="minorEastAsia" w:hAnsiTheme="minorEastAsia" w:eastAsiaTheme="minorEastAsia"/>
                <w:kern w:val="0"/>
                <w:szCs w:val="21"/>
              </w:rPr>
              <w:t>被投资单位</w:t>
            </w:r>
          </w:p>
        </w:tc>
        <w:tc>
          <w:tcPr>
            <w:tcW w:w="3950" w:type="dxa"/>
            <w:gridSpan w:val="3"/>
          </w:tcPr>
          <w:p w14:paraId="458F109B">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本期增减变动</w:t>
            </w:r>
          </w:p>
        </w:tc>
        <w:tc>
          <w:tcPr>
            <w:tcW w:w="1701" w:type="dxa"/>
            <w:vMerge w:val="restart"/>
            <w:vAlign w:val="center"/>
          </w:tcPr>
          <w:p w14:paraId="3E40578C">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1417" w:type="dxa"/>
            <w:vMerge w:val="restart"/>
            <w:vAlign w:val="center"/>
          </w:tcPr>
          <w:p w14:paraId="5970F8C8">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减值准备期末余额</w:t>
            </w:r>
          </w:p>
        </w:tc>
      </w:tr>
      <w:tr w14:paraId="375D94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146" w:type="dxa"/>
            <w:vMerge w:val="continue"/>
            <w:shd w:val="clear" w:color="auto" w:fill="auto"/>
            <w:noWrap/>
            <w:vAlign w:val="center"/>
          </w:tcPr>
          <w:p w14:paraId="5B7F52DB">
            <w:pPr>
              <w:widowControl/>
              <w:spacing w:line="400" w:lineRule="exact"/>
              <w:rPr>
                <w:rFonts w:cs="Arial" w:asciiTheme="minorEastAsia" w:hAnsiTheme="minorEastAsia" w:eastAsiaTheme="minorEastAsia"/>
                <w:kern w:val="0"/>
                <w:szCs w:val="21"/>
              </w:rPr>
            </w:pPr>
          </w:p>
        </w:tc>
        <w:tc>
          <w:tcPr>
            <w:tcW w:w="1478" w:type="dxa"/>
            <w:vAlign w:val="center"/>
          </w:tcPr>
          <w:p w14:paraId="30471711">
            <w:pPr>
              <w:widowControl/>
              <w:spacing w:line="400" w:lineRule="exact"/>
              <w:jc w:val="center"/>
              <w:rPr>
                <w:rFonts w:cs="Arial" w:asciiTheme="minorEastAsia" w:hAnsiTheme="minorEastAsia" w:eastAsiaTheme="minorEastAsia"/>
                <w:kern w:val="0"/>
                <w:szCs w:val="21"/>
              </w:rPr>
            </w:pPr>
            <w:r>
              <w:rPr>
                <w:rFonts w:hint="eastAsia" w:asciiTheme="minorEastAsia" w:hAnsiTheme="minorEastAsia" w:eastAsiaTheme="minorEastAsia"/>
                <w:kern w:val="0"/>
                <w:szCs w:val="21"/>
              </w:rPr>
              <w:t>宣告发放现金股利或利润</w:t>
            </w:r>
          </w:p>
        </w:tc>
        <w:tc>
          <w:tcPr>
            <w:tcW w:w="1590" w:type="dxa"/>
            <w:shd w:val="clear" w:color="auto" w:fill="auto"/>
            <w:noWrap/>
            <w:vAlign w:val="center"/>
          </w:tcPr>
          <w:p w14:paraId="5AD36A28">
            <w:pPr>
              <w:widowControl/>
              <w:spacing w:line="400" w:lineRule="exact"/>
              <w:jc w:val="center"/>
              <w:rPr>
                <w:rFonts w:cs="Arial" w:asciiTheme="minorEastAsia" w:hAnsiTheme="minorEastAsia" w:eastAsiaTheme="minorEastAsia"/>
                <w:kern w:val="0"/>
                <w:szCs w:val="21"/>
              </w:rPr>
            </w:pPr>
            <w:r>
              <w:rPr>
                <w:rFonts w:hint="eastAsia" w:asciiTheme="minorEastAsia" w:hAnsiTheme="minorEastAsia" w:eastAsiaTheme="minorEastAsia"/>
                <w:kern w:val="0"/>
                <w:szCs w:val="21"/>
              </w:rPr>
              <w:t>计提减值准备</w:t>
            </w:r>
          </w:p>
        </w:tc>
        <w:tc>
          <w:tcPr>
            <w:tcW w:w="882" w:type="dxa"/>
            <w:shd w:val="clear" w:color="auto" w:fill="auto"/>
            <w:noWrap/>
            <w:vAlign w:val="center"/>
          </w:tcPr>
          <w:p w14:paraId="60B39BCB">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701" w:type="dxa"/>
            <w:vMerge w:val="continue"/>
          </w:tcPr>
          <w:p w14:paraId="4C3B98CC">
            <w:pPr>
              <w:widowControl/>
              <w:spacing w:line="400" w:lineRule="exact"/>
              <w:jc w:val="center"/>
              <w:rPr>
                <w:rFonts w:cs="Arial" w:asciiTheme="minorEastAsia" w:hAnsiTheme="minorEastAsia" w:eastAsiaTheme="minorEastAsia"/>
                <w:kern w:val="0"/>
                <w:szCs w:val="21"/>
              </w:rPr>
            </w:pPr>
          </w:p>
        </w:tc>
        <w:tc>
          <w:tcPr>
            <w:tcW w:w="1417" w:type="dxa"/>
            <w:vMerge w:val="continue"/>
          </w:tcPr>
          <w:p w14:paraId="1D3DB80E">
            <w:pPr>
              <w:widowControl/>
              <w:spacing w:line="400" w:lineRule="exact"/>
              <w:jc w:val="center"/>
              <w:rPr>
                <w:rFonts w:cs="Arial" w:asciiTheme="minorEastAsia" w:hAnsiTheme="minorEastAsia" w:eastAsiaTheme="minorEastAsia"/>
                <w:kern w:val="0"/>
                <w:szCs w:val="21"/>
              </w:rPr>
            </w:pPr>
          </w:p>
        </w:tc>
      </w:tr>
      <w:tr w14:paraId="293751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center"/>
          </w:tcPr>
          <w:p w14:paraId="53D37DE0">
            <w:pPr>
              <w:widowControl/>
              <w:spacing w:line="400" w:lineRule="exact"/>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一、</w:t>
            </w:r>
            <w:r>
              <w:rPr>
                <w:rFonts w:hint="eastAsia" w:cs="Arial" w:asciiTheme="minorEastAsia" w:hAnsiTheme="minorEastAsia" w:eastAsiaTheme="minorEastAsia"/>
                <w:kern w:val="0"/>
                <w:szCs w:val="21"/>
                <w:lang w:val="en-US" w:eastAsia="zh-CN"/>
              </w:rPr>
              <w:t>联营</w:t>
            </w:r>
            <w:r>
              <w:rPr>
                <w:rFonts w:hint="eastAsia" w:cs="Arial" w:asciiTheme="minorEastAsia" w:hAnsiTheme="minorEastAsia" w:eastAsiaTheme="minorEastAsia"/>
                <w:kern w:val="0"/>
                <w:szCs w:val="21"/>
              </w:rPr>
              <w:t>企业</w:t>
            </w:r>
          </w:p>
        </w:tc>
        <w:tc>
          <w:tcPr>
            <w:tcW w:w="1478" w:type="dxa"/>
          </w:tcPr>
          <w:p w14:paraId="66C5B3FB">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7B67E318">
            <w:pPr>
              <w:widowControl/>
              <w:spacing w:line="400" w:lineRule="exact"/>
              <w:jc w:val="right"/>
              <w:rPr>
                <w:rFonts w:cs="Arial" w:asciiTheme="minorEastAsia" w:hAnsiTheme="minorEastAsia" w:eastAsiaTheme="minorEastAsia"/>
                <w:kern w:val="0"/>
                <w:szCs w:val="21"/>
              </w:rPr>
            </w:pPr>
          </w:p>
        </w:tc>
        <w:tc>
          <w:tcPr>
            <w:tcW w:w="882" w:type="dxa"/>
            <w:shd w:val="clear" w:color="auto" w:fill="auto"/>
            <w:noWrap/>
            <w:vAlign w:val="center"/>
          </w:tcPr>
          <w:p w14:paraId="6C002EBB">
            <w:pPr>
              <w:widowControl/>
              <w:spacing w:line="400" w:lineRule="exact"/>
              <w:jc w:val="right"/>
              <w:rPr>
                <w:rFonts w:cs="Arial" w:asciiTheme="minorEastAsia" w:hAnsiTheme="minorEastAsia" w:eastAsiaTheme="minorEastAsia"/>
                <w:kern w:val="0"/>
                <w:szCs w:val="21"/>
              </w:rPr>
            </w:pPr>
          </w:p>
        </w:tc>
        <w:tc>
          <w:tcPr>
            <w:tcW w:w="1701" w:type="dxa"/>
          </w:tcPr>
          <w:p w14:paraId="600E2AFC">
            <w:pPr>
              <w:widowControl/>
              <w:spacing w:line="400" w:lineRule="exact"/>
              <w:jc w:val="right"/>
              <w:rPr>
                <w:rFonts w:cs="Arial" w:asciiTheme="minorEastAsia" w:hAnsiTheme="minorEastAsia" w:eastAsiaTheme="minorEastAsia"/>
                <w:kern w:val="0"/>
                <w:szCs w:val="21"/>
              </w:rPr>
            </w:pPr>
          </w:p>
        </w:tc>
        <w:tc>
          <w:tcPr>
            <w:tcW w:w="1417" w:type="dxa"/>
          </w:tcPr>
          <w:p w14:paraId="4D6DCC3B">
            <w:pPr>
              <w:widowControl/>
              <w:spacing w:line="400" w:lineRule="exact"/>
              <w:jc w:val="right"/>
              <w:rPr>
                <w:rFonts w:cs="Arial" w:asciiTheme="minorEastAsia" w:hAnsiTheme="minorEastAsia" w:eastAsiaTheme="minorEastAsia"/>
                <w:kern w:val="0"/>
                <w:szCs w:val="21"/>
              </w:rPr>
            </w:pPr>
          </w:p>
        </w:tc>
      </w:tr>
      <w:tr w14:paraId="3A42C4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18FD0E5A">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1478" w:type="dxa"/>
          </w:tcPr>
          <w:p w14:paraId="49D683EE">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6B0A691E">
            <w:pPr>
              <w:jc w:val="right"/>
              <w:rPr>
                <w:rFonts w:cs="Arial" w:asciiTheme="minorEastAsia" w:hAnsiTheme="minorEastAsia" w:eastAsiaTheme="minorEastAsia"/>
                <w:kern w:val="0"/>
                <w:szCs w:val="21"/>
              </w:rPr>
            </w:pPr>
          </w:p>
        </w:tc>
        <w:tc>
          <w:tcPr>
            <w:tcW w:w="882" w:type="dxa"/>
            <w:shd w:val="clear" w:color="auto" w:fill="auto"/>
            <w:noWrap/>
            <w:vAlign w:val="center"/>
          </w:tcPr>
          <w:p w14:paraId="4357A3C8">
            <w:pPr>
              <w:jc w:val="right"/>
              <w:rPr>
                <w:rFonts w:cs="Arial" w:asciiTheme="minorEastAsia" w:hAnsiTheme="minorEastAsia" w:eastAsiaTheme="minorEastAsia"/>
                <w:kern w:val="0"/>
                <w:szCs w:val="21"/>
              </w:rPr>
            </w:pPr>
          </w:p>
        </w:tc>
        <w:tc>
          <w:tcPr>
            <w:tcW w:w="1701" w:type="dxa"/>
            <w:vAlign w:val="center"/>
          </w:tcPr>
          <w:p w14:paraId="62E05065">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4,384,005.42</w:t>
            </w:r>
          </w:p>
        </w:tc>
        <w:tc>
          <w:tcPr>
            <w:tcW w:w="1417" w:type="dxa"/>
            <w:vAlign w:val="center"/>
          </w:tcPr>
          <w:p w14:paraId="694F27F6">
            <w:pPr>
              <w:jc w:val="right"/>
              <w:rPr>
                <w:rFonts w:cs="Arial" w:asciiTheme="minorEastAsia" w:hAnsiTheme="minorEastAsia" w:eastAsiaTheme="minorEastAsia"/>
                <w:kern w:val="0"/>
                <w:szCs w:val="21"/>
              </w:rPr>
            </w:pPr>
          </w:p>
        </w:tc>
      </w:tr>
      <w:tr w14:paraId="3BFD8A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2F5F3E00">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嘉兴北源投资合伙企业（有限合伙）（</w:t>
            </w:r>
            <w:r>
              <w:rPr>
                <w:rFonts w:hint="default" w:ascii="Arial Narrow" w:hAnsi="Arial Narrow" w:eastAsia="Arial Narrow" w:cs="Arial Narrow"/>
                <w:i w:val="0"/>
                <w:iCs w:val="0"/>
                <w:color w:val="000000"/>
                <w:kern w:val="0"/>
                <w:sz w:val="21"/>
                <w:szCs w:val="21"/>
                <w:u w:val="none"/>
                <w:lang w:val="en-US" w:eastAsia="zh-CN" w:bidi="ar"/>
              </w:rPr>
              <w:t>1</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3C3BBDB3">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32A9203C">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6,914,285.60 </w:t>
            </w:r>
          </w:p>
        </w:tc>
        <w:tc>
          <w:tcPr>
            <w:tcW w:w="882" w:type="dxa"/>
            <w:shd w:val="clear" w:color="auto" w:fill="auto"/>
            <w:noWrap/>
            <w:vAlign w:val="center"/>
          </w:tcPr>
          <w:p w14:paraId="0489A4E2">
            <w:pPr>
              <w:jc w:val="right"/>
              <w:rPr>
                <w:rFonts w:cs="Arial" w:asciiTheme="minorEastAsia" w:hAnsiTheme="minorEastAsia" w:eastAsiaTheme="minorEastAsia"/>
                <w:kern w:val="0"/>
                <w:szCs w:val="21"/>
              </w:rPr>
            </w:pPr>
          </w:p>
        </w:tc>
        <w:tc>
          <w:tcPr>
            <w:tcW w:w="1701" w:type="dxa"/>
            <w:vAlign w:val="center"/>
          </w:tcPr>
          <w:p w14:paraId="2C73248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59,301,946.27</w:t>
            </w:r>
          </w:p>
        </w:tc>
        <w:tc>
          <w:tcPr>
            <w:tcW w:w="1417" w:type="dxa"/>
            <w:vAlign w:val="center"/>
          </w:tcPr>
          <w:p w14:paraId="75DD9448">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6,914,285.60 </w:t>
            </w:r>
          </w:p>
        </w:tc>
      </w:tr>
      <w:tr w14:paraId="10B4086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715BA79F">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北京信源健和科技有限责任公司</w:t>
            </w:r>
          </w:p>
        </w:tc>
        <w:tc>
          <w:tcPr>
            <w:tcW w:w="1478" w:type="dxa"/>
          </w:tcPr>
          <w:p w14:paraId="04566F02">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5BFF51AF">
            <w:pPr>
              <w:jc w:val="right"/>
              <w:rPr>
                <w:rFonts w:cs="Arial" w:asciiTheme="minorEastAsia" w:hAnsiTheme="minorEastAsia" w:eastAsiaTheme="minorEastAsia"/>
                <w:kern w:val="0"/>
                <w:szCs w:val="21"/>
              </w:rPr>
            </w:pPr>
          </w:p>
        </w:tc>
        <w:tc>
          <w:tcPr>
            <w:tcW w:w="882" w:type="dxa"/>
            <w:shd w:val="clear" w:color="auto" w:fill="auto"/>
            <w:noWrap/>
            <w:vAlign w:val="center"/>
          </w:tcPr>
          <w:p w14:paraId="7DC87D98">
            <w:pPr>
              <w:jc w:val="right"/>
              <w:rPr>
                <w:rFonts w:cs="Arial" w:asciiTheme="minorEastAsia" w:hAnsiTheme="minorEastAsia" w:eastAsiaTheme="minorEastAsia"/>
                <w:kern w:val="0"/>
                <w:szCs w:val="21"/>
              </w:rPr>
            </w:pPr>
          </w:p>
        </w:tc>
        <w:tc>
          <w:tcPr>
            <w:tcW w:w="1701" w:type="dxa"/>
            <w:vAlign w:val="center"/>
          </w:tcPr>
          <w:p w14:paraId="44492CB1">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11,816,078.40</w:t>
            </w:r>
          </w:p>
        </w:tc>
        <w:tc>
          <w:tcPr>
            <w:tcW w:w="1417" w:type="dxa"/>
            <w:vAlign w:val="center"/>
          </w:tcPr>
          <w:p w14:paraId="78B0C2C3">
            <w:pPr>
              <w:jc w:val="right"/>
              <w:rPr>
                <w:rFonts w:cs="Arial" w:asciiTheme="minorEastAsia" w:hAnsiTheme="minorEastAsia" w:eastAsiaTheme="minorEastAsia"/>
                <w:kern w:val="0"/>
                <w:szCs w:val="21"/>
              </w:rPr>
            </w:pPr>
          </w:p>
        </w:tc>
      </w:tr>
      <w:tr w14:paraId="737030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3F7CFE47">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39D7A850">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4B3E9060">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832,236.48 </w:t>
            </w:r>
          </w:p>
        </w:tc>
        <w:tc>
          <w:tcPr>
            <w:tcW w:w="882" w:type="dxa"/>
            <w:shd w:val="clear" w:color="auto" w:fill="auto"/>
            <w:noWrap/>
            <w:vAlign w:val="center"/>
          </w:tcPr>
          <w:p w14:paraId="5ABA226E">
            <w:pPr>
              <w:jc w:val="right"/>
              <w:rPr>
                <w:rFonts w:cs="Arial" w:asciiTheme="minorEastAsia" w:hAnsiTheme="minorEastAsia" w:eastAsiaTheme="minorEastAsia"/>
                <w:kern w:val="0"/>
                <w:szCs w:val="21"/>
              </w:rPr>
            </w:pPr>
          </w:p>
        </w:tc>
        <w:tc>
          <w:tcPr>
            <w:tcW w:w="1701" w:type="dxa"/>
            <w:vAlign w:val="center"/>
          </w:tcPr>
          <w:p w14:paraId="42853CE9">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4,579,256.40</w:t>
            </w:r>
          </w:p>
        </w:tc>
        <w:tc>
          <w:tcPr>
            <w:tcW w:w="1417" w:type="dxa"/>
            <w:vAlign w:val="center"/>
          </w:tcPr>
          <w:p w14:paraId="483C61FC">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832,236.48 </w:t>
            </w:r>
          </w:p>
        </w:tc>
      </w:tr>
      <w:tr w14:paraId="5003D6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02293071">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浙江华睿北信源数据信息产业投资合伙企业（有限合伙）（</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465D5180">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4145D9A3">
            <w:pPr>
              <w:jc w:val="right"/>
              <w:rPr>
                <w:rFonts w:cs="Arial" w:asciiTheme="minorEastAsia" w:hAnsiTheme="minorEastAsia" w:eastAsiaTheme="minorEastAsia"/>
                <w:kern w:val="0"/>
                <w:szCs w:val="21"/>
              </w:rPr>
            </w:pPr>
          </w:p>
        </w:tc>
        <w:tc>
          <w:tcPr>
            <w:tcW w:w="882" w:type="dxa"/>
            <w:shd w:val="clear" w:color="auto" w:fill="auto"/>
            <w:noWrap/>
            <w:vAlign w:val="center"/>
          </w:tcPr>
          <w:p w14:paraId="55CA13B5">
            <w:pPr>
              <w:jc w:val="right"/>
              <w:rPr>
                <w:rFonts w:cs="Arial" w:asciiTheme="minorEastAsia" w:hAnsiTheme="minorEastAsia" w:eastAsiaTheme="minorEastAsia"/>
                <w:kern w:val="0"/>
                <w:szCs w:val="21"/>
              </w:rPr>
            </w:pPr>
          </w:p>
        </w:tc>
        <w:tc>
          <w:tcPr>
            <w:tcW w:w="1701" w:type="dxa"/>
            <w:vAlign w:val="center"/>
          </w:tcPr>
          <w:p w14:paraId="77F55E53">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8,241,981.47</w:t>
            </w:r>
          </w:p>
        </w:tc>
        <w:tc>
          <w:tcPr>
            <w:tcW w:w="1417" w:type="dxa"/>
            <w:vAlign w:val="center"/>
          </w:tcPr>
          <w:p w14:paraId="4603176F">
            <w:pPr>
              <w:jc w:val="right"/>
              <w:rPr>
                <w:rFonts w:cs="Arial" w:asciiTheme="minorEastAsia" w:hAnsiTheme="minorEastAsia" w:eastAsiaTheme="minorEastAsia"/>
                <w:kern w:val="0"/>
                <w:szCs w:val="21"/>
              </w:rPr>
            </w:pPr>
          </w:p>
        </w:tc>
      </w:tr>
      <w:tr w14:paraId="066695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53679BED">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国保联盟信息安全技术有限公司（</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3E214C63">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3932F741">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263,321.80 </w:t>
            </w:r>
          </w:p>
        </w:tc>
        <w:tc>
          <w:tcPr>
            <w:tcW w:w="882" w:type="dxa"/>
            <w:shd w:val="clear" w:color="auto" w:fill="auto"/>
            <w:noWrap/>
            <w:vAlign w:val="center"/>
          </w:tcPr>
          <w:p w14:paraId="291DCF9E">
            <w:pPr>
              <w:jc w:val="right"/>
              <w:rPr>
                <w:rFonts w:cs="Arial" w:asciiTheme="minorEastAsia" w:hAnsiTheme="minorEastAsia" w:eastAsiaTheme="minorEastAsia"/>
                <w:kern w:val="0"/>
                <w:szCs w:val="21"/>
              </w:rPr>
            </w:pPr>
          </w:p>
        </w:tc>
        <w:tc>
          <w:tcPr>
            <w:tcW w:w="1701" w:type="dxa"/>
            <w:vAlign w:val="center"/>
          </w:tcPr>
          <w:p w14:paraId="7D78B98B">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7,195,799.41</w:t>
            </w:r>
          </w:p>
        </w:tc>
        <w:tc>
          <w:tcPr>
            <w:tcW w:w="1417" w:type="dxa"/>
            <w:vAlign w:val="center"/>
          </w:tcPr>
          <w:p w14:paraId="04D69E70">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263,321.80 </w:t>
            </w:r>
          </w:p>
        </w:tc>
      </w:tr>
      <w:tr w14:paraId="4877CF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0F0E43B2">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北京美络克思科技有限公司（</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250EE15C">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7B2799B1">
            <w:pPr>
              <w:jc w:val="right"/>
              <w:rPr>
                <w:rFonts w:cs="Arial" w:asciiTheme="minorEastAsia" w:hAnsiTheme="minorEastAsia" w:eastAsiaTheme="minorEastAsia"/>
                <w:kern w:val="0"/>
                <w:szCs w:val="21"/>
              </w:rPr>
            </w:pPr>
          </w:p>
        </w:tc>
        <w:tc>
          <w:tcPr>
            <w:tcW w:w="882" w:type="dxa"/>
            <w:shd w:val="clear" w:color="auto" w:fill="auto"/>
            <w:noWrap/>
            <w:vAlign w:val="center"/>
          </w:tcPr>
          <w:p w14:paraId="74B4EF61">
            <w:pPr>
              <w:jc w:val="right"/>
              <w:rPr>
                <w:rFonts w:cs="Arial" w:asciiTheme="minorEastAsia" w:hAnsiTheme="minorEastAsia" w:eastAsiaTheme="minorEastAsia"/>
                <w:kern w:val="0"/>
                <w:szCs w:val="21"/>
              </w:rPr>
            </w:pPr>
          </w:p>
        </w:tc>
        <w:tc>
          <w:tcPr>
            <w:tcW w:w="1701" w:type="dxa"/>
            <w:vAlign w:val="center"/>
          </w:tcPr>
          <w:p w14:paraId="4AD392E6">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22,930,110.74</w:t>
            </w:r>
          </w:p>
        </w:tc>
        <w:tc>
          <w:tcPr>
            <w:tcW w:w="1417" w:type="dxa"/>
            <w:vAlign w:val="center"/>
          </w:tcPr>
          <w:p w14:paraId="4D30AAED">
            <w:pPr>
              <w:jc w:val="right"/>
              <w:rPr>
                <w:rFonts w:cs="Arial" w:asciiTheme="minorEastAsia" w:hAnsiTheme="minorEastAsia" w:eastAsiaTheme="minorEastAsia"/>
                <w:kern w:val="0"/>
                <w:szCs w:val="21"/>
              </w:rPr>
            </w:pPr>
          </w:p>
        </w:tc>
      </w:tr>
      <w:tr w14:paraId="208BA6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3B949D37">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1478" w:type="dxa"/>
          </w:tcPr>
          <w:p w14:paraId="452E4078">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075AB1BF">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847,883.73 </w:t>
            </w:r>
          </w:p>
        </w:tc>
        <w:tc>
          <w:tcPr>
            <w:tcW w:w="882" w:type="dxa"/>
            <w:shd w:val="clear" w:color="auto" w:fill="auto"/>
            <w:noWrap/>
            <w:vAlign w:val="center"/>
          </w:tcPr>
          <w:p w14:paraId="26D492CE">
            <w:pPr>
              <w:jc w:val="right"/>
              <w:rPr>
                <w:rFonts w:cs="Arial" w:asciiTheme="minorEastAsia" w:hAnsiTheme="minorEastAsia" w:eastAsiaTheme="minorEastAsia"/>
                <w:kern w:val="0"/>
                <w:szCs w:val="21"/>
              </w:rPr>
            </w:pPr>
          </w:p>
        </w:tc>
        <w:tc>
          <w:tcPr>
            <w:tcW w:w="1701" w:type="dxa"/>
            <w:vAlign w:val="center"/>
          </w:tcPr>
          <w:p w14:paraId="58A5C13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899,935.52</w:t>
            </w:r>
          </w:p>
        </w:tc>
        <w:tc>
          <w:tcPr>
            <w:tcW w:w="1417" w:type="dxa"/>
            <w:vAlign w:val="center"/>
          </w:tcPr>
          <w:p w14:paraId="4C4C8C8B">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847,883.73 </w:t>
            </w:r>
          </w:p>
        </w:tc>
      </w:tr>
      <w:tr w14:paraId="094BDF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441F5272">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南京磊垚创业投资基金管理有限公司</w:t>
            </w:r>
          </w:p>
        </w:tc>
        <w:tc>
          <w:tcPr>
            <w:tcW w:w="1478" w:type="dxa"/>
          </w:tcPr>
          <w:p w14:paraId="024E438D">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2F24908E">
            <w:pPr>
              <w:jc w:val="right"/>
              <w:rPr>
                <w:rFonts w:cs="Arial" w:asciiTheme="minorEastAsia" w:hAnsiTheme="minorEastAsia" w:eastAsiaTheme="minorEastAsia"/>
                <w:kern w:val="0"/>
                <w:szCs w:val="21"/>
              </w:rPr>
            </w:pPr>
          </w:p>
        </w:tc>
        <w:tc>
          <w:tcPr>
            <w:tcW w:w="882" w:type="dxa"/>
            <w:shd w:val="clear" w:color="auto" w:fill="auto"/>
            <w:noWrap/>
            <w:vAlign w:val="center"/>
          </w:tcPr>
          <w:p w14:paraId="2DE3BFB2">
            <w:pPr>
              <w:jc w:val="right"/>
              <w:rPr>
                <w:rFonts w:cs="Arial" w:asciiTheme="minorEastAsia" w:hAnsiTheme="minorEastAsia" w:eastAsiaTheme="minorEastAsia"/>
                <w:kern w:val="0"/>
                <w:szCs w:val="21"/>
              </w:rPr>
            </w:pPr>
          </w:p>
        </w:tc>
        <w:tc>
          <w:tcPr>
            <w:tcW w:w="1701" w:type="dxa"/>
            <w:vAlign w:val="center"/>
          </w:tcPr>
          <w:p w14:paraId="483782BF">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4,029,945.92</w:t>
            </w:r>
          </w:p>
        </w:tc>
        <w:tc>
          <w:tcPr>
            <w:tcW w:w="1417" w:type="dxa"/>
            <w:vAlign w:val="center"/>
          </w:tcPr>
          <w:p w14:paraId="40ACC9D2">
            <w:pPr>
              <w:jc w:val="right"/>
              <w:rPr>
                <w:rFonts w:cs="Arial" w:asciiTheme="minorEastAsia" w:hAnsiTheme="minorEastAsia" w:eastAsiaTheme="minorEastAsia"/>
                <w:kern w:val="0"/>
                <w:szCs w:val="21"/>
              </w:rPr>
            </w:pPr>
          </w:p>
        </w:tc>
      </w:tr>
      <w:tr w14:paraId="6FF3300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34CC20CE">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海南保嘉源科技有限公司</w:t>
            </w:r>
          </w:p>
        </w:tc>
        <w:tc>
          <w:tcPr>
            <w:tcW w:w="1478" w:type="dxa"/>
          </w:tcPr>
          <w:p w14:paraId="4FC9A935">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5B74C8FC">
            <w:pPr>
              <w:jc w:val="right"/>
              <w:rPr>
                <w:rFonts w:cs="Arial" w:asciiTheme="minorEastAsia" w:hAnsiTheme="minorEastAsia" w:eastAsiaTheme="minorEastAsia"/>
                <w:kern w:val="0"/>
                <w:szCs w:val="21"/>
              </w:rPr>
            </w:pPr>
          </w:p>
        </w:tc>
        <w:tc>
          <w:tcPr>
            <w:tcW w:w="882" w:type="dxa"/>
            <w:shd w:val="clear" w:color="auto" w:fill="auto"/>
            <w:noWrap/>
            <w:vAlign w:val="center"/>
          </w:tcPr>
          <w:p w14:paraId="2B526757">
            <w:pPr>
              <w:jc w:val="right"/>
              <w:rPr>
                <w:rFonts w:cs="Arial" w:asciiTheme="minorEastAsia" w:hAnsiTheme="minorEastAsia" w:eastAsiaTheme="minorEastAsia"/>
                <w:kern w:val="0"/>
                <w:szCs w:val="21"/>
              </w:rPr>
            </w:pPr>
          </w:p>
        </w:tc>
        <w:tc>
          <w:tcPr>
            <w:tcW w:w="1701" w:type="dxa"/>
            <w:vAlign w:val="center"/>
          </w:tcPr>
          <w:p w14:paraId="174EFF36">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4,431,295.27</w:t>
            </w:r>
          </w:p>
        </w:tc>
        <w:tc>
          <w:tcPr>
            <w:tcW w:w="1417" w:type="dxa"/>
            <w:vAlign w:val="center"/>
          </w:tcPr>
          <w:p w14:paraId="0252BA16">
            <w:pPr>
              <w:jc w:val="right"/>
              <w:rPr>
                <w:rFonts w:cs="Arial" w:asciiTheme="minorEastAsia" w:hAnsiTheme="minorEastAsia" w:eastAsiaTheme="minorEastAsia"/>
                <w:kern w:val="0"/>
                <w:szCs w:val="21"/>
              </w:rPr>
            </w:pPr>
          </w:p>
        </w:tc>
      </w:tr>
      <w:tr w14:paraId="25686D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3E880A3F">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黑龙江源威信息技术有限公司</w:t>
            </w:r>
          </w:p>
        </w:tc>
        <w:tc>
          <w:tcPr>
            <w:tcW w:w="1478" w:type="dxa"/>
          </w:tcPr>
          <w:p w14:paraId="6F2B9138">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5D8C9A02">
            <w:pPr>
              <w:jc w:val="right"/>
              <w:rPr>
                <w:rFonts w:cs="Arial" w:asciiTheme="minorEastAsia" w:hAnsiTheme="minorEastAsia" w:eastAsiaTheme="minorEastAsia"/>
                <w:kern w:val="0"/>
                <w:szCs w:val="21"/>
              </w:rPr>
            </w:pPr>
          </w:p>
        </w:tc>
        <w:tc>
          <w:tcPr>
            <w:tcW w:w="882" w:type="dxa"/>
            <w:shd w:val="clear" w:color="auto" w:fill="auto"/>
            <w:noWrap/>
            <w:vAlign w:val="center"/>
          </w:tcPr>
          <w:p w14:paraId="56830A93">
            <w:pPr>
              <w:jc w:val="right"/>
              <w:rPr>
                <w:rFonts w:cs="Arial" w:asciiTheme="minorEastAsia" w:hAnsiTheme="minorEastAsia" w:eastAsiaTheme="minorEastAsia"/>
                <w:kern w:val="0"/>
                <w:szCs w:val="21"/>
              </w:rPr>
            </w:pPr>
          </w:p>
        </w:tc>
        <w:tc>
          <w:tcPr>
            <w:tcW w:w="1701" w:type="dxa"/>
            <w:vAlign w:val="center"/>
          </w:tcPr>
          <w:p w14:paraId="01A5B499">
            <w:pPr>
              <w:jc w:val="right"/>
              <w:rPr>
                <w:rFonts w:cs="Arial" w:asciiTheme="minorEastAsia" w:hAnsiTheme="minorEastAsia" w:eastAsiaTheme="minorEastAsia"/>
                <w:kern w:val="0"/>
                <w:szCs w:val="21"/>
              </w:rPr>
            </w:pPr>
          </w:p>
        </w:tc>
        <w:tc>
          <w:tcPr>
            <w:tcW w:w="1417" w:type="dxa"/>
            <w:vAlign w:val="center"/>
          </w:tcPr>
          <w:p w14:paraId="6DDF49E3">
            <w:pPr>
              <w:jc w:val="right"/>
              <w:rPr>
                <w:rFonts w:cs="Arial" w:asciiTheme="minorEastAsia" w:hAnsiTheme="minorEastAsia" w:eastAsiaTheme="minorEastAsia"/>
                <w:kern w:val="0"/>
                <w:szCs w:val="21"/>
              </w:rPr>
            </w:pPr>
          </w:p>
        </w:tc>
      </w:tr>
      <w:tr w14:paraId="7A0F1E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4BE87CFA">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杭州安司源科技有限公司（</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3707A9BC">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591525D3">
            <w:pPr>
              <w:jc w:val="right"/>
              <w:rPr>
                <w:rFonts w:cs="Arial" w:asciiTheme="minorEastAsia" w:hAnsiTheme="minorEastAsia" w:eastAsiaTheme="minorEastAsia"/>
                <w:kern w:val="0"/>
                <w:szCs w:val="21"/>
              </w:rPr>
            </w:pPr>
          </w:p>
        </w:tc>
        <w:tc>
          <w:tcPr>
            <w:tcW w:w="882" w:type="dxa"/>
            <w:shd w:val="clear" w:color="auto" w:fill="auto"/>
            <w:noWrap/>
            <w:vAlign w:val="center"/>
          </w:tcPr>
          <w:p w14:paraId="770865F9">
            <w:pPr>
              <w:jc w:val="right"/>
              <w:rPr>
                <w:rFonts w:cs="Arial" w:asciiTheme="minorEastAsia" w:hAnsiTheme="minorEastAsia" w:eastAsiaTheme="minorEastAsia"/>
                <w:kern w:val="0"/>
                <w:szCs w:val="21"/>
              </w:rPr>
            </w:pPr>
          </w:p>
        </w:tc>
        <w:tc>
          <w:tcPr>
            <w:tcW w:w="1701" w:type="dxa"/>
            <w:vAlign w:val="center"/>
          </w:tcPr>
          <w:p w14:paraId="45CD3084">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61,417,921.02</w:t>
            </w:r>
          </w:p>
        </w:tc>
        <w:tc>
          <w:tcPr>
            <w:tcW w:w="1417" w:type="dxa"/>
            <w:vAlign w:val="center"/>
          </w:tcPr>
          <w:p w14:paraId="2D16592A">
            <w:pPr>
              <w:jc w:val="right"/>
              <w:rPr>
                <w:rFonts w:cs="Arial" w:asciiTheme="minorEastAsia" w:hAnsiTheme="minorEastAsia" w:eastAsiaTheme="minorEastAsia"/>
                <w:kern w:val="0"/>
                <w:szCs w:val="21"/>
              </w:rPr>
            </w:pPr>
          </w:p>
        </w:tc>
      </w:tr>
      <w:tr w14:paraId="5683B0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6572CBB9">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嘉兴北信源意晟科技产业投资合伙企业（有限合伙）（</w:t>
            </w:r>
            <w:r>
              <w:rPr>
                <w:rFonts w:hint="default" w:ascii="Arial Narrow" w:hAnsi="Arial Narrow" w:eastAsia="Arial Narrow" w:cs="Arial Narrow"/>
                <w:i w:val="0"/>
                <w:iCs w:val="0"/>
                <w:color w:val="000000"/>
                <w:kern w:val="0"/>
                <w:sz w:val="21"/>
                <w:szCs w:val="21"/>
                <w:u w:val="none"/>
                <w:lang w:val="en-US" w:eastAsia="zh-CN" w:bidi="ar"/>
              </w:rPr>
              <w:t>3</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5E3290C0">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63E662D3">
            <w:pPr>
              <w:jc w:val="right"/>
              <w:rPr>
                <w:rFonts w:cs="Arial" w:asciiTheme="minorEastAsia" w:hAnsiTheme="minorEastAsia" w:eastAsiaTheme="minorEastAsia"/>
                <w:kern w:val="0"/>
                <w:szCs w:val="21"/>
              </w:rPr>
            </w:pPr>
          </w:p>
        </w:tc>
        <w:tc>
          <w:tcPr>
            <w:tcW w:w="882" w:type="dxa"/>
            <w:shd w:val="clear" w:color="auto" w:fill="auto"/>
            <w:noWrap/>
            <w:vAlign w:val="center"/>
          </w:tcPr>
          <w:p w14:paraId="780D2734">
            <w:pPr>
              <w:jc w:val="right"/>
              <w:rPr>
                <w:rFonts w:cs="Arial" w:asciiTheme="minorEastAsia" w:hAnsiTheme="minorEastAsia" w:eastAsiaTheme="minorEastAsia"/>
                <w:kern w:val="0"/>
                <w:szCs w:val="21"/>
              </w:rPr>
            </w:pPr>
          </w:p>
        </w:tc>
        <w:tc>
          <w:tcPr>
            <w:tcW w:w="1701" w:type="dxa"/>
            <w:vAlign w:val="center"/>
          </w:tcPr>
          <w:p w14:paraId="2F1FECAE">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5,598,128.97</w:t>
            </w:r>
          </w:p>
        </w:tc>
        <w:tc>
          <w:tcPr>
            <w:tcW w:w="1417" w:type="dxa"/>
            <w:vAlign w:val="center"/>
          </w:tcPr>
          <w:p w14:paraId="655FBDE5">
            <w:pPr>
              <w:jc w:val="right"/>
              <w:rPr>
                <w:rFonts w:cs="Arial" w:asciiTheme="minorEastAsia" w:hAnsiTheme="minorEastAsia" w:eastAsiaTheme="minorEastAsia"/>
                <w:kern w:val="0"/>
                <w:szCs w:val="21"/>
              </w:rPr>
            </w:pPr>
          </w:p>
        </w:tc>
      </w:tr>
      <w:tr w14:paraId="4F94341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7EA54F46">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1478" w:type="dxa"/>
          </w:tcPr>
          <w:p w14:paraId="6E8F3B19">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679F2B2E">
            <w:pPr>
              <w:jc w:val="right"/>
              <w:rPr>
                <w:rFonts w:cs="Arial" w:asciiTheme="minorEastAsia" w:hAnsiTheme="minorEastAsia" w:eastAsiaTheme="minorEastAsia"/>
                <w:kern w:val="0"/>
                <w:szCs w:val="21"/>
              </w:rPr>
            </w:pPr>
          </w:p>
        </w:tc>
        <w:tc>
          <w:tcPr>
            <w:tcW w:w="882" w:type="dxa"/>
            <w:shd w:val="clear" w:color="auto" w:fill="auto"/>
            <w:noWrap/>
            <w:vAlign w:val="center"/>
          </w:tcPr>
          <w:p w14:paraId="402B4039">
            <w:pPr>
              <w:jc w:val="right"/>
              <w:rPr>
                <w:rFonts w:cs="Arial" w:asciiTheme="minorEastAsia" w:hAnsiTheme="minorEastAsia" w:eastAsiaTheme="minorEastAsia"/>
                <w:kern w:val="0"/>
                <w:szCs w:val="21"/>
              </w:rPr>
            </w:pPr>
          </w:p>
        </w:tc>
        <w:tc>
          <w:tcPr>
            <w:tcW w:w="1701" w:type="dxa"/>
            <w:vAlign w:val="center"/>
          </w:tcPr>
          <w:p w14:paraId="3B96A376">
            <w:pPr>
              <w:jc w:val="right"/>
              <w:rPr>
                <w:rFonts w:cs="Arial" w:asciiTheme="minorEastAsia" w:hAnsiTheme="minorEastAsia" w:eastAsiaTheme="minorEastAsia"/>
                <w:kern w:val="0"/>
                <w:szCs w:val="21"/>
              </w:rPr>
            </w:pPr>
          </w:p>
        </w:tc>
        <w:tc>
          <w:tcPr>
            <w:tcW w:w="1417" w:type="dxa"/>
            <w:vAlign w:val="center"/>
          </w:tcPr>
          <w:p w14:paraId="00070A4E">
            <w:pPr>
              <w:jc w:val="right"/>
              <w:rPr>
                <w:rFonts w:cs="Arial" w:asciiTheme="minorEastAsia" w:hAnsiTheme="minorEastAsia" w:eastAsiaTheme="minorEastAsia"/>
                <w:kern w:val="0"/>
                <w:szCs w:val="21"/>
              </w:rPr>
            </w:pPr>
          </w:p>
        </w:tc>
      </w:tr>
      <w:tr w14:paraId="0A8F0D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center"/>
          </w:tcPr>
          <w:p w14:paraId="4A6913FB">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b/>
                <w:bCs/>
                <w:kern w:val="0"/>
                <w:szCs w:val="21"/>
                <w:lang w:val="en-US" w:eastAsia="zh-CN"/>
              </w:rPr>
              <w:t>合</w:t>
            </w:r>
            <w:r>
              <w:rPr>
                <w:rFonts w:hint="eastAsia" w:cs="Arial" w:asciiTheme="minorEastAsia" w:hAnsiTheme="minorEastAsia" w:eastAsiaTheme="minorEastAsia"/>
                <w:b/>
                <w:bCs/>
                <w:kern w:val="0"/>
                <w:szCs w:val="21"/>
              </w:rPr>
              <w:t xml:space="preserve">   计</w:t>
            </w:r>
          </w:p>
        </w:tc>
        <w:tc>
          <w:tcPr>
            <w:tcW w:w="1478" w:type="dxa"/>
          </w:tcPr>
          <w:p w14:paraId="23496341">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3904800F">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8,857,727.61 </w:t>
            </w:r>
          </w:p>
        </w:tc>
        <w:tc>
          <w:tcPr>
            <w:tcW w:w="882" w:type="dxa"/>
            <w:shd w:val="clear" w:color="auto" w:fill="auto"/>
            <w:noWrap/>
            <w:vAlign w:val="center"/>
          </w:tcPr>
          <w:p w14:paraId="744D5C50">
            <w:pPr>
              <w:jc w:val="right"/>
              <w:rPr>
                <w:rFonts w:cs="Arial" w:asciiTheme="minorEastAsia" w:hAnsiTheme="minorEastAsia" w:eastAsiaTheme="minorEastAsia"/>
                <w:kern w:val="0"/>
                <w:szCs w:val="21"/>
              </w:rPr>
            </w:pPr>
          </w:p>
        </w:tc>
        <w:tc>
          <w:tcPr>
            <w:tcW w:w="1701" w:type="dxa"/>
            <w:vAlign w:val="center"/>
          </w:tcPr>
          <w:p w14:paraId="0EDADE74">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194,826,404.81</w:t>
            </w:r>
          </w:p>
        </w:tc>
        <w:tc>
          <w:tcPr>
            <w:tcW w:w="1417" w:type="dxa"/>
            <w:vAlign w:val="center"/>
          </w:tcPr>
          <w:p w14:paraId="450000F0">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8,857,727.61 </w:t>
            </w:r>
          </w:p>
        </w:tc>
      </w:tr>
      <w:bookmarkEnd w:id="43"/>
      <w:bookmarkEnd w:id="44"/>
    </w:tbl>
    <w:p w14:paraId="376B89EC">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说明：</w:t>
      </w:r>
    </w:p>
    <w:p w14:paraId="6AEF77BF">
      <w:pPr>
        <w:spacing w:line="400" w:lineRule="exact"/>
        <w:ind w:right="26"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1</w:t>
      </w:r>
      <w:r>
        <w:rPr>
          <w:rFonts w:hint="eastAsia" w:cs="Arial" w:asciiTheme="minorEastAsia" w:hAnsiTheme="minorEastAsia" w:eastAsiaTheme="minorEastAsia"/>
          <w:szCs w:val="21"/>
        </w:rPr>
        <w:t>）本公司在嘉兴北源投资合伙企业（有限合伙）（“嘉兴北源”）投资决策委员会派有一名委员，占投资决策委员会的四分之一席位，投资决策委员会为嘉兴北源的决策机构，其作出决议需要决策委员在内的决策委员总人数的三分之二以上（不包括三分之二）委员同意通过方可生效，因而本公司对嘉兴北源具有重大影响。此外，尽管本公司持有嘉兴北源</w:t>
      </w:r>
      <w:r>
        <w:rPr>
          <w:rFonts w:cs="Arial" w:asciiTheme="minorEastAsia" w:hAnsiTheme="minorEastAsia" w:eastAsiaTheme="minorEastAsia"/>
          <w:szCs w:val="21"/>
        </w:rPr>
        <w:t>80%</w:t>
      </w:r>
      <w:r>
        <w:rPr>
          <w:rFonts w:hint="eastAsia" w:cs="Arial" w:asciiTheme="minorEastAsia" w:hAnsiTheme="minorEastAsia" w:eastAsiaTheme="minorEastAsia"/>
          <w:szCs w:val="21"/>
        </w:rPr>
        <w:t>的股权，但是本公司为嘉兴北源的有限合伙人，根据嘉兴北源合伙协议的决策机制和收益分配机制，本公司对嘉兴北源无控制权，因此本公司认为嘉兴北源为本公司之联营企业。</w:t>
      </w:r>
    </w:p>
    <w:p w14:paraId="4E22562F">
      <w:pPr>
        <w:spacing w:line="400" w:lineRule="exact"/>
        <w:ind w:right="27"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2</w:t>
      </w:r>
      <w:r>
        <w:rPr>
          <w:rFonts w:hint="eastAsia" w:cs="Arial" w:asciiTheme="minorEastAsia" w:hAnsiTheme="minorEastAsia" w:eastAsiaTheme="minorEastAsia"/>
          <w:szCs w:val="21"/>
        </w:rPr>
        <w:t>）本公司对该等被投资单位的持股比例低于</w:t>
      </w:r>
      <w:r>
        <w:rPr>
          <w:rFonts w:cs="Arial" w:asciiTheme="minorEastAsia" w:hAnsiTheme="minorEastAsia" w:eastAsiaTheme="minorEastAsia"/>
          <w:szCs w:val="21"/>
        </w:rPr>
        <w:t>20%</w:t>
      </w:r>
      <w:r>
        <w:rPr>
          <w:rFonts w:hint="eastAsia" w:cs="Arial" w:asciiTheme="minorEastAsia" w:hAnsiTheme="minorEastAsia" w:eastAsiaTheme="minorEastAsia"/>
          <w:szCs w:val="21"/>
        </w:rPr>
        <w:t>，但是本公司向其各派驻一名董事，占被投资单位董事会席位的五分之一或三分之一席位，对该被投资单位具有重大影响，因此本公司认为该等被投资单位为本公司之联营企业。</w:t>
      </w:r>
    </w:p>
    <w:p w14:paraId="476963AD">
      <w:pPr>
        <w:spacing w:line="400" w:lineRule="exact"/>
        <w:ind w:right="26"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3</w:t>
      </w:r>
      <w:r>
        <w:rPr>
          <w:rFonts w:hint="eastAsia" w:cs="Arial" w:asciiTheme="minorEastAsia" w:hAnsiTheme="minorEastAsia" w:eastAsiaTheme="minorEastAsia"/>
          <w:szCs w:val="21"/>
        </w:rPr>
        <w:t>）本公司在嘉兴北信源意晟科技产业投资合伙企业（有限合伙）以有限合伙人身份进行投资，基金的具体经营管理由执行事务合伙人负责，公司仅作为有限合伙人在投资决策委员会中有一票表决权。根据合伙协议，投资决策委员会有</w:t>
      </w:r>
      <w:r>
        <w:rPr>
          <w:rFonts w:cs="Arial" w:asciiTheme="minorEastAsia" w:hAnsiTheme="minorEastAsia" w:eastAsiaTheme="minorEastAsia"/>
          <w:szCs w:val="21"/>
        </w:rPr>
        <w:t>3</w:t>
      </w:r>
      <w:r>
        <w:rPr>
          <w:rFonts w:hint="eastAsia" w:cs="Arial" w:asciiTheme="minorEastAsia" w:hAnsiTheme="minorEastAsia" w:eastAsiaTheme="minorEastAsia"/>
          <w:szCs w:val="21"/>
        </w:rPr>
        <w:t>名代表，投资决策需投资决策委员会</w:t>
      </w:r>
      <w:r>
        <w:rPr>
          <w:rFonts w:cs="Arial" w:asciiTheme="minorEastAsia" w:hAnsiTheme="minorEastAsia" w:eastAsiaTheme="minorEastAsia"/>
          <w:szCs w:val="21"/>
        </w:rPr>
        <w:t>1/2</w:t>
      </w:r>
      <w:r>
        <w:rPr>
          <w:rFonts w:hint="eastAsia" w:cs="Arial" w:asciiTheme="minorEastAsia" w:hAnsiTheme="minorEastAsia" w:eastAsiaTheme="minorEastAsia"/>
          <w:szCs w:val="21"/>
        </w:rPr>
        <w:t>表决通过方有效，项目投资管理团队的人事开支，包括工资、奖金及福利、差旅等费用由执行事务合伙人承担，根据合伙协议的决策机制和收益分配机制，本公司对合伙企业无控制权，因此本公司认为合伙企业为本公司之联营企业。</w:t>
      </w:r>
    </w:p>
    <w:p w14:paraId="4AA6BCF2">
      <w:pPr>
        <w:tabs>
          <w:tab w:val="left" w:pos="600"/>
        </w:tabs>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11、其他权益工具投资</w:t>
      </w:r>
    </w:p>
    <w:tbl>
      <w:tblPr>
        <w:tblStyle w:val="20"/>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3797"/>
        <w:gridCol w:w="2551"/>
        <w:gridCol w:w="2868"/>
      </w:tblGrid>
      <w:tr w14:paraId="661E17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blHeader/>
          <w:jc w:val="center"/>
        </w:trPr>
        <w:tc>
          <w:tcPr>
            <w:tcW w:w="2060" w:type="pct"/>
            <w:noWrap/>
            <w:vAlign w:val="center"/>
          </w:tcPr>
          <w:p w14:paraId="12324B79">
            <w:pPr>
              <w:widowControl/>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项目</w:t>
            </w:r>
          </w:p>
        </w:tc>
        <w:tc>
          <w:tcPr>
            <w:tcW w:w="1384" w:type="pct"/>
            <w:noWrap/>
            <w:vAlign w:val="center"/>
          </w:tcPr>
          <w:p w14:paraId="12504ACE">
            <w:pPr>
              <w:widowControl/>
              <w:spacing w:line="400" w:lineRule="exact"/>
              <w:jc w:val="center"/>
              <w:rPr>
                <w:rFonts w:hint="eastAsia" w:ascii="宋体" w:hAnsi="宋体" w:cs="Arial"/>
                <w:kern w:val="0"/>
                <w:szCs w:val="21"/>
              </w:rPr>
            </w:pPr>
            <w:r>
              <w:rPr>
                <w:rFonts w:hint="eastAsia" w:ascii="宋体" w:hAnsi="宋体" w:cs="Arial"/>
                <w:kern w:val="0"/>
                <w:szCs w:val="21"/>
              </w:rPr>
              <w:t>期末余额</w:t>
            </w:r>
          </w:p>
        </w:tc>
        <w:tc>
          <w:tcPr>
            <w:tcW w:w="1555" w:type="pct"/>
            <w:noWrap/>
            <w:vAlign w:val="center"/>
          </w:tcPr>
          <w:p w14:paraId="1BFADA5C">
            <w:pPr>
              <w:widowControl/>
              <w:spacing w:line="400" w:lineRule="exact"/>
              <w:jc w:val="center"/>
              <w:rPr>
                <w:rFonts w:hint="eastAsia" w:ascii="宋体" w:hAnsi="宋体" w:cs="Arial"/>
                <w:kern w:val="0"/>
                <w:szCs w:val="21"/>
              </w:rPr>
            </w:pPr>
            <w:r>
              <w:rPr>
                <w:rFonts w:hint="eastAsia" w:ascii="宋体" w:hAnsi="宋体" w:cs="Arial"/>
                <w:kern w:val="0"/>
                <w:szCs w:val="21"/>
              </w:rPr>
              <w:t>上年年末余额</w:t>
            </w:r>
          </w:p>
        </w:tc>
      </w:tr>
      <w:tr w14:paraId="44EC21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60" w:type="pct"/>
            <w:noWrap/>
            <w:vAlign w:val="bottom"/>
          </w:tcPr>
          <w:p w14:paraId="1B9FD2E9">
            <w:pPr>
              <w:kinsoku w:val="0"/>
              <w:autoSpaceDE w:val="0"/>
              <w:autoSpaceDN w:val="0"/>
              <w:adjustRightInd w:val="0"/>
              <w:snapToGrid w:val="0"/>
              <w:spacing w:before="151" w:line="218" w:lineRule="auto"/>
              <w:jc w:val="left"/>
              <w:rPr>
                <w:rFonts w:hint="eastAsia" w:cs="Arial" w:asciiTheme="minorEastAsia" w:hAnsiTheme="minorEastAsia" w:eastAsiaTheme="minorEastAsia"/>
                <w:szCs w:val="21"/>
              </w:rPr>
            </w:pPr>
            <w:bookmarkStart w:id="47" w:name="_Hlk227682014"/>
            <w:r>
              <w:rPr>
                <w:rFonts w:hint="eastAsia" w:cs="Arial" w:asciiTheme="minorEastAsia" w:hAnsiTheme="minorEastAsia" w:eastAsiaTheme="minorEastAsia"/>
                <w:szCs w:val="21"/>
              </w:rPr>
              <w:t>杭州零零柒科技有限公司</w:t>
            </w:r>
          </w:p>
        </w:tc>
        <w:tc>
          <w:tcPr>
            <w:tcW w:w="1384" w:type="pct"/>
            <w:noWrap/>
          </w:tcPr>
          <w:p w14:paraId="4AA2682F">
            <w:pPr>
              <w:pStyle w:val="71"/>
              <w:spacing w:before="181" w:line="211" w:lineRule="auto"/>
              <w:jc w:val="right"/>
              <w:rPr>
                <w:kern w:val="2"/>
                <w:sz w:val="21"/>
                <w:szCs w:val="21"/>
              </w:rPr>
            </w:pPr>
            <w:r>
              <w:rPr>
                <w:rFonts w:hint="eastAsia"/>
                <w:kern w:val="2"/>
                <w:sz w:val="21"/>
                <w:szCs w:val="21"/>
              </w:rPr>
              <w:t xml:space="preserve"> 4,052,914.27 </w:t>
            </w:r>
          </w:p>
        </w:tc>
        <w:tc>
          <w:tcPr>
            <w:tcW w:w="1555" w:type="pct"/>
            <w:noWrap/>
          </w:tcPr>
          <w:p w14:paraId="6D41CEA7">
            <w:pPr>
              <w:pStyle w:val="71"/>
              <w:spacing w:before="181" w:line="212" w:lineRule="auto"/>
              <w:jc w:val="right"/>
              <w:rPr>
                <w:sz w:val="21"/>
                <w:szCs w:val="21"/>
              </w:rPr>
            </w:pPr>
            <w:r>
              <w:rPr>
                <w:sz w:val="21"/>
                <w:szCs w:val="21"/>
              </w:rPr>
              <w:t>4,052,914.27</w:t>
            </w:r>
          </w:p>
        </w:tc>
      </w:tr>
      <w:tr w14:paraId="700B9C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60" w:type="pct"/>
            <w:noWrap/>
            <w:vAlign w:val="bottom"/>
          </w:tcPr>
          <w:p w14:paraId="6E0C2369">
            <w:pPr>
              <w:kinsoku w:val="0"/>
              <w:autoSpaceDE w:val="0"/>
              <w:autoSpaceDN w:val="0"/>
              <w:adjustRightInd w:val="0"/>
              <w:snapToGrid w:val="0"/>
              <w:spacing w:before="160" w:line="218" w:lineRule="auto"/>
              <w:ind w:left="1316"/>
              <w:jc w:val="left"/>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合计</w:t>
            </w:r>
          </w:p>
        </w:tc>
        <w:tc>
          <w:tcPr>
            <w:tcW w:w="1384" w:type="pct"/>
            <w:noWrap/>
          </w:tcPr>
          <w:p w14:paraId="4CEE5612">
            <w:pPr>
              <w:pStyle w:val="71"/>
              <w:spacing w:before="190" w:line="208" w:lineRule="auto"/>
              <w:jc w:val="right"/>
              <w:rPr>
                <w:b/>
                <w:bCs/>
                <w:spacing w:val="-1"/>
                <w:sz w:val="21"/>
                <w:szCs w:val="21"/>
              </w:rPr>
            </w:pPr>
            <w:r>
              <w:rPr>
                <w:rFonts w:hint="eastAsia"/>
                <w:b/>
                <w:bCs/>
                <w:spacing w:val="-1"/>
                <w:sz w:val="21"/>
                <w:szCs w:val="21"/>
              </w:rPr>
              <w:t xml:space="preserve"> 4,052,914.27</w:t>
            </w:r>
          </w:p>
        </w:tc>
        <w:tc>
          <w:tcPr>
            <w:tcW w:w="1555" w:type="pct"/>
            <w:noWrap/>
          </w:tcPr>
          <w:p w14:paraId="470F0DF0">
            <w:pPr>
              <w:pStyle w:val="71"/>
              <w:spacing w:before="190" w:line="208" w:lineRule="auto"/>
              <w:jc w:val="right"/>
              <w:rPr>
                <w:b/>
                <w:bCs/>
                <w:spacing w:val="-1"/>
                <w:sz w:val="21"/>
                <w:szCs w:val="21"/>
              </w:rPr>
            </w:pPr>
            <w:r>
              <w:rPr>
                <w:b/>
                <w:bCs/>
                <w:spacing w:val="-1"/>
                <w:sz w:val="21"/>
                <w:szCs w:val="21"/>
              </w:rPr>
              <w:t>4,052,914.27</w:t>
            </w:r>
          </w:p>
        </w:tc>
      </w:tr>
      <w:bookmarkEnd w:id="45"/>
      <w:bookmarkEnd w:id="47"/>
    </w:tbl>
    <w:p w14:paraId="30754F1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12</w:t>
      </w:r>
      <w:r>
        <w:rPr>
          <w:rFonts w:cs="Arial" w:asciiTheme="minorEastAsia" w:hAnsiTheme="minorEastAsia" w:eastAsiaTheme="minorEastAsia"/>
          <w:b/>
          <w:szCs w:val="21"/>
        </w:rPr>
        <w:t>、固定资产</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580"/>
        <w:gridCol w:w="3117"/>
        <w:gridCol w:w="3403"/>
      </w:tblGrid>
      <w:tr w14:paraId="312235B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95" w:hRule="atLeast"/>
          <w:tblHeader/>
        </w:trPr>
        <w:tc>
          <w:tcPr>
            <w:tcW w:w="2580" w:type="dxa"/>
            <w:vAlign w:val="center"/>
          </w:tcPr>
          <w:p w14:paraId="4746083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17" w:type="dxa"/>
            <w:vAlign w:val="center"/>
          </w:tcPr>
          <w:p w14:paraId="4833339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403" w:type="dxa"/>
            <w:vAlign w:val="center"/>
          </w:tcPr>
          <w:p w14:paraId="668CDC5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134F76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90" w:hRule="atLeast"/>
        </w:trPr>
        <w:tc>
          <w:tcPr>
            <w:tcW w:w="2580" w:type="dxa"/>
            <w:noWrap/>
            <w:vAlign w:val="center"/>
          </w:tcPr>
          <w:p w14:paraId="6F50381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固定资产</w:t>
            </w:r>
          </w:p>
        </w:tc>
        <w:tc>
          <w:tcPr>
            <w:tcW w:w="3117" w:type="dxa"/>
            <w:vAlign w:val="center"/>
          </w:tcPr>
          <w:p w14:paraId="38E6C422">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64,021,522.02</w:t>
            </w:r>
          </w:p>
        </w:tc>
        <w:tc>
          <w:tcPr>
            <w:tcW w:w="3403" w:type="dxa"/>
            <w:vAlign w:val="center"/>
          </w:tcPr>
          <w:p w14:paraId="1EBD9001">
            <w:pPr>
              <w:pStyle w:val="71"/>
              <w:spacing w:before="149" w:line="211" w:lineRule="auto"/>
              <w:ind w:left="1809"/>
              <w:jc w:val="right"/>
              <w:rPr>
                <w:sz w:val="21"/>
                <w:szCs w:val="21"/>
              </w:rPr>
            </w:pPr>
            <w:r>
              <w:rPr>
                <w:spacing w:val="-1"/>
                <w:sz w:val="21"/>
                <w:szCs w:val="21"/>
              </w:rPr>
              <w:t>68,056,327.14</w:t>
            </w:r>
          </w:p>
        </w:tc>
      </w:tr>
      <w:tr w14:paraId="0902D7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04858E22">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固定资产</w:t>
            </w:r>
            <w:r>
              <w:rPr>
                <w:rFonts w:cs="Arial" w:asciiTheme="minorEastAsia" w:hAnsiTheme="minorEastAsia" w:eastAsiaTheme="minorEastAsia"/>
                <w:kern w:val="0"/>
                <w:szCs w:val="21"/>
              </w:rPr>
              <w:t>清理</w:t>
            </w:r>
          </w:p>
        </w:tc>
        <w:tc>
          <w:tcPr>
            <w:tcW w:w="3117" w:type="dxa"/>
            <w:vAlign w:val="center"/>
          </w:tcPr>
          <w:p w14:paraId="46EEC9AC">
            <w:pPr>
              <w:widowControl/>
              <w:spacing w:line="400" w:lineRule="exact"/>
              <w:jc w:val="right"/>
              <w:rPr>
                <w:rFonts w:hint="eastAsia" w:cs="Arial" w:asciiTheme="minorEastAsia" w:hAnsiTheme="minorEastAsia" w:eastAsiaTheme="minorEastAsia"/>
                <w:kern w:val="0"/>
                <w:szCs w:val="21"/>
              </w:rPr>
            </w:pPr>
          </w:p>
        </w:tc>
        <w:tc>
          <w:tcPr>
            <w:tcW w:w="3403" w:type="dxa"/>
            <w:vAlign w:val="center"/>
          </w:tcPr>
          <w:p w14:paraId="48B4E73F">
            <w:pPr>
              <w:kinsoku w:val="0"/>
              <w:autoSpaceDE w:val="0"/>
              <w:autoSpaceDN w:val="0"/>
              <w:adjustRightInd w:val="0"/>
              <w:snapToGrid w:val="0"/>
              <w:jc w:val="right"/>
              <w:rPr>
                <w:rFonts w:eastAsia="Arial"/>
                <w:color w:val="000000"/>
                <w:szCs w:val="21"/>
                <w:lang w:eastAsia="en-US"/>
              </w:rPr>
            </w:pPr>
          </w:p>
        </w:tc>
      </w:tr>
      <w:tr w14:paraId="347AD7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19619B66">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减：减值准备</w:t>
            </w:r>
          </w:p>
        </w:tc>
        <w:tc>
          <w:tcPr>
            <w:tcW w:w="3117" w:type="dxa"/>
            <w:vAlign w:val="center"/>
          </w:tcPr>
          <w:p w14:paraId="3C9AAC86">
            <w:pPr>
              <w:widowControl/>
              <w:spacing w:line="400" w:lineRule="exact"/>
              <w:jc w:val="right"/>
              <w:rPr>
                <w:rFonts w:hint="eastAsia" w:cs="Arial" w:asciiTheme="minorEastAsia" w:hAnsiTheme="minorEastAsia" w:eastAsiaTheme="minorEastAsia"/>
                <w:kern w:val="0"/>
                <w:szCs w:val="21"/>
              </w:rPr>
            </w:pPr>
          </w:p>
        </w:tc>
        <w:tc>
          <w:tcPr>
            <w:tcW w:w="3403" w:type="dxa"/>
            <w:vAlign w:val="center"/>
          </w:tcPr>
          <w:p w14:paraId="6410E6AC">
            <w:pPr>
              <w:pStyle w:val="71"/>
              <w:spacing w:before="165" w:line="206" w:lineRule="auto"/>
              <w:ind w:left="1810"/>
              <w:jc w:val="right"/>
              <w:rPr>
                <w:sz w:val="21"/>
                <w:szCs w:val="21"/>
              </w:rPr>
            </w:pPr>
          </w:p>
        </w:tc>
      </w:tr>
      <w:tr w14:paraId="69C03B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vAlign w:val="center"/>
          </w:tcPr>
          <w:p w14:paraId="721C537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17" w:type="dxa"/>
            <w:vAlign w:val="center"/>
          </w:tcPr>
          <w:p w14:paraId="672A284E">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spacing w:val="-1"/>
                <w:kern w:val="0"/>
                <w:szCs w:val="21"/>
                <w:lang w:eastAsia="en-US"/>
              </w:rPr>
              <w:t>64,021,522.02</w:t>
            </w:r>
          </w:p>
        </w:tc>
        <w:tc>
          <w:tcPr>
            <w:tcW w:w="3403" w:type="dxa"/>
            <w:vAlign w:val="center"/>
          </w:tcPr>
          <w:p w14:paraId="22DC6AEF">
            <w:pPr>
              <w:pStyle w:val="71"/>
              <w:spacing w:before="149" w:line="211" w:lineRule="auto"/>
              <w:ind w:left="1809"/>
              <w:jc w:val="right"/>
              <w:rPr>
                <w:b/>
                <w:spacing w:val="-1"/>
                <w:sz w:val="21"/>
                <w:szCs w:val="21"/>
              </w:rPr>
            </w:pPr>
            <w:r>
              <w:rPr>
                <w:b/>
                <w:spacing w:val="-1"/>
                <w:sz w:val="21"/>
                <w:szCs w:val="21"/>
              </w:rPr>
              <w:t>68,056,327.14</w:t>
            </w:r>
          </w:p>
        </w:tc>
      </w:tr>
      <w:bookmarkEnd w:id="46"/>
    </w:tbl>
    <w:p w14:paraId="78FC68BD">
      <w:pPr>
        <w:spacing w:line="400" w:lineRule="exact"/>
        <w:ind w:firstLine="422" w:firstLineChars="200"/>
        <w:outlineLvl w:val="1"/>
        <w:rPr>
          <w:rFonts w:hint="eastAsia" w:cs="Arial" w:asciiTheme="minorEastAsia" w:hAnsiTheme="minorEastAsia" w:eastAsiaTheme="minorEastAsia"/>
          <w:bCs/>
          <w:szCs w:val="21"/>
        </w:rPr>
      </w:pPr>
      <w:r>
        <w:rPr>
          <w:rFonts w:cs="Arial" w:asciiTheme="minorEastAsia" w:hAnsiTheme="minorEastAsia" w:eastAsiaTheme="minorEastAsia"/>
          <w:b/>
          <w:bCs/>
          <w:szCs w:val="21"/>
        </w:rPr>
        <w:t>（1）固定资产</w:t>
      </w:r>
    </w:p>
    <w:p w14:paraId="2DB3E1B4">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fldChar w:fldCharType="begin"/>
      </w:r>
      <w:r>
        <w:rPr>
          <w:rFonts w:cs="Arial" w:asciiTheme="minorEastAsia" w:hAnsiTheme="minorEastAsia" w:eastAsiaTheme="minorEastAsia"/>
          <w:bCs/>
          <w:szCs w:val="21"/>
        </w:rPr>
        <w:instrText xml:space="preserve"> </w:instrText>
      </w:r>
      <w:r>
        <w:rPr>
          <w:rFonts w:hint="eastAsia" w:cs="Arial" w:asciiTheme="minorEastAsia" w:hAnsiTheme="minorEastAsia" w:eastAsiaTheme="minorEastAsia"/>
          <w:bCs/>
          <w:szCs w:val="21"/>
        </w:rPr>
        <w:instrText xml:space="preserve">= 1 \* GB3</w:instrText>
      </w:r>
      <w:r>
        <w:rPr>
          <w:rFonts w:cs="Arial" w:asciiTheme="minorEastAsia" w:hAnsiTheme="minorEastAsia" w:eastAsiaTheme="minorEastAsia"/>
          <w:bCs/>
          <w:szCs w:val="21"/>
        </w:rPr>
        <w:instrText xml:space="preserve"> </w:instrText>
      </w:r>
      <w:r>
        <w:rPr>
          <w:rFonts w:cs="Arial" w:asciiTheme="minorEastAsia" w:hAnsiTheme="minorEastAsia" w:eastAsiaTheme="minorEastAsia"/>
          <w:bCs/>
          <w:szCs w:val="21"/>
        </w:rPr>
        <w:fldChar w:fldCharType="separate"/>
      </w:r>
      <w:r>
        <w:rPr>
          <w:rFonts w:hint="eastAsia" w:cs="Arial" w:asciiTheme="minorEastAsia" w:hAnsiTheme="minorEastAsia" w:eastAsiaTheme="minorEastAsia"/>
          <w:bCs/>
          <w:szCs w:val="21"/>
        </w:rPr>
        <w:t>①</w:t>
      </w:r>
      <w:r>
        <w:rPr>
          <w:rFonts w:cs="Arial" w:asciiTheme="minorEastAsia" w:hAnsiTheme="minorEastAsia" w:eastAsiaTheme="minorEastAsia"/>
          <w:bCs/>
          <w:szCs w:val="21"/>
        </w:rPr>
        <w:fldChar w:fldCharType="end"/>
      </w:r>
      <w:r>
        <w:rPr>
          <w:rFonts w:cs="Arial" w:asciiTheme="minorEastAsia" w:hAnsiTheme="minorEastAsia" w:eastAsiaTheme="minorEastAsia"/>
          <w:bCs/>
          <w:szCs w:val="21"/>
        </w:rPr>
        <w:t>固定资产情况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376"/>
        <w:gridCol w:w="1471"/>
        <w:gridCol w:w="1424"/>
        <w:gridCol w:w="1422"/>
        <w:gridCol w:w="1132"/>
        <w:gridCol w:w="1275"/>
      </w:tblGrid>
      <w:tr w14:paraId="54618F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376" w:type="dxa"/>
            <w:noWrap/>
            <w:vAlign w:val="center"/>
          </w:tcPr>
          <w:p w14:paraId="757857F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71" w:type="dxa"/>
            <w:noWrap/>
          </w:tcPr>
          <w:p w14:paraId="0289CC40">
            <w:pPr>
              <w:kinsoku w:val="0"/>
              <w:autoSpaceDE w:val="0"/>
              <w:autoSpaceDN w:val="0"/>
              <w:adjustRightInd w:val="0"/>
              <w:snapToGrid w:val="0"/>
              <w:spacing w:before="36" w:line="220" w:lineRule="auto"/>
              <w:ind w:left="560" w:right="127" w:hanging="423"/>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房屋及建筑物</w:t>
            </w:r>
          </w:p>
        </w:tc>
        <w:tc>
          <w:tcPr>
            <w:tcW w:w="1424" w:type="dxa"/>
          </w:tcPr>
          <w:p w14:paraId="42668B3F">
            <w:pPr>
              <w:kinsoku w:val="0"/>
              <w:autoSpaceDE w:val="0"/>
              <w:autoSpaceDN w:val="0"/>
              <w:adjustRightInd w:val="0"/>
              <w:snapToGrid w:val="0"/>
              <w:spacing w:before="36" w:line="220" w:lineRule="auto"/>
              <w:ind w:left="449" w:right="127" w:hanging="292"/>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电子及办公设备</w:t>
            </w:r>
          </w:p>
        </w:tc>
        <w:tc>
          <w:tcPr>
            <w:tcW w:w="1422" w:type="dxa"/>
          </w:tcPr>
          <w:p w14:paraId="29ED1B39">
            <w:pPr>
              <w:kinsoku w:val="0"/>
              <w:autoSpaceDE w:val="0"/>
              <w:autoSpaceDN w:val="0"/>
              <w:adjustRightInd w:val="0"/>
              <w:snapToGrid w:val="0"/>
              <w:spacing w:before="170" w:line="220" w:lineRule="auto"/>
              <w:ind w:left="241"/>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运输设备</w:t>
            </w:r>
          </w:p>
        </w:tc>
        <w:tc>
          <w:tcPr>
            <w:tcW w:w="1132" w:type="dxa"/>
            <w:noWrap/>
          </w:tcPr>
          <w:p w14:paraId="304CC49B">
            <w:pPr>
              <w:kinsoku w:val="0"/>
              <w:autoSpaceDE w:val="0"/>
              <w:autoSpaceDN w:val="0"/>
              <w:adjustRightInd w:val="0"/>
              <w:snapToGrid w:val="0"/>
              <w:spacing w:before="171" w:line="216" w:lineRule="auto"/>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其他设备</w:t>
            </w:r>
          </w:p>
        </w:tc>
        <w:tc>
          <w:tcPr>
            <w:tcW w:w="1275" w:type="dxa"/>
            <w:noWrap/>
            <w:vAlign w:val="center"/>
          </w:tcPr>
          <w:p w14:paraId="0F44A84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合计</w:t>
            </w:r>
          </w:p>
        </w:tc>
      </w:tr>
      <w:tr w14:paraId="267A2B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5AB4206E">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一、</w:t>
            </w:r>
            <w:r>
              <w:rPr>
                <w:rFonts w:hint="eastAsia" w:cs="Arial" w:asciiTheme="minorEastAsia" w:hAnsiTheme="minorEastAsia" w:eastAsiaTheme="minorEastAsia"/>
                <w:kern w:val="0"/>
                <w:szCs w:val="21"/>
              </w:rPr>
              <w:t>账面</w:t>
            </w:r>
            <w:r>
              <w:rPr>
                <w:rFonts w:cs="Arial" w:asciiTheme="minorEastAsia" w:hAnsiTheme="minorEastAsia" w:eastAsiaTheme="minorEastAsia"/>
                <w:kern w:val="0"/>
                <w:szCs w:val="21"/>
              </w:rPr>
              <w:t>原值</w:t>
            </w:r>
          </w:p>
        </w:tc>
        <w:tc>
          <w:tcPr>
            <w:tcW w:w="1471" w:type="dxa"/>
            <w:noWrap/>
            <w:vAlign w:val="center"/>
          </w:tcPr>
          <w:p w14:paraId="593C28EA">
            <w:pPr>
              <w:widowControl/>
              <w:spacing w:line="400" w:lineRule="exact"/>
              <w:jc w:val="right"/>
              <w:rPr>
                <w:rFonts w:hint="eastAsia" w:cs="Arial" w:asciiTheme="minorEastAsia" w:hAnsiTheme="minorEastAsia" w:eastAsiaTheme="minorEastAsia"/>
                <w:bCs/>
                <w:kern w:val="0"/>
                <w:szCs w:val="21"/>
              </w:rPr>
            </w:pPr>
          </w:p>
        </w:tc>
        <w:tc>
          <w:tcPr>
            <w:tcW w:w="1424" w:type="dxa"/>
          </w:tcPr>
          <w:p w14:paraId="3BA8DBA3">
            <w:pPr>
              <w:widowControl/>
              <w:spacing w:line="400" w:lineRule="exact"/>
              <w:jc w:val="right"/>
              <w:rPr>
                <w:rFonts w:hint="eastAsia" w:cs="Arial" w:asciiTheme="minorEastAsia" w:hAnsiTheme="minorEastAsia" w:eastAsiaTheme="minorEastAsia"/>
                <w:bCs/>
                <w:kern w:val="0"/>
                <w:szCs w:val="21"/>
              </w:rPr>
            </w:pPr>
          </w:p>
        </w:tc>
        <w:tc>
          <w:tcPr>
            <w:tcW w:w="1422" w:type="dxa"/>
          </w:tcPr>
          <w:p w14:paraId="359FB4C7">
            <w:pPr>
              <w:widowControl/>
              <w:spacing w:line="400" w:lineRule="exact"/>
              <w:jc w:val="right"/>
              <w:rPr>
                <w:rFonts w:hint="eastAsia" w:cs="Arial" w:asciiTheme="minorEastAsia" w:hAnsiTheme="minorEastAsia" w:eastAsiaTheme="minorEastAsia"/>
                <w:bCs/>
                <w:kern w:val="0"/>
                <w:szCs w:val="21"/>
              </w:rPr>
            </w:pPr>
          </w:p>
        </w:tc>
        <w:tc>
          <w:tcPr>
            <w:tcW w:w="1132" w:type="dxa"/>
            <w:noWrap/>
            <w:vAlign w:val="center"/>
          </w:tcPr>
          <w:p w14:paraId="3964C712">
            <w:pPr>
              <w:widowControl/>
              <w:spacing w:line="400" w:lineRule="exact"/>
              <w:jc w:val="right"/>
              <w:rPr>
                <w:rFonts w:hint="eastAsia" w:cs="Arial" w:asciiTheme="minorEastAsia" w:hAnsiTheme="minorEastAsia" w:eastAsiaTheme="minorEastAsia"/>
                <w:bCs/>
                <w:kern w:val="0"/>
                <w:szCs w:val="21"/>
              </w:rPr>
            </w:pPr>
          </w:p>
        </w:tc>
        <w:tc>
          <w:tcPr>
            <w:tcW w:w="1275" w:type="dxa"/>
            <w:noWrap/>
            <w:vAlign w:val="center"/>
          </w:tcPr>
          <w:p w14:paraId="5960CD29">
            <w:pPr>
              <w:widowControl/>
              <w:spacing w:line="400" w:lineRule="exact"/>
              <w:jc w:val="right"/>
              <w:rPr>
                <w:rFonts w:hint="eastAsia" w:cs="Arial" w:asciiTheme="minorEastAsia" w:hAnsiTheme="minorEastAsia" w:eastAsiaTheme="minorEastAsia"/>
                <w:bCs/>
                <w:kern w:val="0"/>
                <w:szCs w:val="21"/>
              </w:rPr>
            </w:pPr>
          </w:p>
        </w:tc>
      </w:tr>
      <w:tr w14:paraId="3D63F3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7ED5468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1、上年年末余额</w:t>
            </w:r>
          </w:p>
        </w:tc>
        <w:tc>
          <w:tcPr>
            <w:tcW w:w="1471" w:type="dxa"/>
            <w:noWrap/>
            <w:vAlign w:val="center"/>
          </w:tcPr>
          <w:p w14:paraId="759666BD">
            <w:pPr>
              <w:jc w:val="right"/>
              <w:rPr>
                <w:rFonts w:ascii="Arial Narrow" w:hAnsi="Arial Narrow" w:eastAsia="Arial Narrow" w:cs="Arial Narrow"/>
                <w:color w:val="000000"/>
                <w:spacing w:val="-1"/>
                <w:kern w:val="0"/>
                <w:szCs w:val="21"/>
                <w:highlight w:val="none"/>
                <w:lang w:eastAsia="en-US"/>
              </w:rPr>
            </w:pPr>
            <w:r>
              <w:rPr>
                <w:rFonts w:hint="eastAsia" w:ascii="Arial Narrow" w:hAnsi="Arial Narrow" w:eastAsia="Arial Narrow" w:cs="Arial Narrow"/>
                <w:color w:val="000000"/>
                <w:spacing w:val="-1"/>
                <w:kern w:val="0"/>
                <w:szCs w:val="21"/>
                <w:highlight w:val="none"/>
                <w:lang w:eastAsia="en-US"/>
              </w:rPr>
              <w:t xml:space="preserve"> 71,329,563.35 </w:t>
            </w:r>
          </w:p>
        </w:tc>
        <w:tc>
          <w:tcPr>
            <w:tcW w:w="1424" w:type="dxa"/>
            <w:vAlign w:val="center"/>
          </w:tcPr>
          <w:p w14:paraId="25EA014A">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74,538,555.23</w:t>
            </w:r>
          </w:p>
        </w:tc>
        <w:tc>
          <w:tcPr>
            <w:tcW w:w="1422" w:type="dxa"/>
            <w:vAlign w:val="center"/>
          </w:tcPr>
          <w:p w14:paraId="7C6FE24A">
            <w:pPr>
              <w:jc w:val="right"/>
              <w:rPr>
                <w:rFonts w:ascii="Arial Narrow" w:hAnsi="Arial Narrow" w:eastAsia="Arial Narrow" w:cs="Arial Narrow"/>
                <w:color w:val="000000"/>
                <w:spacing w:val="-1"/>
                <w:kern w:val="0"/>
                <w:szCs w:val="21"/>
                <w:highlight w:val="none"/>
                <w:lang w:eastAsia="en-US"/>
              </w:rPr>
            </w:pPr>
            <w:r>
              <w:rPr>
                <w:rFonts w:hint="eastAsia" w:ascii="Arial Narrow" w:hAnsi="Arial Narrow" w:eastAsia="Arial Narrow" w:cs="Arial Narrow"/>
                <w:color w:val="000000"/>
                <w:spacing w:val="-1"/>
                <w:kern w:val="0"/>
                <w:szCs w:val="21"/>
                <w:highlight w:val="none"/>
                <w:lang w:eastAsia="en-US"/>
              </w:rPr>
              <w:t xml:space="preserve"> 18,000,747.62 </w:t>
            </w:r>
          </w:p>
        </w:tc>
        <w:tc>
          <w:tcPr>
            <w:tcW w:w="1132" w:type="dxa"/>
            <w:noWrap/>
            <w:vAlign w:val="center"/>
          </w:tcPr>
          <w:p w14:paraId="5885E822">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79963DBF">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163,868,866.20</w:t>
            </w:r>
          </w:p>
        </w:tc>
      </w:tr>
      <w:tr w14:paraId="46A65D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75057ABA">
            <w:pPr>
              <w:widowControl/>
              <w:spacing w:line="400" w:lineRule="exact"/>
              <w:jc w:val="left"/>
              <w:rPr>
                <w:rFonts w:hint="eastAsia" w:cs="Arial" w:asciiTheme="minorEastAsia" w:hAnsiTheme="minorEastAsia" w:eastAsiaTheme="minorEastAsia"/>
                <w:kern w:val="0"/>
                <w:szCs w:val="21"/>
              </w:rPr>
            </w:pPr>
            <w:bookmarkStart w:id="48" w:name="_Hlk227682314"/>
            <w:r>
              <w:rPr>
                <w:rFonts w:hint="eastAsia" w:cs="Arial" w:asciiTheme="minorEastAsia" w:hAnsiTheme="minorEastAsia" w:eastAsiaTheme="minorEastAsia"/>
                <w:kern w:val="0"/>
                <w:szCs w:val="21"/>
              </w:rPr>
              <w:t>2、本期增加金额</w:t>
            </w:r>
          </w:p>
        </w:tc>
        <w:tc>
          <w:tcPr>
            <w:tcW w:w="1471" w:type="dxa"/>
            <w:noWrap/>
            <w:vAlign w:val="center"/>
          </w:tcPr>
          <w:p w14:paraId="56DB4703">
            <w:pPr>
              <w:jc w:val="right"/>
              <w:rPr>
                <w:rFonts w:ascii="Arial Narrow" w:hAnsi="Arial Narrow" w:eastAsia="Arial Narrow" w:cs="Arial Narrow"/>
                <w:color w:val="000000"/>
                <w:spacing w:val="-1"/>
                <w:kern w:val="0"/>
                <w:szCs w:val="21"/>
                <w:highlight w:val="none"/>
                <w:lang w:eastAsia="en-US"/>
              </w:rPr>
            </w:pPr>
          </w:p>
        </w:tc>
        <w:tc>
          <w:tcPr>
            <w:tcW w:w="1424" w:type="dxa"/>
            <w:vAlign w:val="center"/>
          </w:tcPr>
          <w:p w14:paraId="2D07561F">
            <w:pPr>
              <w:jc w:val="right"/>
              <w:rPr>
                <w:rFonts w:ascii="Arial Narrow" w:hAnsi="Arial Narrow" w:eastAsia="Arial Narrow" w:cs="Arial Narrow"/>
                <w:color w:val="000000"/>
                <w:spacing w:val="-1"/>
                <w:kern w:val="0"/>
                <w:szCs w:val="21"/>
                <w:highlight w:val="none"/>
                <w:lang w:eastAsia="en-US"/>
              </w:rPr>
            </w:pPr>
            <w:r>
              <w:rPr>
                <w:rFonts w:hint="eastAsia" w:ascii="Arial Narrow" w:hAnsi="Arial Narrow" w:eastAsia="Arial Narrow" w:cs="Arial Narrow"/>
                <w:color w:val="000000"/>
                <w:spacing w:val="-1"/>
                <w:kern w:val="0"/>
                <w:szCs w:val="21"/>
                <w:highlight w:val="none"/>
                <w:lang w:eastAsia="en-US"/>
              </w:rPr>
              <w:t>1,762,613.21</w:t>
            </w:r>
          </w:p>
        </w:tc>
        <w:tc>
          <w:tcPr>
            <w:tcW w:w="1422" w:type="dxa"/>
            <w:vAlign w:val="center"/>
          </w:tcPr>
          <w:p w14:paraId="4080582E">
            <w:pPr>
              <w:jc w:val="right"/>
              <w:rPr>
                <w:rFonts w:ascii="Arial Narrow" w:hAnsi="Arial Narrow" w:eastAsia="Arial Narrow" w:cs="Arial Narrow"/>
                <w:color w:val="000000"/>
                <w:spacing w:val="-1"/>
                <w:kern w:val="0"/>
                <w:szCs w:val="21"/>
                <w:highlight w:val="none"/>
                <w:lang w:eastAsia="en-US"/>
              </w:rPr>
            </w:pPr>
          </w:p>
        </w:tc>
        <w:tc>
          <w:tcPr>
            <w:tcW w:w="1132" w:type="dxa"/>
            <w:noWrap/>
            <w:vAlign w:val="center"/>
          </w:tcPr>
          <w:p w14:paraId="58E114C5">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260D6E35">
            <w:pPr>
              <w:jc w:val="right"/>
              <w:rPr>
                <w:rFonts w:ascii="Arial Narrow" w:hAnsi="Arial Narrow" w:eastAsia="Arial Narrow" w:cs="Arial Narrow"/>
                <w:color w:val="000000"/>
                <w:spacing w:val="-1"/>
                <w:kern w:val="0"/>
                <w:szCs w:val="21"/>
                <w:highlight w:val="none"/>
                <w:lang w:eastAsia="en-US"/>
              </w:rPr>
            </w:pPr>
            <w:r>
              <w:rPr>
                <w:rFonts w:ascii="Arial Narrow" w:hAnsi="Arial Narrow" w:eastAsia="Arial Narrow" w:cs="Arial Narrow"/>
                <w:color w:val="000000"/>
                <w:spacing w:val="-1"/>
                <w:kern w:val="0"/>
                <w:szCs w:val="21"/>
                <w:highlight w:val="none"/>
                <w:lang w:eastAsia="en-US"/>
              </w:rPr>
              <w:t>1,762,613.21</w:t>
            </w:r>
          </w:p>
        </w:tc>
      </w:tr>
      <w:tr w14:paraId="5478BB9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24A01149">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（1）购置</w:t>
            </w:r>
          </w:p>
        </w:tc>
        <w:tc>
          <w:tcPr>
            <w:tcW w:w="1471" w:type="dxa"/>
            <w:noWrap/>
            <w:vAlign w:val="center"/>
          </w:tcPr>
          <w:p w14:paraId="4C0F064B">
            <w:pPr>
              <w:jc w:val="right"/>
              <w:rPr>
                <w:rFonts w:ascii="Arial Narrow" w:hAnsi="Arial Narrow" w:eastAsia="Arial Narrow" w:cs="Arial Narrow"/>
                <w:color w:val="000000"/>
                <w:spacing w:val="-1"/>
                <w:kern w:val="0"/>
                <w:szCs w:val="21"/>
                <w:highlight w:val="none"/>
                <w:lang w:eastAsia="en-US"/>
              </w:rPr>
            </w:pPr>
          </w:p>
        </w:tc>
        <w:tc>
          <w:tcPr>
            <w:tcW w:w="1424" w:type="dxa"/>
            <w:vAlign w:val="center"/>
          </w:tcPr>
          <w:p w14:paraId="6A9B39D3">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1,762,613.21</w:t>
            </w:r>
          </w:p>
        </w:tc>
        <w:tc>
          <w:tcPr>
            <w:tcW w:w="1422" w:type="dxa"/>
            <w:vAlign w:val="center"/>
          </w:tcPr>
          <w:p w14:paraId="0C11B630">
            <w:pPr>
              <w:jc w:val="right"/>
              <w:rPr>
                <w:rFonts w:ascii="Arial Narrow" w:hAnsi="Arial Narrow" w:eastAsia="Arial Narrow" w:cs="Arial Narrow"/>
                <w:color w:val="000000"/>
                <w:spacing w:val="-1"/>
                <w:kern w:val="0"/>
                <w:szCs w:val="21"/>
                <w:highlight w:val="none"/>
                <w:lang w:eastAsia="en-US"/>
              </w:rPr>
            </w:pPr>
          </w:p>
        </w:tc>
        <w:tc>
          <w:tcPr>
            <w:tcW w:w="1132" w:type="dxa"/>
            <w:noWrap/>
            <w:vAlign w:val="center"/>
          </w:tcPr>
          <w:p w14:paraId="0A602EC3">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582C804C">
            <w:pPr>
              <w:jc w:val="right"/>
              <w:rPr>
                <w:rFonts w:hint="eastAsia" w:ascii="Arial Narrow" w:hAnsi="Arial Narrow" w:eastAsia="宋体" w:cs="Arial Narrow"/>
                <w:color w:val="000000"/>
                <w:spacing w:val="-1"/>
                <w:kern w:val="0"/>
                <w:szCs w:val="21"/>
                <w:highlight w:val="none"/>
                <w:lang w:eastAsia="zh-CN"/>
              </w:rPr>
            </w:pPr>
            <w:r>
              <w:rPr>
                <w:rFonts w:ascii="Arial Narrow" w:hAnsi="Arial Narrow" w:eastAsia="Arial Narrow" w:cs="Arial Narrow"/>
                <w:color w:val="000000"/>
                <w:spacing w:val="-1"/>
                <w:kern w:val="0"/>
                <w:szCs w:val="21"/>
                <w:highlight w:val="none"/>
                <w:lang w:eastAsia="en-US"/>
              </w:rPr>
              <w:t>1,762,613.21</w:t>
            </w:r>
          </w:p>
        </w:tc>
      </w:tr>
      <w:bookmarkEnd w:id="48"/>
      <w:tr w14:paraId="365561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53BAD3D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3、本期减少金额</w:t>
            </w:r>
          </w:p>
        </w:tc>
        <w:tc>
          <w:tcPr>
            <w:tcW w:w="1471" w:type="dxa"/>
            <w:noWrap/>
            <w:vAlign w:val="center"/>
          </w:tcPr>
          <w:p w14:paraId="17801FF7">
            <w:pPr>
              <w:jc w:val="right"/>
              <w:rPr>
                <w:rFonts w:ascii="Arial Narrow" w:hAnsi="Arial Narrow" w:eastAsia="Arial Narrow" w:cs="Arial Narrow"/>
                <w:color w:val="000000"/>
                <w:spacing w:val="-1"/>
                <w:kern w:val="0"/>
                <w:szCs w:val="21"/>
                <w:highlight w:val="none"/>
                <w:lang w:eastAsia="en-US"/>
              </w:rPr>
            </w:pPr>
          </w:p>
        </w:tc>
        <w:tc>
          <w:tcPr>
            <w:tcW w:w="1424" w:type="dxa"/>
            <w:vAlign w:val="center"/>
          </w:tcPr>
          <w:p w14:paraId="1A47B72C">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19,406,044.04</w:t>
            </w:r>
          </w:p>
        </w:tc>
        <w:tc>
          <w:tcPr>
            <w:tcW w:w="1422" w:type="dxa"/>
            <w:vAlign w:val="center"/>
          </w:tcPr>
          <w:p w14:paraId="5B1664CC">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994,041.50</w:t>
            </w:r>
          </w:p>
        </w:tc>
        <w:tc>
          <w:tcPr>
            <w:tcW w:w="1132" w:type="dxa"/>
            <w:noWrap/>
            <w:vAlign w:val="center"/>
          </w:tcPr>
          <w:p w14:paraId="4D14DD94">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03746EF3">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20,400,085.54</w:t>
            </w:r>
          </w:p>
        </w:tc>
      </w:tr>
      <w:tr w14:paraId="6652E5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4EEE0D2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（1）处置或报废</w:t>
            </w:r>
          </w:p>
        </w:tc>
        <w:tc>
          <w:tcPr>
            <w:tcW w:w="1471" w:type="dxa"/>
            <w:noWrap/>
            <w:vAlign w:val="center"/>
          </w:tcPr>
          <w:p w14:paraId="7A2EBD47">
            <w:pPr>
              <w:jc w:val="right"/>
              <w:rPr>
                <w:rFonts w:ascii="Arial Narrow" w:hAnsi="Arial Narrow" w:eastAsia="Arial Narrow" w:cs="Arial Narrow"/>
                <w:color w:val="000000"/>
                <w:spacing w:val="-1"/>
                <w:kern w:val="0"/>
                <w:szCs w:val="21"/>
                <w:highlight w:val="none"/>
                <w:lang w:eastAsia="en-US"/>
              </w:rPr>
            </w:pPr>
          </w:p>
        </w:tc>
        <w:tc>
          <w:tcPr>
            <w:tcW w:w="1424" w:type="dxa"/>
            <w:vAlign w:val="center"/>
          </w:tcPr>
          <w:p w14:paraId="462BE7B9">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19,406,044.04</w:t>
            </w:r>
          </w:p>
        </w:tc>
        <w:tc>
          <w:tcPr>
            <w:tcW w:w="1422" w:type="dxa"/>
            <w:vAlign w:val="center"/>
          </w:tcPr>
          <w:p w14:paraId="4D60AB71">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994,041.50</w:t>
            </w:r>
          </w:p>
        </w:tc>
        <w:tc>
          <w:tcPr>
            <w:tcW w:w="1132" w:type="dxa"/>
            <w:noWrap/>
            <w:vAlign w:val="center"/>
          </w:tcPr>
          <w:p w14:paraId="7E9ACC3A">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7427B49B">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20,400,085.54</w:t>
            </w:r>
          </w:p>
        </w:tc>
      </w:tr>
      <w:tr w14:paraId="6C33F8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2385B2A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4、期末余额</w:t>
            </w:r>
          </w:p>
        </w:tc>
        <w:tc>
          <w:tcPr>
            <w:tcW w:w="1471" w:type="dxa"/>
            <w:noWrap/>
            <w:vAlign w:val="center"/>
          </w:tcPr>
          <w:p w14:paraId="463ACC34">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71,329,563.35</w:t>
            </w:r>
          </w:p>
        </w:tc>
        <w:tc>
          <w:tcPr>
            <w:tcW w:w="1424" w:type="dxa"/>
            <w:vAlign w:val="center"/>
          </w:tcPr>
          <w:p w14:paraId="31507C3F">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56,895,124.40</w:t>
            </w:r>
          </w:p>
        </w:tc>
        <w:tc>
          <w:tcPr>
            <w:tcW w:w="1422" w:type="dxa"/>
            <w:vAlign w:val="center"/>
          </w:tcPr>
          <w:p w14:paraId="7DB8CA1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17,006,706.12</w:t>
            </w:r>
          </w:p>
        </w:tc>
        <w:tc>
          <w:tcPr>
            <w:tcW w:w="1132" w:type="dxa"/>
            <w:noWrap/>
            <w:vAlign w:val="center"/>
          </w:tcPr>
          <w:p w14:paraId="7E761AB5">
            <w:pPr>
              <w:widowControl/>
              <w:spacing w:line="400" w:lineRule="exact"/>
              <w:jc w:val="right"/>
              <w:rPr>
                <w:rFonts w:hint="eastAsia" w:ascii="Arial Narrow" w:hAnsi="Arial Narrow" w:eastAsia="宋体" w:cs="Arial Narrow"/>
                <w:color w:val="000000"/>
                <w:spacing w:val="-1"/>
                <w:kern w:val="0"/>
                <w:szCs w:val="21"/>
                <w:lang w:eastAsia="zh-CN"/>
              </w:rPr>
            </w:pPr>
          </w:p>
        </w:tc>
        <w:tc>
          <w:tcPr>
            <w:tcW w:w="1275" w:type="dxa"/>
            <w:noWrap/>
            <w:vAlign w:val="center"/>
          </w:tcPr>
          <w:p w14:paraId="0054448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145,231,393.87</w:t>
            </w:r>
          </w:p>
        </w:tc>
      </w:tr>
      <w:tr w14:paraId="725E83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198A50A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二、累计折旧</w:t>
            </w:r>
          </w:p>
        </w:tc>
        <w:tc>
          <w:tcPr>
            <w:tcW w:w="1471" w:type="dxa"/>
            <w:noWrap/>
            <w:vAlign w:val="center"/>
          </w:tcPr>
          <w:p w14:paraId="13041B2A">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1F53B323">
            <w:pPr>
              <w:widowControl/>
              <w:spacing w:line="400" w:lineRule="exact"/>
              <w:jc w:val="right"/>
              <w:rPr>
                <w:rFonts w:ascii="Arial Narrow" w:hAnsi="Arial Narrow" w:eastAsia="Arial Narrow" w:cs="Arial Narrow"/>
                <w:color w:val="000000"/>
                <w:spacing w:val="-1"/>
                <w:kern w:val="0"/>
                <w:szCs w:val="21"/>
                <w:lang w:eastAsia="en-US"/>
              </w:rPr>
            </w:pPr>
          </w:p>
        </w:tc>
        <w:tc>
          <w:tcPr>
            <w:tcW w:w="1422" w:type="dxa"/>
            <w:vAlign w:val="center"/>
          </w:tcPr>
          <w:p w14:paraId="3B09770F">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5521B391">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35350813">
            <w:pPr>
              <w:widowControl/>
              <w:spacing w:line="400" w:lineRule="exact"/>
              <w:jc w:val="right"/>
              <w:rPr>
                <w:rFonts w:ascii="Arial Narrow" w:hAnsi="Arial Narrow" w:eastAsia="Arial Narrow" w:cs="Arial Narrow"/>
                <w:color w:val="000000"/>
                <w:spacing w:val="-1"/>
                <w:kern w:val="0"/>
                <w:szCs w:val="21"/>
                <w:lang w:eastAsia="en-US"/>
              </w:rPr>
            </w:pPr>
          </w:p>
        </w:tc>
      </w:tr>
      <w:tr w14:paraId="2CAF90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94C617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1、上年年末余额</w:t>
            </w:r>
          </w:p>
        </w:tc>
        <w:tc>
          <w:tcPr>
            <w:tcW w:w="1471" w:type="dxa"/>
            <w:noWrap/>
            <w:vAlign w:val="center"/>
          </w:tcPr>
          <w:p w14:paraId="33E1D5F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14,585,000.71</w:t>
            </w:r>
          </w:p>
        </w:tc>
        <w:tc>
          <w:tcPr>
            <w:tcW w:w="1424" w:type="dxa"/>
            <w:vAlign w:val="center"/>
          </w:tcPr>
          <w:p w14:paraId="297927B8">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66,243,799.92</w:t>
            </w:r>
          </w:p>
        </w:tc>
        <w:tc>
          <w:tcPr>
            <w:tcW w:w="1422" w:type="dxa"/>
            <w:vAlign w:val="center"/>
          </w:tcPr>
          <w:p w14:paraId="014593CD">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14,983,738.43</w:t>
            </w:r>
          </w:p>
        </w:tc>
        <w:tc>
          <w:tcPr>
            <w:tcW w:w="1132" w:type="dxa"/>
            <w:noWrap/>
            <w:vAlign w:val="center"/>
          </w:tcPr>
          <w:p w14:paraId="405F9757">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3F5D69DC">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95,812,539.06</w:t>
            </w:r>
          </w:p>
        </w:tc>
      </w:tr>
      <w:tr w14:paraId="75A8729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3CA54C0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2、本期增加金额</w:t>
            </w:r>
          </w:p>
        </w:tc>
        <w:tc>
          <w:tcPr>
            <w:tcW w:w="1471" w:type="dxa"/>
            <w:noWrap/>
            <w:vAlign w:val="center"/>
          </w:tcPr>
          <w:p w14:paraId="7394736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1,696,034.67</w:t>
            </w:r>
          </w:p>
        </w:tc>
        <w:tc>
          <w:tcPr>
            <w:tcW w:w="1424" w:type="dxa"/>
            <w:vAlign w:val="center"/>
          </w:tcPr>
          <w:p w14:paraId="264F99D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2,342,088.77</w:t>
            </w:r>
          </w:p>
        </w:tc>
        <w:tc>
          <w:tcPr>
            <w:tcW w:w="1422" w:type="dxa"/>
            <w:vAlign w:val="center"/>
          </w:tcPr>
          <w:p w14:paraId="5E607167">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714,963.23</w:t>
            </w:r>
          </w:p>
        </w:tc>
        <w:tc>
          <w:tcPr>
            <w:tcW w:w="1132" w:type="dxa"/>
            <w:noWrap/>
            <w:vAlign w:val="center"/>
          </w:tcPr>
          <w:p w14:paraId="564AD19E">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6A271FCD">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4,753,086.67</w:t>
            </w:r>
          </w:p>
        </w:tc>
      </w:tr>
      <w:tr w14:paraId="232439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68AFEB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（1）计提</w:t>
            </w:r>
          </w:p>
        </w:tc>
        <w:tc>
          <w:tcPr>
            <w:tcW w:w="1471" w:type="dxa"/>
            <w:noWrap/>
            <w:vAlign w:val="center"/>
          </w:tcPr>
          <w:p w14:paraId="6A1B3B1A">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1,696,034.67</w:t>
            </w:r>
          </w:p>
        </w:tc>
        <w:tc>
          <w:tcPr>
            <w:tcW w:w="1424" w:type="dxa"/>
            <w:vAlign w:val="center"/>
          </w:tcPr>
          <w:p w14:paraId="49E7A4E1">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2,342,088.77</w:t>
            </w:r>
          </w:p>
        </w:tc>
        <w:tc>
          <w:tcPr>
            <w:tcW w:w="1422" w:type="dxa"/>
            <w:vAlign w:val="center"/>
          </w:tcPr>
          <w:p w14:paraId="6D83EB9A">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714,963.23</w:t>
            </w:r>
          </w:p>
        </w:tc>
        <w:tc>
          <w:tcPr>
            <w:tcW w:w="1132" w:type="dxa"/>
            <w:noWrap/>
            <w:vAlign w:val="center"/>
          </w:tcPr>
          <w:p w14:paraId="0EB4FE72">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5F18523E">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4,753,086.67</w:t>
            </w:r>
          </w:p>
        </w:tc>
      </w:tr>
      <w:tr w14:paraId="432265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6A4B9B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3、本期减少金额</w:t>
            </w:r>
          </w:p>
        </w:tc>
        <w:tc>
          <w:tcPr>
            <w:tcW w:w="1471" w:type="dxa"/>
            <w:noWrap/>
            <w:vAlign w:val="center"/>
          </w:tcPr>
          <w:p w14:paraId="04BF8E06">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45632F18">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18,431,192.08</w:t>
            </w:r>
          </w:p>
        </w:tc>
        <w:tc>
          <w:tcPr>
            <w:tcW w:w="1422" w:type="dxa"/>
            <w:vAlign w:val="center"/>
          </w:tcPr>
          <w:p w14:paraId="6964DB5A">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924,561.80</w:t>
            </w:r>
          </w:p>
        </w:tc>
        <w:tc>
          <w:tcPr>
            <w:tcW w:w="1132" w:type="dxa"/>
            <w:noWrap/>
            <w:vAlign w:val="center"/>
          </w:tcPr>
          <w:p w14:paraId="68C0FAC6">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1BCED57D">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19,355,753.88</w:t>
            </w:r>
          </w:p>
        </w:tc>
      </w:tr>
      <w:tr w14:paraId="4E48F7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3B71BFE1">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（1）处置或报废</w:t>
            </w:r>
          </w:p>
        </w:tc>
        <w:tc>
          <w:tcPr>
            <w:tcW w:w="1471" w:type="dxa"/>
            <w:noWrap/>
            <w:vAlign w:val="center"/>
          </w:tcPr>
          <w:p w14:paraId="7868FEB6">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45C6DCAC">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18,431,192.08</w:t>
            </w:r>
          </w:p>
        </w:tc>
        <w:tc>
          <w:tcPr>
            <w:tcW w:w="1422" w:type="dxa"/>
            <w:vAlign w:val="center"/>
          </w:tcPr>
          <w:p w14:paraId="564AA0EA">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924,561.80</w:t>
            </w:r>
          </w:p>
        </w:tc>
        <w:tc>
          <w:tcPr>
            <w:tcW w:w="1132" w:type="dxa"/>
            <w:noWrap/>
            <w:vAlign w:val="center"/>
          </w:tcPr>
          <w:p w14:paraId="2444F10C">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50AE893E">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19,355,753.88</w:t>
            </w:r>
          </w:p>
        </w:tc>
      </w:tr>
      <w:tr w14:paraId="3543BB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21B9EEC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4、期末余额</w:t>
            </w:r>
          </w:p>
        </w:tc>
        <w:tc>
          <w:tcPr>
            <w:tcW w:w="1471" w:type="dxa"/>
            <w:noWrap/>
            <w:vAlign w:val="center"/>
          </w:tcPr>
          <w:p w14:paraId="681A0AF8">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16,281,035.38</w:t>
            </w:r>
          </w:p>
        </w:tc>
        <w:tc>
          <w:tcPr>
            <w:tcW w:w="1424" w:type="dxa"/>
            <w:vAlign w:val="center"/>
          </w:tcPr>
          <w:p w14:paraId="5DE7ADA6">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50,154,696.61</w:t>
            </w:r>
          </w:p>
        </w:tc>
        <w:tc>
          <w:tcPr>
            <w:tcW w:w="1422" w:type="dxa"/>
            <w:vAlign w:val="center"/>
          </w:tcPr>
          <w:p w14:paraId="1EF3F8F2">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14,774,139.86</w:t>
            </w:r>
          </w:p>
        </w:tc>
        <w:tc>
          <w:tcPr>
            <w:tcW w:w="1132" w:type="dxa"/>
            <w:noWrap/>
            <w:vAlign w:val="center"/>
          </w:tcPr>
          <w:p w14:paraId="7A1718E9">
            <w:pPr>
              <w:widowControl/>
              <w:spacing w:line="400" w:lineRule="exact"/>
              <w:jc w:val="right"/>
              <w:rPr>
                <w:rFonts w:hint="eastAsia" w:ascii="Arial Narrow" w:hAnsi="Arial Narrow" w:eastAsia="宋体" w:cs="Arial Narrow"/>
                <w:color w:val="000000"/>
                <w:spacing w:val="-1"/>
                <w:kern w:val="0"/>
                <w:szCs w:val="21"/>
                <w:lang w:eastAsia="zh-CN"/>
              </w:rPr>
            </w:pPr>
          </w:p>
        </w:tc>
        <w:tc>
          <w:tcPr>
            <w:tcW w:w="1275" w:type="dxa"/>
            <w:noWrap/>
            <w:vAlign w:val="center"/>
          </w:tcPr>
          <w:p w14:paraId="72E7FAF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81,209,871.85</w:t>
            </w:r>
          </w:p>
        </w:tc>
      </w:tr>
      <w:tr w14:paraId="7C0F16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22208B4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三、减值准备</w:t>
            </w:r>
          </w:p>
        </w:tc>
        <w:tc>
          <w:tcPr>
            <w:tcW w:w="1471" w:type="dxa"/>
            <w:noWrap/>
            <w:vAlign w:val="center"/>
          </w:tcPr>
          <w:p w14:paraId="1AFAD58A">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408C31B8">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6AD7A507">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049E8273">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15BE7932">
            <w:pPr>
              <w:widowControl/>
              <w:spacing w:line="400" w:lineRule="exact"/>
              <w:jc w:val="right"/>
              <w:rPr>
                <w:rFonts w:ascii="Arial Narrow" w:hAnsi="Arial Narrow" w:eastAsia="Arial Narrow" w:cs="Arial Narrow"/>
                <w:color w:val="000000"/>
                <w:spacing w:val="-1"/>
                <w:kern w:val="0"/>
                <w:szCs w:val="21"/>
                <w:lang w:eastAsia="en-US"/>
              </w:rPr>
            </w:pPr>
          </w:p>
        </w:tc>
      </w:tr>
      <w:tr w14:paraId="6EA85F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77DF445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1、上年年末余额</w:t>
            </w:r>
          </w:p>
        </w:tc>
        <w:tc>
          <w:tcPr>
            <w:tcW w:w="1471" w:type="dxa"/>
            <w:noWrap/>
            <w:vAlign w:val="center"/>
          </w:tcPr>
          <w:p w14:paraId="184294FF">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3FB5E498">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605FEFB3">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63E2C06F">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57425960">
            <w:pPr>
              <w:widowControl/>
              <w:spacing w:line="400" w:lineRule="exact"/>
              <w:jc w:val="right"/>
              <w:rPr>
                <w:rFonts w:ascii="Arial Narrow" w:hAnsi="Arial Narrow" w:eastAsia="Arial Narrow" w:cs="Arial Narrow"/>
                <w:color w:val="000000"/>
                <w:spacing w:val="-1"/>
                <w:kern w:val="0"/>
                <w:szCs w:val="21"/>
                <w:lang w:eastAsia="en-US"/>
              </w:rPr>
            </w:pPr>
          </w:p>
        </w:tc>
      </w:tr>
      <w:tr w14:paraId="4E9B77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4F6B32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2、本期增加金额</w:t>
            </w:r>
          </w:p>
        </w:tc>
        <w:tc>
          <w:tcPr>
            <w:tcW w:w="1471" w:type="dxa"/>
            <w:noWrap/>
            <w:vAlign w:val="center"/>
          </w:tcPr>
          <w:p w14:paraId="0DDDE1DC">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39AB01E1">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5DE513D0">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54273C4E">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166A047F">
            <w:pPr>
              <w:widowControl/>
              <w:spacing w:line="400" w:lineRule="exact"/>
              <w:jc w:val="right"/>
              <w:rPr>
                <w:rFonts w:ascii="Arial Narrow" w:hAnsi="Arial Narrow" w:eastAsia="Arial Narrow" w:cs="Arial Narrow"/>
                <w:color w:val="000000"/>
                <w:spacing w:val="-1"/>
                <w:kern w:val="0"/>
                <w:szCs w:val="21"/>
                <w:lang w:eastAsia="en-US"/>
              </w:rPr>
            </w:pPr>
          </w:p>
        </w:tc>
      </w:tr>
      <w:tr w14:paraId="3C0910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6F73D4A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（1）计提</w:t>
            </w:r>
          </w:p>
        </w:tc>
        <w:tc>
          <w:tcPr>
            <w:tcW w:w="1471" w:type="dxa"/>
            <w:noWrap/>
            <w:vAlign w:val="center"/>
          </w:tcPr>
          <w:p w14:paraId="1AE0AC5A">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194F952F">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574BD7BD">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4CDFE92C">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171C0F69">
            <w:pPr>
              <w:widowControl/>
              <w:spacing w:line="400" w:lineRule="exact"/>
              <w:jc w:val="right"/>
              <w:rPr>
                <w:rFonts w:ascii="Arial Narrow" w:hAnsi="Arial Narrow" w:eastAsia="Arial Narrow" w:cs="Arial Narrow"/>
                <w:color w:val="000000"/>
                <w:spacing w:val="-1"/>
                <w:kern w:val="0"/>
                <w:szCs w:val="21"/>
                <w:lang w:eastAsia="en-US"/>
              </w:rPr>
            </w:pPr>
          </w:p>
        </w:tc>
      </w:tr>
      <w:tr w14:paraId="27F1BE4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6556CBF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3、本期减少金额</w:t>
            </w:r>
          </w:p>
        </w:tc>
        <w:tc>
          <w:tcPr>
            <w:tcW w:w="1471" w:type="dxa"/>
            <w:noWrap/>
            <w:vAlign w:val="center"/>
          </w:tcPr>
          <w:p w14:paraId="2C58530D">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4CE900A4">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665611EB">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4DB51BFE">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49C782FA">
            <w:pPr>
              <w:widowControl/>
              <w:spacing w:line="400" w:lineRule="exact"/>
              <w:jc w:val="right"/>
              <w:rPr>
                <w:rFonts w:ascii="Arial Narrow" w:hAnsi="Arial Narrow" w:eastAsia="Arial Narrow" w:cs="Arial Narrow"/>
                <w:color w:val="000000"/>
                <w:spacing w:val="-1"/>
                <w:kern w:val="0"/>
                <w:szCs w:val="21"/>
                <w:lang w:eastAsia="en-US"/>
              </w:rPr>
            </w:pPr>
          </w:p>
        </w:tc>
      </w:tr>
      <w:tr w14:paraId="2EA73A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5BBA545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（1）处置或报废</w:t>
            </w:r>
          </w:p>
        </w:tc>
        <w:tc>
          <w:tcPr>
            <w:tcW w:w="1471" w:type="dxa"/>
            <w:noWrap/>
            <w:vAlign w:val="center"/>
          </w:tcPr>
          <w:p w14:paraId="4ED723BC">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6D9AA337">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0745C25D">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13E9C142">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798F1299">
            <w:pPr>
              <w:widowControl/>
              <w:spacing w:line="400" w:lineRule="exact"/>
              <w:jc w:val="right"/>
              <w:rPr>
                <w:rFonts w:ascii="Arial Narrow" w:hAnsi="Arial Narrow" w:eastAsia="Arial Narrow" w:cs="Arial Narrow"/>
                <w:color w:val="000000"/>
                <w:spacing w:val="-1"/>
                <w:kern w:val="0"/>
                <w:szCs w:val="21"/>
                <w:lang w:eastAsia="en-US"/>
              </w:rPr>
            </w:pPr>
          </w:p>
        </w:tc>
      </w:tr>
      <w:tr w14:paraId="3A3E0F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5E5A76E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4、期末余额</w:t>
            </w:r>
          </w:p>
        </w:tc>
        <w:tc>
          <w:tcPr>
            <w:tcW w:w="1471" w:type="dxa"/>
            <w:noWrap/>
            <w:vAlign w:val="center"/>
          </w:tcPr>
          <w:p w14:paraId="4A0A742E">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29DA93EA">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6B84C54A">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047FDCB3">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0FC02726">
            <w:pPr>
              <w:widowControl/>
              <w:spacing w:line="400" w:lineRule="exact"/>
              <w:jc w:val="right"/>
              <w:rPr>
                <w:rFonts w:ascii="Arial Narrow" w:hAnsi="Arial Narrow" w:eastAsia="Arial Narrow" w:cs="Arial Narrow"/>
                <w:color w:val="000000"/>
                <w:spacing w:val="-1"/>
                <w:kern w:val="0"/>
                <w:szCs w:val="21"/>
                <w:lang w:eastAsia="en-US"/>
              </w:rPr>
            </w:pPr>
          </w:p>
        </w:tc>
      </w:tr>
      <w:tr w14:paraId="1C6AA5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63B8369A">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四、账面价值</w:t>
            </w:r>
          </w:p>
        </w:tc>
        <w:tc>
          <w:tcPr>
            <w:tcW w:w="1471" w:type="dxa"/>
            <w:noWrap/>
            <w:vAlign w:val="center"/>
          </w:tcPr>
          <w:p w14:paraId="4C404607">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162A7F3B">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06253CDD">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0C5A5F57">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04C46943">
            <w:pPr>
              <w:widowControl/>
              <w:spacing w:line="400" w:lineRule="exact"/>
              <w:jc w:val="right"/>
              <w:rPr>
                <w:rFonts w:ascii="Arial Narrow" w:hAnsi="Arial Narrow" w:eastAsia="Arial Narrow" w:cs="Arial Narrow"/>
                <w:color w:val="000000"/>
                <w:spacing w:val="-1"/>
                <w:kern w:val="0"/>
                <w:szCs w:val="21"/>
                <w:lang w:eastAsia="en-US"/>
              </w:rPr>
            </w:pPr>
          </w:p>
        </w:tc>
      </w:tr>
      <w:tr w14:paraId="5D1D5C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170ABE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1、期末账面价值</w:t>
            </w:r>
          </w:p>
        </w:tc>
        <w:tc>
          <w:tcPr>
            <w:tcW w:w="1471" w:type="dxa"/>
            <w:noWrap/>
            <w:vAlign w:val="center"/>
          </w:tcPr>
          <w:p w14:paraId="1317C10C">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宋体" w:cs="Arial Narrow"/>
                <w:b/>
                <w:bCs/>
                <w:color w:val="000000"/>
                <w:spacing w:val="-1"/>
                <w:kern w:val="0"/>
                <w:szCs w:val="21"/>
                <w:lang w:eastAsia="zh-CN"/>
              </w:rPr>
              <w:t>55,048,527.97</w:t>
            </w:r>
          </w:p>
        </w:tc>
        <w:tc>
          <w:tcPr>
            <w:tcW w:w="1424" w:type="dxa"/>
            <w:vAlign w:val="center"/>
          </w:tcPr>
          <w:p w14:paraId="4422BB28">
            <w:pPr>
              <w:jc w:val="right"/>
              <w:rPr>
                <w:rFonts w:hint="eastAsia" w:ascii="Arial Narrow" w:hAnsi="Arial Narrow" w:eastAsia="宋体" w:cs="Arial Narrow"/>
                <w:b/>
                <w:bCs/>
                <w:color w:val="000000"/>
                <w:spacing w:val="-1"/>
                <w:kern w:val="0"/>
                <w:szCs w:val="21"/>
                <w:highlight w:val="none"/>
                <w:lang w:eastAsia="zh-CN"/>
              </w:rPr>
            </w:pPr>
            <w:r>
              <w:rPr>
                <w:rFonts w:hint="eastAsia" w:ascii="Arial Narrow" w:hAnsi="Arial Narrow" w:eastAsia="宋体" w:cs="Arial Narrow"/>
                <w:b/>
                <w:bCs/>
                <w:color w:val="000000"/>
                <w:spacing w:val="-1"/>
                <w:kern w:val="0"/>
                <w:szCs w:val="21"/>
                <w:highlight w:val="none"/>
                <w:lang w:eastAsia="zh-CN"/>
              </w:rPr>
              <w:t>6,740,427.79</w:t>
            </w:r>
          </w:p>
        </w:tc>
        <w:tc>
          <w:tcPr>
            <w:tcW w:w="1422" w:type="dxa"/>
            <w:vAlign w:val="center"/>
          </w:tcPr>
          <w:p w14:paraId="41D5F32C">
            <w:pPr>
              <w:jc w:val="right"/>
              <w:rPr>
                <w:rFonts w:hint="eastAsia" w:ascii="Arial Narrow" w:hAnsi="Arial Narrow" w:eastAsia="宋体" w:cs="Arial Narrow"/>
                <w:b/>
                <w:bCs/>
                <w:color w:val="000000"/>
                <w:spacing w:val="-1"/>
                <w:kern w:val="0"/>
                <w:szCs w:val="21"/>
                <w:highlight w:val="none"/>
                <w:lang w:eastAsia="zh-CN"/>
              </w:rPr>
            </w:pPr>
            <w:r>
              <w:rPr>
                <w:rFonts w:hint="eastAsia" w:ascii="Arial Narrow" w:hAnsi="Arial Narrow" w:eastAsia="宋体" w:cs="Arial Narrow"/>
                <w:b/>
                <w:bCs/>
                <w:color w:val="000000"/>
                <w:spacing w:val="-1"/>
                <w:kern w:val="0"/>
                <w:szCs w:val="21"/>
                <w:highlight w:val="none"/>
                <w:lang w:eastAsia="zh-CN"/>
              </w:rPr>
              <w:t>2,232,566.26</w:t>
            </w:r>
          </w:p>
        </w:tc>
        <w:tc>
          <w:tcPr>
            <w:tcW w:w="1132" w:type="dxa"/>
            <w:noWrap/>
            <w:vAlign w:val="center"/>
          </w:tcPr>
          <w:p w14:paraId="2A1F7070">
            <w:pPr>
              <w:jc w:val="right"/>
              <w:rPr>
                <w:rFonts w:hint="eastAsia" w:ascii="Arial Narrow" w:hAnsi="Arial Narrow" w:eastAsia="宋体" w:cs="Arial Narrow"/>
                <w:b/>
                <w:bCs/>
                <w:color w:val="000000"/>
                <w:spacing w:val="-1"/>
                <w:kern w:val="0"/>
                <w:szCs w:val="21"/>
                <w:highlight w:val="none"/>
                <w:lang w:eastAsia="zh-CN"/>
              </w:rPr>
            </w:pPr>
          </w:p>
        </w:tc>
        <w:tc>
          <w:tcPr>
            <w:tcW w:w="1275" w:type="dxa"/>
            <w:noWrap/>
            <w:vAlign w:val="center"/>
          </w:tcPr>
          <w:p w14:paraId="2D9544B6">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宋体" w:cs="Arial Narrow"/>
                <w:b/>
                <w:bCs/>
                <w:color w:val="000000"/>
                <w:spacing w:val="-1"/>
                <w:kern w:val="0"/>
                <w:szCs w:val="21"/>
                <w:lang w:eastAsia="zh-CN"/>
              </w:rPr>
              <w:t>64,021,522.02</w:t>
            </w:r>
          </w:p>
        </w:tc>
      </w:tr>
      <w:tr w14:paraId="01F9CA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4B9ACC6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2、上年年末账面价值</w:t>
            </w:r>
          </w:p>
        </w:tc>
        <w:tc>
          <w:tcPr>
            <w:tcW w:w="1471" w:type="dxa"/>
            <w:noWrap/>
            <w:vAlign w:val="center"/>
          </w:tcPr>
          <w:p w14:paraId="794D5528">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56,744,562.64</w:t>
            </w:r>
          </w:p>
        </w:tc>
        <w:tc>
          <w:tcPr>
            <w:tcW w:w="1424" w:type="dxa"/>
            <w:vAlign w:val="center"/>
          </w:tcPr>
          <w:p w14:paraId="6B7EA15D">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8,294,755.31</w:t>
            </w:r>
          </w:p>
        </w:tc>
        <w:tc>
          <w:tcPr>
            <w:tcW w:w="1422" w:type="dxa"/>
            <w:vAlign w:val="center"/>
          </w:tcPr>
          <w:p w14:paraId="67E27FAD">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3,017,009.19</w:t>
            </w:r>
          </w:p>
        </w:tc>
        <w:tc>
          <w:tcPr>
            <w:tcW w:w="1132" w:type="dxa"/>
            <w:noWrap/>
            <w:vAlign w:val="center"/>
          </w:tcPr>
          <w:p w14:paraId="1696B86D">
            <w:pPr>
              <w:jc w:val="right"/>
              <w:rPr>
                <w:rFonts w:ascii="Arial Narrow" w:hAnsi="Arial Narrow" w:eastAsia="Arial Narrow" w:cs="Arial Narrow"/>
                <w:b/>
                <w:bCs/>
                <w:color w:val="000000"/>
                <w:spacing w:val="-1"/>
                <w:kern w:val="0"/>
                <w:szCs w:val="21"/>
                <w:lang w:eastAsia="en-US"/>
              </w:rPr>
            </w:pPr>
          </w:p>
        </w:tc>
        <w:tc>
          <w:tcPr>
            <w:tcW w:w="1275" w:type="dxa"/>
            <w:noWrap/>
            <w:vAlign w:val="center"/>
          </w:tcPr>
          <w:p w14:paraId="5A29502B">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68,056,327.14</w:t>
            </w:r>
          </w:p>
        </w:tc>
      </w:tr>
    </w:tbl>
    <w:p w14:paraId="556B6C9E">
      <w:pPr>
        <w:tabs>
          <w:tab w:val="left" w:pos="9000"/>
        </w:tabs>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fldChar w:fldCharType="begin"/>
      </w:r>
      <w:r>
        <w:rPr>
          <w:rFonts w:cs="Arial" w:asciiTheme="minorEastAsia" w:hAnsiTheme="minorEastAsia" w:eastAsiaTheme="minorEastAsia"/>
          <w:bCs/>
          <w:szCs w:val="21"/>
        </w:rPr>
        <w:instrText xml:space="preserve"> </w:instrText>
      </w:r>
      <w:r>
        <w:rPr>
          <w:rFonts w:hint="eastAsia" w:cs="Arial" w:asciiTheme="minorEastAsia" w:hAnsiTheme="minorEastAsia" w:eastAsiaTheme="minorEastAsia"/>
          <w:bCs/>
          <w:szCs w:val="21"/>
        </w:rPr>
        <w:instrText xml:space="preserve">= 2 \* GB3</w:instrText>
      </w:r>
      <w:r>
        <w:rPr>
          <w:rFonts w:cs="Arial" w:asciiTheme="minorEastAsia" w:hAnsiTheme="minorEastAsia" w:eastAsiaTheme="minorEastAsia"/>
          <w:bCs/>
          <w:szCs w:val="21"/>
        </w:rPr>
        <w:instrText xml:space="preserve"> </w:instrText>
      </w:r>
      <w:r>
        <w:rPr>
          <w:rFonts w:cs="Arial" w:asciiTheme="minorEastAsia" w:hAnsiTheme="minorEastAsia" w:eastAsiaTheme="minorEastAsia"/>
          <w:bCs/>
          <w:szCs w:val="21"/>
        </w:rPr>
        <w:fldChar w:fldCharType="separate"/>
      </w:r>
      <w:r>
        <w:rPr>
          <w:rFonts w:hint="eastAsia" w:cs="Arial" w:asciiTheme="minorEastAsia" w:hAnsiTheme="minorEastAsia" w:eastAsiaTheme="minorEastAsia"/>
          <w:bCs/>
          <w:szCs w:val="21"/>
        </w:rPr>
        <w:t>②</w:t>
      </w:r>
      <w:r>
        <w:rPr>
          <w:rFonts w:cs="Arial" w:asciiTheme="minorEastAsia" w:hAnsiTheme="minorEastAsia" w:eastAsiaTheme="minorEastAsia"/>
          <w:bCs/>
          <w:szCs w:val="21"/>
        </w:rPr>
        <w:fldChar w:fldCharType="end"/>
      </w:r>
      <w:r>
        <w:rPr>
          <w:rFonts w:cs="Arial" w:asciiTheme="minorEastAsia" w:hAnsiTheme="minorEastAsia" w:eastAsiaTheme="minorEastAsia"/>
          <w:bCs/>
          <w:szCs w:val="21"/>
        </w:rPr>
        <w:t>暂时闲置的固定资产</w:t>
      </w:r>
      <w:r>
        <w:rPr>
          <w:rFonts w:hint="eastAsia" w:cs="Arial" w:asciiTheme="minorEastAsia" w:hAnsiTheme="minorEastAsia" w:eastAsiaTheme="minorEastAsia"/>
          <w:bCs/>
          <w:szCs w:val="21"/>
        </w:rPr>
        <w:t>情况:</w:t>
      </w:r>
      <w:bookmarkStart w:id="49" w:name="OLE_LINK129"/>
      <w:bookmarkStart w:id="50" w:name="OLE_LINK130"/>
      <w:bookmarkStart w:id="51" w:name="OLE_LINK126"/>
      <w:r>
        <w:rPr>
          <w:rFonts w:hint="eastAsia" w:cs="Arial" w:asciiTheme="minorEastAsia" w:hAnsiTheme="minorEastAsia" w:eastAsiaTheme="minorEastAsia"/>
          <w:bCs/>
          <w:szCs w:val="21"/>
        </w:rPr>
        <w:t>无</w:t>
      </w:r>
      <w:bookmarkEnd w:id="49"/>
      <w:bookmarkEnd w:id="50"/>
      <w:bookmarkEnd w:id="51"/>
    </w:p>
    <w:p w14:paraId="063E85F3">
      <w:pPr>
        <w:tabs>
          <w:tab w:val="left" w:pos="9000"/>
          <w:tab w:val="left" w:pos="9180"/>
        </w:tabs>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3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③</w:t>
      </w:r>
      <w:r>
        <w:rPr>
          <w:rFonts w:cs="Arial" w:asciiTheme="minorEastAsia" w:hAnsiTheme="minorEastAsia" w:eastAsiaTheme="minorEastAsia"/>
          <w:szCs w:val="21"/>
        </w:rPr>
        <w:fldChar w:fldCharType="end"/>
      </w:r>
      <w:r>
        <w:rPr>
          <w:rFonts w:cs="Arial" w:asciiTheme="minorEastAsia" w:hAnsiTheme="minorEastAsia" w:eastAsiaTheme="minorEastAsia"/>
          <w:szCs w:val="21"/>
        </w:rPr>
        <w:t>通过经营租赁租出的固定资产</w:t>
      </w:r>
      <w:r>
        <w:rPr>
          <w:rFonts w:hint="eastAsia" w:cs="Arial" w:asciiTheme="minorEastAsia" w:hAnsiTheme="minorEastAsia" w:eastAsiaTheme="minorEastAsia"/>
          <w:szCs w:val="21"/>
        </w:rPr>
        <w:t>:无</w:t>
      </w:r>
    </w:p>
    <w:p w14:paraId="030B2DD1">
      <w:pPr>
        <w:spacing w:line="400" w:lineRule="exact"/>
        <w:ind w:left="480"/>
        <w:rPr>
          <w:rStyle w:val="34"/>
          <w:rFonts w:hint="eastAsia" w:cs="Arial" w:asciiTheme="minorEastAsia" w:hAnsiTheme="minorEastAsia" w:eastAsiaTheme="minorEastAsia"/>
          <w:bCs/>
          <w:szCs w:val="21"/>
        </w:rPr>
      </w:pPr>
      <w:r>
        <w:rPr>
          <w:rStyle w:val="34"/>
          <w:rFonts w:cs="Arial" w:asciiTheme="minorEastAsia" w:hAnsiTheme="minorEastAsia" w:eastAsiaTheme="minorEastAsia"/>
          <w:bCs/>
          <w:szCs w:val="21"/>
        </w:rPr>
        <w:fldChar w:fldCharType="begin"/>
      </w:r>
      <w:r>
        <w:rPr>
          <w:rStyle w:val="34"/>
          <w:rFonts w:cs="Arial" w:asciiTheme="minorEastAsia" w:hAnsiTheme="minorEastAsia" w:eastAsiaTheme="minorEastAsia"/>
          <w:bCs/>
          <w:szCs w:val="21"/>
        </w:rPr>
        <w:instrText xml:space="preserve"> </w:instrText>
      </w:r>
      <w:r>
        <w:rPr>
          <w:rStyle w:val="34"/>
          <w:rFonts w:hint="eastAsia" w:cs="Arial" w:asciiTheme="minorEastAsia" w:hAnsiTheme="minorEastAsia" w:eastAsiaTheme="minorEastAsia"/>
          <w:bCs/>
          <w:szCs w:val="21"/>
        </w:rPr>
        <w:instrText xml:space="preserve">= 4 \* GB3</w:instrText>
      </w:r>
      <w:r>
        <w:rPr>
          <w:rStyle w:val="34"/>
          <w:rFonts w:cs="Arial" w:asciiTheme="minorEastAsia" w:hAnsiTheme="minorEastAsia" w:eastAsiaTheme="minorEastAsia"/>
          <w:bCs/>
          <w:szCs w:val="21"/>
        </w:rPr>
        <w:instrText xml:space="preserve"> </w:instrText>
      </w:r>
      <w:r>
        <w:rPr>
          <w:rStyle w:val="34"/>
          <w:rFonts w:cs="Arial" w:asciiTheme="minorEastAsia" w:hAnsiTheme="minorEastAsia" w:eastAsiaTheme="minorEastAsia"/>
          <w:bCs/>
          <w:szCs w:val="21"/>
        </w:rPr>
        <w:fldChar w:fldCharType="separate"/>
      </w:r>
      <w:r>
        <w:rPr>
          <w:rStyle w:val="34"/>
          <w:rFonts w:hint="eastAsia" w:cs="Arial" w:asciiTheme="minorEastAsia" w:hAnsiTheme="minorEastAsia" w:eastAsiaTheme="minorEastAsia"/>
          <w:bCs/>
          <w:szCs w:val="21"/>
        </w:rPr>
        <w:t>④</w:t>
      </w:r>
      <w:r>
        <w:rPr>
          <w:rStyle w:val="34"/>
          <w:rFonts w:cs="Arial" w:asciiTheme="minorEastAsia" w:hAnsiTheme="minorEastAsia" w:eastAsiaTheme="minorEastAsia"/>
          <w:bCs/>
          <w:szCs w:val="21"/>
        </w:rPr>
        <w:fldChar w:fldCharType="end"/>
      </w:r>
      <w:r>
        <w:rPr>
          <w:rStyle w:val="34"/>
          <w:rFonts w:cs="Arial" w:asciiTheme="minorEastAsia" w:hAnsiTheme="minorEastAsia" w:eastAsiaTheme="minorEastAsia"/>
          <w:bCs/>
          <w:szCs w:val="21"/>
        </w:rPr>
        <w:t>未办妥产权证书的固定资产情况</w:t>
      </w:r>
      <w:r>
        <w:rPr>
          <w:rStyle w:val="34"/>
          <w:rFonts w:hint="eastAsia" w:cs="Arial" w:asciiTheme="minorEastAsia" w:hAnsiTheme="minorEastAsia" w:eastAsiaTheme="minorEastAsia"/>
          <w:bCs/>
          <w:szCs w:val="21"/>
        </w:rPr>
        <w:t>:</w:t>
      </w:r>
      <w:r>
        <w:rPr>
          <w:rFonts w:hint="eastAsia" w:cs="Arial" w:asciiTheme="minorEastAsia" w:hAnsiTheme="minorEastAsia" w:eastAsiaTheme="minorEastAsia"/>
          <w:bCs/>
          <w:szCs w:val="21"/>
        </w:rPr>
        <w:t>无</w:t>
      </w:r>
    </w:p>
    <w:p w14:paraId="096E9B43">
      <w:pPr>
        <w:spacing w:line="400" w:lineRule="exact"/>
        <w:ind w:firstLine="422" w:firstLineChars="200"/>
        <w:outlineLvl w:val="1"/>
        <w:rPr>
          <w:rFonts w:hint="eastAsia" w:cs="Arial" w:asciiTheme="minorEastAsia" w:hAnsiTheme="minorEastAsia" w:eastAsiaTheme="minorEastAsia"/>
          <w:szCs w:val="21"/>
        </w:rPr>
      </w:pPr>
      <w:r>
        <w:rPr>
          <w:rFonts w:hint="eastAsia" w:cs="Arial" w:asciiTheme="minorEastAsia" w:hAnsiTheme="minorEastAsia" w:eastAsiaTheme="minorEastAsia"/>
          <w:b/>
          <w:szCs w:val="21"/>
        </w:rPr>
        <w:t>13</w:t>
      </w:r>
      <w:r>
        <w:rPr>
          <w:rFonts w:cs="Arial" w:asciiTheme="minorEastAsia" w:hAnsiTheme="minorEastAsia" w:eastAsiaTheme="minorEastAsia"/>
          <w:b/>
          <w:szCs w:val="21"/>
        </w:rPr>
        <w:t>、在建工程</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580"/>
        <w:gridCol w:w="3117"/>
        <w:gridCol w:w="3403"/>
      </w:tblGrid>
      <w:tr w14:paraId="348C58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95" w:hRule="atLeast"/>
          <w:tblHeader/>
        </w:trPr>
        <w:tc>
          <w:tcPr>
            <w:tcW w:w="2580" w:type="dxa"/>
            <w:vAlign w:val="center"/>
          </w:tcPr>
          <w:p w14:paraId="3CD6D2E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17" w:type="dxa"/>
            <w:vAlign w:val="center"/>
          </w:tcPr>
          <w:p w14:paraId="1F8CB59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403" w:type="dxa"/>
            <w:vAlign w:val="center"/>
          </w:tcPr>
          <w:p w14:paraId="060C630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54740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45EC28A2">
            <w:pPr>
              <w:widowControl/>
              <w:spacing w:line="400" w:lineRule="exact"/>
              <w:rPr>
                <w:rFonts w:ascii="Arial Narrow" w:hAnsi="Arial Narrow" w:eastAsia="Arial Narrow" w:cs="Arial Narrow"/>
                <w:color w:val="000000"/>
                <w:spacing w:val="-1"/>
                <w:kern w:val="0"/>
                <w:szCs w:val="21"/>
                <w:lang w:eastAsia="en-US"/>
              </w:rPr>
            </w:pPr>
            <w:r>
              <w:rPr>
                <w:rFonts w:ascii="Arial Narrow" w:hAnsi="Arial Narrow" w:eastAsia="Arial Narrow" w:cs="Arial Narrow"/>
                <w:color w:val="000000"/>
                <w:spacing w:val="-1"/>
                <w:kern w:val="0"/>
                <w:szCs w:val="21"/>
                <w:lang w:eastAsia="en-US"/>
              </w:rPr>
              <w:t>在建工程</w:t>
            </w:r>
          </w:p>
        </w:tc>
        <w:tc>
          <w:tcPr>
            <w:tcW w:w="3117" w:type="dxa"/>
            <w:vAlign w:val="center"/>
          </w:tcPr>
          <w:p w14:paraId="3E5F583E">
            <w:pPr>
              <w:jc w:val="right"/>
              <w:rPr>
                <w:rFonts w:ascii="Arial Narrow" w:hAnsi="Arial Narrow" w:eastAsia="Arial Narrow" w:cs="Arial Narrow"/>
                <w:color w:val="000000"/>
                <w:spacing w:val="-1"/>
                <w:kern w:val="0"/>
                <w:szCs w:val="21"/>
                <w:lang w:eastAsia="en-US"/>
              </w:rPr>
            </w:pPr>
            <w:bookmarkStart w:id="52" w:name="OLE_LINK4"/>
            <w:bookmarkStart w:id="53" w:name="OLE_LINK3"/>
            <w:r>
              <w:rPr>
                <w:rFonts w:ascii="Arial Narrow" w:hAnsi="Arial Narrow" w:eastAsia="Arial Narrow" w:cs="Arial Narrow"/>
                <w:color w:val="000000"/>
                <w:spacing w:val="-1"/>
                <w:kern w:val="0"/>
                <w:szCs w:val="21"/>
                <w:lang w:eastAsia="en-US"/>
              </w:rPr>
              <w:t>259</w:t>
            </w:r>
            <w:r>
              <w:rPr>
                <w:rFonts w:hint="eastAsia" w:ascii="Arial Narrow" w:hAnsi="Arial Narrow" w:eastAsia="Arial Narrow" w:cs="Arial Narrow"/>
                <w:color w:val="000000"/>
                <w:spacing w:val="-1"/>
                <w:kern w:val="0"/>
                <w:szCs w:val="21"/>
                <w:lang w:eastAsia="en-US"/>
              </w:rPr>
              <w:t>,</w:t>
            </w:r>
            <w:r>
              <w:rPr>
                <w:rFonts w:ascii="Arial Narrow" w:hAnsi="Arial Narrow" w:eastAsia="Arial Narrow" w:cs="Arial Narrow"/>
                <w:color w:val="000000"/>
                <w:spacing w:val="-1"/>
                <w:kern w:val="0"/>
                <w:szCs w:val="21"/>
                <w:lang w:eastAsia="en-US"/>
              </w:rPr>
              <w:t>243</w:t>
            </w:r>
            <w:r>
              <w:rPr>
                <w:rFonts w:hint="eastAsia" w:ascii="Arial Narrow" w:hAnsi="Arial Narrow" w:eastAsia="Arial Narrow" w:cs="Arial Narrow"/>
                <w:color w:val="000000"/>
                <w:spacing w:val="-1"/>
                <w:kern w:val="0"/>
                <w:szCs w:val="21"/>
                <w:lang w:eastAsia="en-US"/>
              </w:rPr>
              <w:t>,</w:t>
            </w:r>
            <w:r>
              <w:rPr>
                <w:rFonts w:ascii="Arial Narrow" w:hAnsi="Arial Narrow" w:eastAsia="Arial Narrow" w:cs="Arial Narrow"/>
                <w:color w:val="000000"/>
                <w:spacing w:val="-1"/>
                <w:kern w:val="0"/>
                <w:szCs w:val="21"/>
                <w:lang w:eastAsia="en-US"/>
              </w:rPr>
              <w:t>226</w:t>
            </w:r>
            <w:r>
              <w:rPr>
                <w:rFonts w:hint="eastAsia" w:ascii="Arial Narrow" w:hAnsi="Arial Narrow" w:eastAsia="Arial Narrow" w:cs="Arial Narrow"/>
                <w:color w:val="000000"/>
                <w:spacing w:val="-1"/>
                <w:kern w:val="0"/>
                <w:szCs w:val="21"/>
                <w:lang w:eastAsia="en-US"/>
              </w:rPr>
              <w:t>.00</w:t>
            </w:r>
            <w:bookmarkEnd w:id="52"/>
            <w:bookmarkEnd w:id="53"/>
          </w:p>
        </w:tc>
        <w:tc>
          <w:tcPr>
            <w:tcW w:w="3403" w:type="dxa"/>
            <w:vAlign w:val="center"/>
          </w:tcPr>
          <w:p w14:paraId="654EE4E2">
            <w:pPr>
              <w:jc w:val="right"/>
              <w:rPr>
                <w:rFonts w:ascii="Arial Narrow" w:hAnsi="Arial Narrow" w:eastAsia="Arial Narrow" w:cs="Arial Narrow"/>
                <w:color w:val="000000"/>
                <w:spacing w:val="-1"/>
                <w:kern w:val="0"/>
                <w:szCs w:val="21"/>
                <w:lang w:eastAsia="en-US"/>
              </w:rPr>
            </w:pPr>
            <w:r>
              <w:rPr>
                <w:rFonts w:ascii="Arial Narrow" w:hAnsi="Arial Narrow" w:eastAsia="Arial Narrow" w:cs="Arial Narrow"/>
                <w:color w:val="000000"/>
                <w:spacing w:val="-1"/>
                <w:kern w:val="0"/>
                <w:szCs w:val="21"/>
                <w:lang w:eastAsia="en-US"/>
              </w:rPr>
              <w:t>231,677,403.08</w:t>
            </w:r>
          </w:p>
        </w:tc>
      </w:tr>
      <w:tr w14:paraId="1DD970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0E2487C8">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工程</w:t>
            </w:r>
            <w:r>
              <w:rPr>
                <w:rFonts w:cs="Arial" w:asciiTheme="minorEastAsia" w:hAnsiTheme="minorEastAsia" w:eastAsiaTheme="minorEastAsia"/>
                <w:kern w:val="0"/>
                <w:szCs w:val="21"/>
              </w:rPr>
              <w:t>物资</w:t>
            </w:r>
          </w:p>
        </w:tc>
        <w:tc>
          <w:tcPr>
            <w:tcW w:w="3117" w:type="dxa"/>
            <w:vAlign w:val="center"/>
          </w:tcPr>
          <w:p w14:paraId="12E7B4E8">
            <w:pPr>
              <w:jc w:val="right"/>
              <w:rPr>
                <w:rFonts w:ascii="Arial Narrow" w:hAnsi="Arial Narrow" w:eastAsia="Arial Narrow" w:cs="Arial Narrow"/>
                <w:color w:val="000000"/>
                <w:spacing w:val="-1"/>
                <w:kern w:val="0"/>
                <w:szCs w:val="21"/>
                <w:lang w:eastAsia="en-US"/>
              </w:rPr>
            </w:pPr>
          </w:p>
        </w:tc>
        <w:tc>
          <w:tcPr>
            <w:tcW w:w="3403" w:type="dxa"/>
            <w:vAlign w:val="center"/>
          </w:tcPr>
          <w:p w14:paraId="493BE05D">
            <w:pPr>
              <w:jc w:val="right"/>
              <w:rPr>
                <w:rFonts w:ascii="Arial Narrow" w:hAnsi="Arial Narrow" w:eastAsia="Arial Narrow" w:cs="Arial Narrow"/>
                <w:color w:val="000000"/>
                <w:spacing w:val="-1"/>
                <w:kern w:val="0"/>
                <w:szCs w:val="21"/>
                <w:lang w:eastAsia="en-US"/>
              </w:rPr>
            </w:pPr>
          </w:p>
        </w:tc>
      </w:tr>
      <w:tr w14:paraId="1A1847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705D53C3">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减：减值准备</w:t>
            </w:r>
          </w:p>
        </w:tc>
        <w:tc>
          <w:tcPr>
            <w:tcW w:w="3117" w:type="dxa"/>
            <w:vAlign w:val="center"/>
          </w:tcPr>
          <w:p w14:paraId="469E89EE">
            <w:pPr>
              <w:jc w:val="right"/>
            </w:pPr>
          </w:p>
        </w:tc>
        <w:tc>
          <w:tcPr>
            <w:tcW w:w="3403" w:type="dxa"/>
            <w:vAlign w:val="center"/>
          </w:tcPr>
          <w:p w14:paraId="3B5E026E">
            <w:pPr>
              <w:pStyle w:val="71"/>
              <w:spacing w:before="191" w:line="208" w:lineRule="auto"/>
              <w:ind w:left="1711"/>
              <w:jc w:val="right"/>
              <w:rPr>
                <w:sz w:val="21"/>
                <w:szCs w:val="21"/>
              </w:rPr>
            </w:pPr>
          </w:p>
        </w:tc>
      </w:tr>
      <w:tr w14:paraId="13EB8C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vAlign w:val="center"/>
          </w:tcPr>
          <w:p w14:paraId="1B7CE66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17" w:type="dxa"/>
            <w:vAlign w:val="center"/>
          </w:tcPr>
          <w:p w14:paraId="266596B6">
            <w:pPr>
              <w:jc w:val="right"/>
              <w:rPr>
                <w:b/>
              </w:rPr>
            </w:pPr>
            <w:r>
              <w:rPr>
                <w:rFonts w:ascii="Arial Narrow" w:hAnsi="Arial Narrow" w:eastAsia="Arial Narrow" w:cs="Arial Narrow"/>
                <w:b/>
                <w:color w:val="000000"/>
                <w:spacing w:val="-1"/>
                <w:kern w:val="0"/>
                <w:szCs w:val="21"/>
                <w:lang w:eastAsia="en-US"/>
              </w:rPr>
              <w:t>259</w:t>
            </w:r>
            <w:r>
              <w:rPr>
                <w:rFonts w:hint="eastAsia" w:ascii="Arial Narrow" w:hAnsi="Arial Narrow" w:eastAsia="Arial Narrow" w:cs="Arial Narrow"/>
                <w:b/>
                <w:color w:val="000000"/>
                <w:spacing w:val="-1"/>
                <w:kern w:val="0"/>
                <w:szCs w:val="21"/>
                <w:lang w:eastAsia="en-US"/>
              </w:rPr>
              <w:t>,</w:t>
            </w:r>
            <w:r>
              <w:rPr>
                <w:rFonts w:ascii="Arial Narrow" w:hAnsi="Arial Narrow" w:eastAsia="Arial Narrow" w:cs="Arial Narrow"/>
                <w:b/>
                <w:color w:val="000000"/>
                <w:spacing w:val="-1"/>
                <w:kern w:val="0"/>
                <w:szCs w:val="21"/>
                <w:lang w:eastAsia="en-US"/>
              </w:rPr>
              <w:t>243</w:t>
            </w:r>
            <w:r>
              <w:rPr>
                <w:rFonts w:hint="eastAsia" w:ascii="Arial Narrow" w:hAnsi="Arial Narrow" w:eastAsia="Arial Narrow" w:cs="Arial Narrow"/>
                <w:b/>
                <w:color w:val="000000"/>
                <w:spacing w:val="-1"/>
                <w:kern w:val="0"/>
                <w:szCs w:val="21"/>
                <w:lang w:eastAsia="en-US"/>
              </w:rPr>
              <w:t>,</w:t>
            </w:r>
            <w:r>
              <w:rPr>
                <w:rFonts w:ascii="Arial Narrow" w:hAnsi="Arial Narrow" w:eastAsia="Arial Narrow" w:cs="Arial Narrow"/>
                <w:b/>
                <w:color w:val="000000"/>
                <w:spacing w:val="-1"/>
                <w:kern w:val="0"/>
                <w:szCs w:val="21"/>
                <w:lang w:eastAsia="en-US"/>
              </w:rPr>
              <w:t>226</w:t>
            </w:r>
            <w:r>
              <w:rPr>
                <w:rFonts w:hint="eastAsia" w:ascii="Arial Narrow" w:hAnsi="Arial Narrow" w:eastAsia="Arial Narrow" w:cs="Arial Narrow"/>
                <w:b/>
                <w:color w:val="000000"/>
                <w:spacing w:val="-1"/>
                <w:kern w:val="0"/>
                <w:szCs w:val="21"/>
                <w:lang w:eastAsia="en-US"/>
              </w:rPr>
              <w:t>.00</w:t>
            </w:r>
          </w:p>
        </w:tc>
        <w:tc>
          <w:tcPr>
            <w:tcW w:w="3403" w:type="dxa"/>
            <w:vAlign w:val="center"/>
          </w:tcPr>
          <w:p w14:paraId="3A45636D">
            <w:pPr>
              <w:jc w:val="right"/>
              <w:rPr>
                <w:b/>
                <w:spacing w:val="-1"/>
                <w:sz w:val="21"/>
                <w:szCs w:val="21"/>
              </w:rPr>
            </w:pPr>
            <w:r>
              <w:rPr>
                <w:rFonts w:ascii="Arial Narrow" w:hAnsi="Arial Narrow" w:eastAsia="Arial Narrow" w:cs="Arial Narrow"/>
                <w:b/>
                <w:color w:val="000000"/>
                <w:spacing w:val="-1"/>
                <w:kern w:val="0"/>
                <w:szCs w:val="21"/>
                <w:lang w:eastAsia="en-US"/>
              </w:rPr>
              <w:t>231,677,403.08</w:t>
            </w:r>
          </w:p>
        </w:tc>
      </w:tr>
    </w:tbl>
    <w:p w14:paraId="78FDE923">
      <w:pPr>
        <w:tabs>
          <w:tab w:val="left" w:pos="600"/>
          <w:tab w:val="left" w:pos="9000"/>
        </w:tabs>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（1）在建工程</w:t>
      </w:r>
    </w:p>
    <w:p w14:paraId="32FED155">
      <w:pPr>
        <w:tabs>
          <w:tab w:val="left" w:pos="600"/>
          <w:tab w:val="left" w:pos="900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cs="Arial" w:asciiTheme="minorEastAsia" w:hAnsiTheme="minorEastAsia" w:eastAsiaTheme="minorEastAsia"/>
          <w:szCs w:val="21"/>
        </w:rPr>
        <w:t>在建工程情况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711"/>
        <w:gridCol w:w="1343"/>
        <w:gridCol w:w="924"/>
        <w:gridCol w:w="1333"/>
        <w:gridCol w:w="1328"/>
        <w:gridCol w:w="1024"/>
        <w:gridCol w:w="1551"/>
      </w:tblGrid>
      <w:tr w14:paraId="30E427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75" w:hRule="atLeast"/>
          <w:tblHeader/>
          <w:jc w:val="center"/>
        </w:trPr>
        <w:tc>
          <w:tcPr>
            <w:tcW w:w="1711" w:type="dxa"/>
            <w:vMerge w:val="restart"/>
            <w:noWrap/>
            <w:vAlign w:val="center"/>
          </w:tcPr>
          <w:p w14:paraId="24E7112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600" w:type="dxa"/>
            <w:gridSpan w:val="3"/>
            <w:noWrap/>
            <w:vAlign w:val="center"/>
          </w:tcPr>
          <w:p w14:paraId="6CB46A4E">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期末</w:t>
            </w:r>
            <w:r>
              <w:rPr>
                <w:rFonts w:hint="eastAsia" w:cs="Arial" w:asciiTheme="minorEastAsia" w:hAnsiTheme="minorEastAsia" w:eastAsiaTheme="minorEastAsia"/>
                <w:kern w:val="0"/>
                <w:szCs w:val="21"/>
                <w:highlight w:val="none"/>
              </w:rPr>
              <w:t>余额</w:t>
            </w:r>
          </w:p>
        </w:tc>
        <w:tc>
          <w:tcPr>
            <w:tcW w:w="3903" w:type="dxa"/>
            <w:gridSpan w:val="3"/>
            <w:noWrap/>
            <w:vAlign w:val="center"/>
          </w:tcPr>
          <w:p w14:paraId="59DF534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6F4EDD5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tblHeader/>
          <w:jc w:val="center"/>
        </w:trPr>
        <w:tc>
          <w:tcPr>
            <w:tcW w:w="1711" w:type="dxa"/>
            <w:vMerge w:val="continue"/>
            <w:vAlign w:val="center"/>
          </w:tcPr>
          <w:p w14:paraId="716F9305">
            <w:pPr>
              <w:widowControl/>
              <w:spacing w:line="400" w:lineRule="exact"/>
              <w:jc w:val="center"/>
              <w:rPr>
                <w:rFonts w:hint="eastAsia" w:cs="Arial" w:asciiTheme="minorEastAsia" w:hAnsiTheme="minorEastAsia" w:eastAsiaTheme="minorEastAsia"/>
                <w:kern w:val="0"/>
                <w:szCs w:val="21"/>
              </w:rPr>
            </w:pPr>
          </w:p>
        </w:tc>
        <w:tc>
          <w:tcPr>
            <w:tcW w:w="1343" w:type="dxa"/>
            <w:noWrap/>
            <w:vAlign w:val="center"/>
          </w:tcPr>
          <w:p w14:paraId="37B338BF">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账面余额</w:t>
            </w:r>
          </w:p>
        </w:tc>
        <w:tc>
          <w:tcPr>
            <w:tcW w:w="924" w:type="dxa"/>
            <w:noWrap/>
            <w:vAlign w:val="center"/>
          </w:tcPr>
          <w:p w14:paraId="327C1499">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减值准备</w:t>
            </w:r>
          </w:p>
        </w:tc>
        <w:tc>
          <w:tcPr>
            <w:tcW w:w="1333" w:type="dxa"/>
            <w:noWrap/>
            <w:vAlign w:val="center"/>
          </w:tcPr>
          <w:p w14:paraId="0BE0579F">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账面价值</w:t>
            </w:r>
          </w:p>
        </w:tc>
        <w:tc>
          <w:tcPr>
            <w:tcW w:w="1328" w:type="dxa"/>
            <w:noWrap/>
            <w:vAlign w:val="center"/>
          </w:tcPr>
          <w:p w14:paraId="2AF16BA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024" w:type="dxa"/>
            <w:noWrap/>
            <w:vAlign w:val="center"/>
          </w:tcPr>
          <w:p w14:paraId="244878A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减值准备</w:t>
            </w:r>
          </w:p>
        </w:tc>
        <w:tc>
          <w:tcPr>
            <w:tcW w:w="1551" w:type="dxa"/>
            <w:noWrap/>
            <w:vAlign w:val="center"/>
          </w:tcPr>
          <w:p w14:paraId="3493F83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账面价值</w:t>
            </w:r>
          </w:p>
        </w:tc>
      </w:tr>
      <w:tr w14:paraId="1572F6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711" w:type="dxa"/>
            <w:noWrap/>
            <w:vAlign w:val="center"/>
          </w:tcPr>
          <w:p w14:paraId="1061A5DA">
            <w:pPr>
              <w:widowControl/>
              <w:spacing w:line="400" w:lineRule="exact"/>
              <w:rPr>
                <w:rFonts w:hint="eastAsia" w:cs="Arial" w:asciiTheme="minorEastAsia" w:hAnsiTheme="minorEastAsia" w:eastAsiaTheme="minorEastAsia"/>
                <w:kern w:val="0"/>
                <w:szCs w:val="21"/>
              </w:rPr>
            </w:pPr>
            <w:bookmarkStart w:id="54" w:name="OLE_LINK151"/>
            <w:bookmarkStart w:id="55" w:name="OLE_LINK152"/>
            <w:bookmarkStart w:id="56" w:name="_Hlk227327173"/>
            <w:r>
              <w:rPr>
                <w:rFonts w:cs="Arial" w:asciiTheme="minorEastAsia" w:hAnsiTheme="minorEastAsia" w:eastAsiaTheme="minorEastAsia"/>
                <w:szCs w:val="21"/>
              </w:rPr>
              <w:t>北信源（南京）研发运营基地</w:t>
            </w:r>
            <w:bookmarkEnd w:id="54"/>
            <w:bookmarkEnd w:id="55"/>
          </w:p>
        </w:tc>
        <w:tc>
          <w:tcPr>
            <w:tcW w:w="1343" w:type="dxa"/>
            <w:noWrap/>
            <w:vAlign w:val="center"/>
          </w:tcPr>
          <w:p w14:paraId="62596E3D">
            <w:pPr>
              <w:pStyle w:val="71"/>
              <w:spacing w:before="189" w:line="211" w:lineRule="auto"/>
              <w:ind w:right="25"/>
              <w:jc w:val="right"/>
              <w:rPr>
                <w:rFonts w:hint="eastAsia" w:eastAsia="宋体"/>
                <w:spacing w:val="-1"/>
                <w:sz w:val="21"/>
                <w:szCs w:val="21"/>
                <w:lang w:eastAsia="zh-CN"/>
              </w:rPr>
            </w:pPr>
            <w:r>
              <w:rPr>
                <w:rFonts w:hint="eastAsia"/>
                <w:spacing w:val="-1"/>
                <w:sz w:val="21"/>
                <w:szCs w:val="21"/>
              </w:rPr>
              <w:t>259,243,226.00</w:t>
            </w:r>
          </w:p>
        </w:tc>
        <w:tc>
          <w:tcPr>
            <w:tcW w:w="924" w:type="dxa"/>
            <w:noWrap/>
            <w:vAlign w:val="center"/>
          </w:tcPr>
          <w:p w14:paraId="2AD69AC5">
            <w:pPr>
              <w:pStyle w:val="71"/>
              <w:spacing w:before="189" w:line="211" w:lineRule="auto"/>
              <w:ind w:right="25"/>
              <w:jc w:val="right"/>
              <w:rPr>
                <w:spacing w:val="-1"/>
                <w:sz w:val="21"/>
                <w:szCs w:val="21"/>
              </w:rPr>
            </w:pPr>
          </w:p>
        </w:tc>
        <w:tc>
          <w:tcPr>
            <w:tcW w:w="1333" w:type="dxa"/>
            <w:noWrap/>
            <w:vAlign w:val="center"/>
          </w:tcPr>
          <w:p w14:paraId="12C8EEA1">
            <w:pPr>
              <w:pStyle w:val="71"/>
              <w:spacing w:before="189" w:line="211" w:lineRule="auto"/>
              <w:ind w:right="25"/>
              <w:jc w:val="right"/>
              <w:rPr>
                <w:rFonts w:hint="eastAsia" w:eastAsia="宋体"/>
                <w:spacing w:val="-1"/>
                <w:sz w:val="21"/>
                <w:szCs w:val="21"/>
                <w:lang w:eastAsia="zh-CN"/>
              </w:rPr>
            </w:pPr>
            <w:r>
              <w:rPr>
                <w:rFonts w:hint="eastAsia"/>
                <w:spacing w:val="-1"/>
                <w:sz w:val="21"/>
                <w:szCs w:val="21"/>
              </w:rPr>
              <w:t>259,243,226.00</w:t>
            </w:r>
          </w:p>
        </w:tc>
        <w:tc>
          <w:tcPr>
            <w:tcW w:w="1328" w:type="dxa"/>
            <w:noWrap/>
            <w:vAlign w:val="center"/>
          </w:tcPr>
          <w:p w14:paraId="1BC4135C">
            <w:pPr>
              <w:pStyle w:val="71"/>
              <w:spacing w:before="189" w:line="211" w:lineRule="auto"/>
              <w:ind w:right="25"/>
              <w:jc w:val="right"/>
              <w:rPr>
                <w:sz w:val="21"/>
                <w:szCs w:val="21"/>
              </w:rPr>
            </w:pPr>
            <w:bookmarkStart w:id="57" w:name="OLE_LINK160"/>
            <w:bookmarkStart w:id="58" w:name="OLE_LINK159"/>
            <w:r>
              <w:rPr>
                <w:spacing w:val="-1"/>
                <w:sz w:val="21"/>
                <w:szCs w:val="21"/>
              </w:rPr>
              <w:t>231,677,403.08</w:t>
            </w:r>
            <w:bookmarkEnd w:id="57"/>
            <w:bookmarkEnd w:id="58"/>
          </w:p>
        </w:tc>
        <w:tc>
          <w:tcPr>
            <w:tcW w:w="1024" w:type="dxa"/>
            <w:noWrap/>
            <w:vAlign w:val="center"/>
          </w:tcPr>
          <w:p w14:paraId="7A9DAE0F">
            <w:pPr>
              <w:kinsoku w:val="0"/>
              <w:autoSpaceDE w:val="0"/>
              <w:autoSpaceDN w:val="0"/>
              <w:adjustRightInd w:val="0"/>
              <w:snapToGrid w:val="0"/>
              <w:jc w:val="right"/>
              <w:rPr>
                <w:rFonts w:eastAsia="Arial"/>
                <w:color w:val="000000"/>
                <w:szCs w:val="21"/>
                <w:lang w:eastAsia="en-US"/>
              </w:rPr>
            </w:pPr>
          </w:p>
        </w:tc>
        <w:tc>
          <w:tcPr>
            <w:tcW w:w="1551" w:type="dxa"/>
            <w:noWrap/>
            <w:vAlign w:val="center"/>
          </w:tcPr>
          <w:p w14:paraId="6733F815">
            <w:pPr>
              <w:pStyle w:val="71"/>
              <w:spacing w:before="189" w:line="211" w:lineRule="auto"/>
              <w:ind w:right="26"/>
              <w:jc w:val="right"/>
              <w:rPr>
                <w:sz w:val="21"/>
                <w:szCs w:val="21"/>
              </w:rPr>
            </w:pPr>
            <w:r>
              <w:rPr>
                <w:spacing w:val="-1"/>
                <w:sz w:val="21"/>
                <w:szCs w:val="21"/>
              </w:rPr>
              <w:t>231,677,403.08</w:t>
            </w:r>
          </w:p>
        </w:tc>
      </w:tr>
      <w:bookmarkEnd w:id="56"/>
      <w:tr w14:paraId="06799F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711" w:type="dxa"/>
            <w:noWrap/>
            <w:vAlign w:val="center"/>
          </w:tcPr>
          <w:p w14:paraId="5CFC967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343" w:type="dxa"/>
            <w:noWrap/>
            <w:vAlign w:val="center"/>
          </w:tcPr>
          <w:p w14:paraId="62829D5E">
            <w:pPr>
              <w:widowControl/>
              <w:spacing w:line="400" w:lineRule="exact"/>
              <w:jc w:val="right"/>
              <w:rPr>
                <w:rFonts w:hint="eastAsia" w:cs="Arial" w:asciiTheme="minorEastAsia" w:hAnsiTheme="minorEastAsia" w:eastAsiaTheme="minorEastAsia"/>
                <w:b/>
                <w:bCs/>
                <w:kern w:val="0"/>
                <w:szCs w:val="21"/>
              </w:rPr>
            </w:pPr>
            <w:r>
              <w:rPr>
                <w:rFonts w:hint="eastAsia" w:ascii="Arial Narrow" w:hAnsi="Arial Narrow" w:eastAsia="Arial Narrow" w:cs="Arial Narrow"/>
                <w:b/>
                <w:bCs/>
                <w:color w:val="000000"/>
                <w:spacing w:val="-1"/>
                <w:kern w:val="0"/>
                <w:szCs w:val="21"/>
                <w:lang w:eastAsia="en-US"/>
              </w:rPr>
              <w:t>259,243,226.00</w:t>
            </w:r>
          </w:p>
        </w:tc>
        <w:tc>
          <w:tcPr>
            <w:tcW w:w="924" w:type="dxa"/>
            <w:noWrap/>
            <w:vAlign w:val="center"/>
          </w:tcPr>
          <w:p w14:paraId="53D576BF">
            <w:pPr>
              <w:widowControl/>
              <w:spacing w:line="400" w:lineRule="exact"/>
              <w:jc w:val="right"/>
              <w:rPr>
                <w:rFonts w:hint="eastAsia" w:cs="Arial" w:asciiTheme="minorEastAsia" w:hAnsiTheme="minorEastAsia" w:eastAsiaTheme="minorEastAsia"/>
                <w:b/>
                <w:bCs/>
                <w:kern w:val="0"/>
                <w:szCs w:val="21"/>
              </w:rPr>
            </w:pPr>
          </w:p>
        </w:tc>
        <w:tc>
          <w:tcPr>
            <w:tcW w:w="1333" w:type="dxa"/>
            <w:noWrap/>
            <w:vAlign w:val="center"/>
          </w:tcPr>
          <w:p w14:paraId="70B36386">
            <w:pPr>
              <w:widowControl/>
              <w:spacing w:line="400" w:lineRule="exact"/>
              <w:jc w:val="right"/>
              <w:rPr>
                <w:rFonts w:hint="eastAsia" w:cs="Arial" w:asciiTheme="minorEastAsia" w:hAnsiTheme="minorEastAsia" w:eastAsiaTheme="minorEastAsia"/>
                <w:b/>
                <w:bCs/>
                <w:kern w:val="0"/>
                <w:szCs w:val="21"/>
              </w:rPr>
            </w:pPr>
            <w:r>
              <w:rPr>
                <w:rFonts w:hint="eastAsia" w:ascii="Arial Narrow" w:hAnsi="Arial Narrow" w:eastAsia="Arial Narrow" w:cs="Arial Narrow"/>
                <w:b/>
                <w:bCs/>
                <w:color w:val="000000"/>
                <w:spacing w:val="-1"/>
                <w:kern w:val="0"/>
                <w:szCs w:val="21"/>
                <w:lang w:eastAsia="en-US"/>
              </w:rPr>
              <w:t>259,243,226.00</w:t>
            </w:r>
          </w:p>
        </w:tc>
        <w:tc>
          <w:tcPr>
            <w:tcW w:w="1328" w:type="dxa"/>
            <w:noWrap/>
            <w:vAlign w:val="center"/>
          </w:tcPr>
          <w:p w14:paraId="59F590F9">
            <w:pPr>
              <w:widowControl/>
              <w:spacing w:line="400" w:lineRule="exact"/>
              <w:jc w:val="right"/>
              <w:rPr>
                <w:rFonts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231,677,403.08</w:t>
            </w:r>
          </w:p>
        </w:tc>
        <w:tc>
          <w:tcPr>
            <w:tcW w:w="1024" w:type="dxa"/>
            <w:noWrap/>
            <w:vAlign w:val="center"/>
          </w:tcPr>
          <w:p w14:paraId="68926279">
            <w:pPr>
              <w:widowControl/>
              <w:spacing w:line="400" w:lineRule="exact"/>
              <w:jc w:val="right"/>
              <w:rPr>
                <w:rFonts w:ascii="Arial Narrow" w:hAnsi="Arial Narrow" w:eastAsia="Arial Narrow" w:cs="Arial Narrow"/>
                <w:b/>
                <w:bCs/>
                <w:color w:val="000000"/>
                <w:spacing w:val="-1"/>
                <w:kern w:val="0"/>
                <w:szCs w:val="21"/>
                <w:lang w:eastAsia="en-US"/>
              </w:rPr>
            </w:pPr>
          </w:p>
        </w:tc>
        <w:tc>
          <w:tcPr>
            <w:tcW w:w="1551" w:type="dxa"/>
            <w:noWrap/>
            <w:vAlign w:val="center"/>
          </w:tcPr>
          <w:p w14:paraId="4A5299FC">
            <w:pPr>
              <w:widowControl/>
              <w:spacing w:line="400" w:lineRule="exact"/>
              <w:jc w:val="right"/>
              <w:rPr>
                <w:rFonts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231,677,403.08</w:t>
            </w:r>
          </w:p>
        </w:tc>
      </w:tr>
    </w:tbl>
    <w:p w14:paraId="5579128C">
      <w:pPr>
        <w:tabs>
          <w:tab w:val="left" w:pos="360"/>
          <w:tab w:val="left" w:pos="540"/>
        </w:tabs>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fldChar w:fldCharType="begin"/>
      </w:r>
      <w:r>
        <w:rPr>
          <w:rFonts w:cs="Arial" w:asciiTheme="minorEastAsia" w:hAnsiTheme="minorEastAsia" w:eastAsiaTheme="minorEastAsia"/>
          <w:bCs/>
          <w:szCs w:val="21"/>
        </w:rPr>
        <w:instrText xml:space="preserve"> </w:instrText>
      </w:r>
      <w:r>
        <w:rPr>
          <w:rFonts w:hint="eastAsia" w:cs="Arial" w:asciiTheme="minorEastAsia" w:hAnsiTheme="minorEastAsia" w:eastAsiaTheme="minorEastAsia"/>
          <w:bCs/>
          <w:szCs w:val="21"/>
        </w:rPr>
        <w:instrText xml:space="preserve">= 2 \* GB3</w:instrText>
      </w:r>
      <w:r>
        <w:rPr>
          <w:rFonts w:cs="Arial" w:asciiTheme="minorEastAsia" w:hAnsiTheme="minorEastAsia" w:eastAsiaTheme="minorEastAsia"/>
          <w:bCs/>
          <w:szCs w:val="21"/>
        </w:rPr>
        <w:instrText xml:space="preserve"> </w:instrText>
      </w:r>
      <w:r>
        <w:rPr>
          <w:rFonts w:cs="Arial" w:asciiTheme="minorEastAsia" w:hAnsiTheme="minorEastAsia" w:eastAsiaTheme="minorEastAsia"/>
          <w:bCs/>
          <w:szCs w:val="21"/>
        </w:rPr>
        <w:fldChar w:fldCharType="separate"/>
      </w:r>
      <w:r>
        <w:rPr>
          <w:rFonts w:hint="eastAsia" w:cs="Arial" w:asciiTheme="minorEastAsia" w:hAnsiTheme="minorEastAsia" w:eastAsiaTheme="minorEastAsia"/>
          <w:bCs/>
          <w:szCs w:val="21"/>
        </w:rPr>
        <w:t>②</w:t>
      </w:r>
      <w:r>
        <w:rPr>
          <w:rFonts w:cs="Arial" w:asciiTheme="minorEastAsia" w:hAnsiTheme="minorEastAsia" w:eastAsiaTheme="minorEastAsia"/>
          <w:bCs/>
          <w:szCs w:val="21"/>
        </w:rPr>
        <w:fldChar w:fldCharType="end"/>
      </w:r>
      <w:r>
        <w:rPr>
          <w:rFonts w:cs="Arial" w:asciiTheme="minorEastAsia" w:hAnsiTheme="minorEastAsia" w:eastAsiaTheme="minorEastAsia"/>
          <w:bCs/>
          <w:szCs w:val="21"/>
        </w:rPr>
        <w:t>重</w:t>
      </w:r>
      <w:r>
        <w:rPr>
          <w:rFonts w:hint="eastAsia" w:cs="Arial" w:asciiTheme="minorEastAsia" w:hAnsiTheme="minorEastAsia" w:eastAsiaTheme="minorEastAsia"/>
          <w:bCs/>
          <w:szCs w:val="21"/>
        </w:rPr>
        <w:t>要</w:t>
      </w:r>
      <w:r>
        <w:rPr>
          <w:rFonts w:cs="Arial" w:asciiTheme="minorEastAsia" w:hAnsiTheme="minorEastAsia" w:eastAsiaTheme="minorEastAsia"/>
          <w:bCs/>
          <w:szCs w:val="21"/>
        </w:rPr>
        <w:t>在建工程项目</w:t>
      </w:r>
      <w:r>
        <w:rPr>
          <w:rFonts w:hint="eastAsia" w:cs="Arial" w:asciiTheme="minorEastAsia" w:hAnsiTheme="minorEastAsia" w:eastAsiaTheme="minorEastAsia"/>
          <w:bCs/>
          <w:szCs w:val="21"/>
        </w:rPr>
        <w:t>本期</w:t>
      </w:r>
      <w:r>
        <w:rPr>
          <w:rFonts w:cs="Arial" w:asciiTheme="minorEastAsia" w:hAnsiTheme="minorEastAsia" w:eastAsiaTheme="minorEastAsia"/>
          <w:bCs/>
          <w:szCs w:val="21"/>
        </w:rPr>
        <w:t>变动情况</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418"/>
        <w:gridCol w:w="1276"/>
        <w:gridCol w:w="1276"/>
        <w:gridCol w:w="1275"/>
        <w:gridCol w:w="1134"/>
        <w:gridCol w:w="1276"/>
        <w:gridCol w:w="1559"/>
      </w:tblGrid>
      <w:tr w14:paraId="52D1F6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630" w:hRule="atLeast"/>
          <w:tblHeader/>
        </w:trPr>
        <w:tc>
          <w:tcPr>
            <w:tcW w:w="1418" w:type="dxa"/>
            <w:vAlign w:val="center"/>
          </w:tcPr>
          <w:p w14:paraId="4ACE4EB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r>
              <w:rPr>
                <w:rFonts w:cs="Arial" w:asciiTheme="minorEastAsia" w:hAnsiTheme="minorEastAsia" w:eastAsiaTheme="minorEastAsia"/>
                <w:kern w:val="0"/>
                <w:szCs w:val="21"/>
              </w:rPr>
              <w:t>名称</w:t>
            </w:r>
          </w:p>
        </w:tc>
        <w:tc>
          <w:tcPr>
            <w:tcW w:w="1276" w:type="dxa"/>
            <w:vAlign w:val="center"/>
          </w:tcPr>
          <w:p w14:paraId="310D708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预算数</w:t>
            </w:r>
          </w:p>
        </w:tc>
        <w:tc>
          <w:tcPr>
            <w:tcW w:w="1276" w:type="dxa"/>
            <w:vAlign w:val="center"/>
          </w:tcPr>
          <w:p w14:paraId="1374E61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275" w:type="dxa"/>
            <w:vAlign w:val="center"/>
          </w:tcPr>
          <w:p w14:paraId="5F115F1E">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p w14:paraId="71681E26">
            <w:pPr>
              <w:widowControl/>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金额</w:t>
            </w:r>
          </w:p>
        </w:tc>
        <w:tc>
          <w:tcPr>
            <w:tcW w:w="1134" w:type="dxa"/>
            <w:vAlign w:val="center"/>
          </w:tcPr>
          <w:p w14:paraId="1D983C03">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本期转入固定资产</w:t>
            </w:r>
            <w:r>
              <w:rPr>
                <w:rFonts w:hint="eastAsia" w:cs="Arial" w:asciiTheme="minorEastAsia" w:hAnsiTheme="minorEastAsia" w:eastAsiaTheme="minorEastAsia"/>
                <w:kern w:val="0"/>
                <w:szCs w:val="21"/>
              </w:rPr>
              <w:t>金额</w:t>
            </w:r>
          </w:p>
        </w:tc>
        <w:tc>
          <w:tcPr>
            <w:tcW w:w="1276" w:type="dxa"/>
            <w:vAlign w:val="center"/>
          </w:tcPr>
          <w:p w14:paraId="62CA14AF">
            <w:pPr>
              <w:widowControl/>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其他减少</w:t>
            </w:r>
            <w:r>
              <w:rPr>
                <w:rFonts w:hint="eastAsia" w:cs="Arial" w:asciiTheme="minorEastAsia" w:hAnsiTheme="minorEastAsia" w:eastAsiaTheme="minorEastAsia"/>
                <w:kern w:val="0"/>
                <w:szCs w:val="21"/>
              </w:rPr>
              <w:t>金额</w:t>
            </w:r>
          </w:p>
        </w:tc>
        <w:tc>
          <w:tcPr>
            <w:tcW w:w="1559" w:type="dxa"/>
            <w:vAlign w:val="center"/>
          </w:tcPr>
          <w:p w14:paraId="3DD81BF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r>
      <w:tr w14:paraId="3852F7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90" w:hRule="atLeast"/>
        </w:trPr>
        <w:tc>
          <w:tcPr>
            <w:tcW w:w="1418" w:type="dxa"/>
            <w:vAlign w:val="center"/>
          </w:tcPr>
          <w:p w14:paraId="1D00DD02">
            <w:pPr>
              <w:widowControl/>
              <w:spacing w:line="400" w:lineRule="exact"/>
              <w:rPr>
                <w:rFonts w:hint="eastAsia" w:cs="Arial" w:asciiTheme="minorEastAsia" w:hAnsiTheme="minorEastAsia" w:eastAsiaTheme="minorEastAsia"/>
                <w:kern w:val="0"/>
                <w:szCs w:val="21"/>
              </w:rPr>
            </w:pPr>
            <w:bookmarkStart w:id="59" w:name="OLE_LINK161"/>
            <w:r>
              <w:rPr>
                <w:rFonts w:cs="Arial" w:asciiTheme="minorEastAsia" w:hAnsiTheme="minorEastAsia" w:eastAsiaTheme="minorEastAsia"/>
                <w:szCs w:val="21"/>
              </w:rPr>
              <w:t>北信源（南京）研发运营基地</w:t>
            </w:r>
            <w:bookmarkEnd w:id="59"/>
          </w:p>
        </w:tc>
        <w:tc>
          <w:tcPr>
            <w:tcW w:w="1276" w:type="dxa"/>
            <w:vAlign w:val="center"/>
          </w:tcPr>
          <w:p w14:paraId="20B24757">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r>
              <w:rPr>
                <w:rFonts w:hint="eastAsia" w:ascii="Arial Narrow" w:hAnsi="Arial Narrow" w:eastAsia="Arial Narrow" w:cs="Arial Narrow"/>
                <w:color w:val="000000"/>
                <w:spacing w:val="-1"/>
                <w:kern w:val="0"/>
                <w:sz w:val="21"/>
                <w:szCs w:val="21"/>
                <w:lang w:val="en-US" w:eastAsia="en-US" w:bidi="ar-SA"/>
              </w:rPr>
              <w:t>500,617,000.00</w:t>
            </w:r>
          </w:p>
        </w:tc>
        <w:tc>
          <w:tcPr>
            <w:tcW w:w="1276" w:type="dxa"/>
            <w:vAlign w:val="center"/>
          </w:tcPr>
          <w:p w14:paraId="3D9A4644">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r>
              <w:rPr>
                <w:rFonts w:hint="eastAsia" w:ascii="Arial Narrow" w:hAnsi="Arial Narrow" w:eastAsia="Arial Narrow" w:cs="Arial Narrow"/>
                <w:color w:val="000000"/>
                <w:spacing w:val="-1"/>
                <w:kern w:val="0"/>
                <w:sz w:val="21"/>
                <w:szCs w:val="21"/>
                <w:lang w:val="en-US" w:eastAsia="en-US" w:bidi="ar-SA"/>
              </w:rPr>
              <w:t>231,677,403.08</w:t>
            </w:r>
          </w:p>
        </w:tc>
        <w:tc>
          <w:tcPr>
            <w:tcW w:w="1275" w:type="dxa"/>
            <w:vAlign w:val="center"/>
          </w:tcPr>
          <w:p w14:paraId="4B5493DD">
            <w:pPr>
              <w:widowControl/>
              <w:spacing w:line="400" w:lineRule="exact"/>
              <w:jc w:val="right"/>
              <w:rPr>
                <w:rFonts w:hint="eastAsia" w:ascii="Arial Narrow" w:hAnsi="Arial Narrow" w:eastAsia="Arial Narrow" w:cs="Arial Narrow"/>
                <w:color w:val="000000"/>
                <w:spacing w:val="-1"/>
                <w:kern w:val="0"/>
                <w:sz w:val="21"/>
                <w:szCs w:val="21"/>
                <w:lang w:val="en-US" w:eastAsia="zh-CN" w:bidi="ar-SA"/>
              </w:rPr>
            </w:pPr>
            <w:r>
              <w:rPr>
                <w:rFonts w:hint="eastAsia" w:ascii="Arial Narrow" w:hAnsi="Arial Narrow" w:eastAsia="Arial Narrow" w:cs="Arial Narrow"/>
                <w:color w:val="000000"/>
                <w:spacing w:val="-1"/>
                <w:kern w:val="0"/>
                <w:sz w:val="21"/>
                <w:szCs w:val="21"/>
                <w:lang w:val="en-US" w:eastAsia="en-US" w:bidi="ar-SA"/>
              </w:rPr>
              <w:t>27,565,822.92</w:t>
            </w:r>
          </w:p>
        </w:tc>
        <w:tc>
          <w:tcPr>
            <w:tcW w:w="1134" w:type="dxa"/>
            <w:vAlign w:val="center"/>
          </w:tcPr>
          <w:p w14:paraId="268F0FB8">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p>
        </w:tc>
        <w:tc>
          <w:tcPr>
            <w:tcW w:w="1276" w:type="dxa"/>
            <w:vAlign w:val="center"/>
          </w:tcPr>
          <w:p w14:paraId="40D2CC44">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p>
        </w:tc>
        <w:tc>
          <w:tcPr>
            <w:tcW w:w="1559" w:type="dxa"/>
            <w:vAlign w:val="center"/>
          </w:tcPr>
          <w:p w14:paraId="7C7CAC5A">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r>
              <w:rPr>
                <w:rFonts w:hint="eastAsia" w:ascii="Arial Narrow" w:hAnsi="Arial Narrow" w:eastAsia="Arial Narrow" w:cs="Arial Narrow"/>
                <w:color w:val="000000"/>
                <w:spacing w:val="-1"/>
                <w:kern w:val="0"/>
                <w:sz w:val="21"/>
                <w:szCs w:val="21"/>
                <w:lang w:val="en-US" w:eastAsia="en-US" w:bidi="ar-SA"/>
              </w:rPr>
              <w:t>259,243,226.00</w:t>
            </w:r>
          </w:p>
        </w:tc>
      </w:tr>
      <w:tr w14:paraId="7FC31F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1418" w:type="dxa"/>
            <w:vAlign w:val="center"/>
          </w:tcPr>
          <w:p w14:paraId="6148AEA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276" w:type="dxa"/>
            <w:vAlign w:val="center"/>
          </w:tcPr>
          <w:p w14:paraId="08A58E34">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r>
              <w:rPr>
                <w:rFonts w:hint="eastAsia" w:ascii="Arial Narrow" w:hAnsi="Arial Narrow" w:eastAsia="Arial Narrow" w:cs="Arial Narrow"/>
                <w:b/>
                <w:bCs/>
                <w:color w:val="000000"/>
                <w:spacing w:val="-1"/>
                <w:kern w:val="0"/>
                <w:sz w:val="21"/>
                <w:szCs w:val="21"/>
                <w:lang w:val="en-US" w:eastAsia="en-US" w:bidi="ar-SA"/>
              </w:rPr>
              <w:t>500,617,000.00</w:t>
            </w:r>
          </w:p>
        </w:tc>
        <w:tc>
          <w:tcPr>
            <w:tcW w:w="1276" w:type="dxa"/>
            <w:vAlign w:val="center"/>
          </w:tcPr>
          <w:p w14:paraId="39AFB3E9">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r>
              <w:rPr>
                <w:rFonts w:hint="eastAsia" w:ascii="Arial Narrow" w:hAnsi="Arial Narrow" w:eastAsia="Arial Narrow" w:cs="Arial Narrow"/>
                <w:b/>
                <w:bCs/>
                <w:color w:val="000000"/>
                <w:spacing w:val="-1"/>
                <w:kern w:val="0"/>
                <w:sz w:val="21"/>
                <w:szCs w:val="21"/>
                <w:lang w:val="en-US" w:eastAsia="en-US" w:bidi="ar-SA"/>
              </w:rPr>
              <w:t>231,677,403.08</w:t>
            </w:r>
          </w:p>
        </w:tc>
        <w:tc>
          <w:tcPr>
            <w:tcW w:w="1275" w:type="dxa"/>
            <w:vAlign w:val="center"/>
          </w:tcPr>
          <w:p w14:paraId="49F0C8F4">
            <w:pPr>
              <w:widowControl/>
              <w:spacing w:line="400" w:lineRule="exact"/>
              <w:jc w:val="right"/>
              <w:rPr>
                <w:rFonts w:hint="eastAsia" w:ascii="Arial Narrow" w:hAnsi="Arial Narrow" w:eastAsia="Arial Narrow" w:cs="Arial Narrow"/>
                <w:b/>
                <w:bCs/>
                <w:color w:val="000000"/>
                <w:spacing w:val="-1"/>
                <w:kern w:val="0"/>
                <w:sz w:val="21"/>
                <w:szCs w:val="21"/>
                <w:lang w:val="en-US" w:eastAsia="zh-CN" w:bidi="ar-SA"/>
              </w:rPr>
            </w:pPr>
            <w:r>
              <w:rPr>
                <w:rFonts w:hint="eastAsia" w:ascii="Arial Narrow" w:hAnsi="Arial Narrow" w:eastAsia="Arial Narrow" w:cs="Arial Narrow"/>
                <w:b/>
                <w:bCs/>
                <w:color w:val="000000"/>
                <w:spacing w:val="-1"/>
                <w:kern w:val="0"/>
                <w:sz w:val="21"/>
                <w:szCs w:val="21"/>
                <w:lang w:val="en-US" w:eastAsia="en-US" w:bidi="ar-SA"/>
              </w:rPr>
              <w:t>27,565,822.92</w:t>
            </w:r>
          </w:p>
        </w:tc>
        <w:tc>
          <w:tcPr>
            <w:tcW w:w="1134" w:type="dxa"/>
            <w:vAlign w:val="center"/>
          </w:tcPr>
          <w:p w14:paraId="3F575DE7">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p>
        </w:tc>
        <w:tc>
          <w:tcPr>
            <w:tcW w:w="1276" w:type="dxa"/>
            <w:vAlign w:val="center"/>
          </w:tcPr>
          <w:p w14:paraId="0B150F6C">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p>
        </w:tc>
        <w:tc>
          <w:tcPr>
            <w:tcW w:w="1559" w:type="dxa"/>
            <w:vAlign w:val="center"/>
          </w:tcPr>
          <w:p w14:paraId="501A4AB9">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r>
              <w:rPr>
                <w:rFonts w:hint="eastAsia" w:ascii="Arial Narrow" w:hAnsi="Arial Narrow" w:eastAsia="Arial Narrow" w:cs="Arial Narrow"/>
                <w:b/>
                <w:bCs/>
                <w:color w:val="000000"/>
                <w:spacing w:val="-1"/>
                <w:kern w:val="0"/>
                <w:sz w:val="21"/>
                <w:szCs w:val="21"/>
                <w:lang w:val="en-US" w:eastAsia="en-US" w:bidi="ar-SA"/>
              </w:rPr>
              <w:t>259,243,226.00</w:t>
            </w:r>
          </w:p>
        </w:tc>
      </w:tr>
    </w:tbl>
    <w:p w14:paraId="0722887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（续）</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502"/>
        <w:gridCol w:w="1192"/>
        <w:gridCol w:w="1276"/>
        <w:gridCol w:w="1275"/>
        <w:gridCol w:w="1418"/>
        <w:gridCol w:w="1134"/>
        <w:gridCol w:w="1417"/>
      </w:tblGrid>
      <w:tr w14:paraId="75717D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810" w:hRule="atLeast"/>
          <w:tblHeader/>
        </w:trPr>
        <w:tc>
          <w:tcPr>
            <w:tcW w:w="1502" w:type="dxa"/>
            <w:vAlign w:val="center"/>
          </w:tcPr>
          <w:p w14:paraId="1288ACD8">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工程名称</w:t>
            </w:r>
          </w:p>
        </w:tc>
        <w:tc>
          <w:tcPr>
            <w:tcW w:w="1192" w:type="dxa"/>
            <w:vAlign w:val="center"/>
          </w:tcPr>
          <w:p w14:paraId="6E22BC94">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工程</w:t>
            </w:r>
            <w:r>
              <w:rPr>
                <w:rFonts w:hint="eastAsia" w:cs="Arial" w:asciiTheme="minorEastAsia" w:hAnsiTheme="minorEastAsia" w:eastAsiaTheme="minorEastAsia"/>
                <w:kern w:val="0"/>
                <w:szCs w:val="21"/>
              </w:rPr>
              <w:t>累计</w:t>
            </w:r>
            <w:r>
              <w:rPr>
                <w:rFonts w:cs="Arial" w:asciiTheme="minorEastAsia" w:hAnsiTheme="minorEastAsia" w:eastAsiaTheme="minorEastAsia"/>
                <w:kern w:val="0"/>
                <w:szCs w:val="21"/>
              </w:rPr>
              <w:t>投入占预算比例（%）</w:t>
            </w:r>
          </w:p>
        </w:tc>
        <w:tc>
          <w:tcPr>
            <w:tcW w:w="1276" w:type="dxa"/>
            <w:vAlign w:val="center"/>
          </w:tcPr>
          <w:p w14:paraId="1C8F152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工程</w:t>
            </w:r>
          </w:p>
          <w:p w14:paraId="7976609F">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进度</w:t>
            </w:r>
          </w:p>
        </w:tc>
        <w:tc>
          <w:tcPr>
            <w:tcW w:w="1275" w:type="dxa"/>
            <w:vAlign w:val="center"/>
          </w:tcPr>
          <w:p w14:paraId="7CAADB1C">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利息资本化累计金额</w:t>
            </w:r>
          </w:p>
        </w:tc>
        <w:tc>
          <w:tcPr>
            <w:tcW w:w="1418" w:type="dxa"/>
            <w:vAlign w:val="center"/>
          </w:tcPr>
          <w:p w14:paraId="6B2A85F4">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其中：本期利息资本化金额</w:t>
            </w:r>
          </w:p>
        </w:tc>
        <w:tc>
          <w:tcPr>
            <w:tcW w:w="1134" w:type="dxa"/>
            <w:vAlign w:val="center"/>
          </w:tcPr>
          <w:p w14:paraId="490A6ACC">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本期利息资本化率（%）</w:t>
            </w:r>
          </w:p>
        </w:tc>
        <w:tc>
          <w:tcPr>
            <w:tcW w:w="1417" w:type="dxa"/>
            <w:vAlign w:val="center"/>
          </w:tcPr>
          <w:p w14:paraId="4629CC55">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资金来源</w:t>
            </w:r>
          </w:p>
        </w:tc>
      </w:tr>
      <w:tr w14:paraId="33E7FF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1502" w:type="dxa"/>
            <w:vAlign w:val="center"/>
          </w:tcPr>
          <w:p w14:paraId="2A58274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szCs w:val="21"/>
              </w:rPr>
              <w:t>北信源（南京）研发运营基地</w:t>
            </w:r>
          </w:p>
        </w:tc>
        <w:tc>
          <w:tcPr>
            <w:tcW w:w="1192" w:type="dxa"/>
            <w:vAlign w:val="center"/>
          </w:tcPr>
          <w:p w14:paraId="5D3A6D47">
            <w:pPr>
              <w:widowControl/>
              <w:spacing w:line="400" w:lineRule="exact"/>
              <w:jc w:val="right"/>
              <w:rPr>
                <w:rFonts w:hint="default" w:ascii="Arial Narrow" w:hAnsi="Arial Narrow" w:cs="Arial Narrow" w:eastAsiaTheme="minorEastAsia"/>
                <w:kern w:val="0"/>
                <w:szCs w:val="21"/>
              </w:rPr>
            </w:pPr>
            <w:r>
              <w:rPr>
                <w:rFonts w:hint="eastAsia" w:ascii="Arial Narrow" w:hAnsi="Arial Narrow" w:cs="Arial Narrow" w:eastAsiaTheme="minorEastAsia"/>
                <w:kern w:val="0"/>
                <w:szCs w:val="21"/>
              </w:rPr>
              <w:t>51.78</w:t>
            </w:r>
          </w:p>
        </w:tc>
        <w:tc>
          <w:tcPr>
            <w:tcW w:w="1276" w:type="dxa"/>
            <w:vAlign w:val="center"/>
          </w:tcPr>
          <w:p w14:paraId="1BC55748">
            <w:pPr>
              <w:widowControl/>
              <w:spacing w:line="400" w:lineRule="exact"/>
              <w:jc w:val="right"/>
              <w:rPr>
                <w:rFonts w:hint="default" w:ascii="Arial Narrow" w:hAnsi="Arial Narrow" w:cs="Arial Narrow" w:eastAsiaTheme="minorEastAsia"/>
                <w:kern w:val="0"/>
                <w:szCs w:val="21"/>
                <w:lang w:val="en-US" w:eastAsia="zh-CN"/>
              </w:rPr>
            </w:pPr>
            <w:r>
              <w:rPr>
                <w:rFonts w:hint="default" w:ascii="Arial Narrow" w:hAnsi="Arial Narrow" w:cs="Arial Narrow" w:eastAsiaTheme="minorEastAsia"/>
                <w:kern w:val="0"/>
                <w:szCs w:val="21"/>
              </w:rPr>
              <w:t>61</w:t>
            </w:r>
            <w:r>
              <w:rPr>
                <w:rFonts w:hint="default" w:ascii="Arial Narrow" w:hAnsi="Arial Narrow" w:cs="Arial Narrow" w:eastAsiaTheme="minorEastAsia"/>
                <w:kern w:val="0"/>
                <w:szCs w:val="21"/>
                <w:lang w:eastAsia="zh-CN"/>
              </w:rPr>
              <w:t>.</w:t>
            </w:r>
            <w:r>
              <w:rPr>
                <w:rFonts w:hint="default" w:ascii="Arial Narrow" w:hAnsi="Arial Narrow" w:cs="Arial Narrow" w:eastAsiaTheme="minorEastAsia"/>
                <w:kern w:val="0"/>
                <w:szCs w:val="21"/>
                <w:lang w:val="en-US" w:eastAsia="zh-CN"/>
              </w:rPr>
              <w:t>00</w:t>
            </w:r>
          </w:p>
        </w:tc>
        <w:tc>
          <w:tcPr>
            <w:tcW w:w="1275" w:type="dxa"/>
            <w:vAlign w:val="center"/>
          </w:tcPr>
          <w:p w14:paraId="470D56F9">
            <w:pPr>
              <w:widowControl/>
              <w:spacing w:line="400" w:lineRule="exact"/>
              <w:jc w:val="right"/>
              <w:rPr>
                <w:rFonts w:hint="eastAsia" w:cs="Arial" w:asciiTheme="minorEastAsia" w:hAnsiTheme="minorEastAsia" w:eastAsiaTheme="minorEastAsia"/>
                <w:kern w:val="0"/>
                <w:szCs w:val="21"/>
              </w:rPr>
            </w:pPr>
          </w:p>
        </w:tc>
        <w:tc>
          <w:tcPr>
            <w:tcW w:w="1418" w:type="dxa"/>
            <w:vAlign w:val="center"/>
          </w:tcPr>
          <w:p w14:paraId="28A5239A">
            <w:pPr>
              <w:widowControl/>
              <w:spacing w:line="400" w:lineRule="exact"/>
              <w:jc w:val="right"/>
              <w:rPr>
                <w:rFonts w:hint="eastAsia" w:cs="Arial" w:asciiTheme="minorEastAsia" w:hAnsiTheme="minorEastAsia" w:eastAsiaTheme="minorEastAsia"/>
                <w:kern w:val="0"/>
                <w:szCs w:val="21"/>
              </w:rPr>
            </w:pPr>
          </w:p>
        </w:tc>
        <w:tc>
          <w:tcPr>
            <w:tcW w:w="1134" w:type="dxa"/>
          </w:tcPr>
          <w:p w14:paraId="1AF115B1">
            <w:pPr>
              <w:widowControl/>
              <w:spacing w:line="400" w:lineRule="exact"/>
              <w:rPr>
                <w:rFonts w:hint="eastAsia" w:cs="Arial" w:asciiTheme="minorEastAsia" w:hAnsiTheme="minorEastAsia" w:eastAsiaTheme="minorEastAsia"/>
                <w:szCs w:val="21"/>
              </w:rPr>
            </w:pPr>
          </w:p>
        </w:tc>
        <w:tc>
          <w:tcPr>
            <w:tcW w:w="1417" w:type="dxa"/>
            <w:vAlign w:val="center"/>
          </w:tcPr>
          <w:p w14:paraId="02B44BF8">
            <w:pPr>
              <w:widowControl/>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募集资金及自有资金</w:t>
            </w:r>
          </w:p>
        </w:tc>
      </w:tr>
      <w:tr w14:paraId="09D6D7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1502" w:type="dxa"/>
            <w:vAlign w:val="center"/>
          </w:tcPr>
          <w:p w14:paraId="026BFC0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192" w:type="dxa"/>
            <w:vAlign w:val="center"/>
          </w:tcPr>
          <w:p w14:paraId="0860BDEE">
            <w:pPr>
              <w:widowControl/>
              <w:spacing w:line="400" w:lineRule="exact"/>
              <w:jc w:val="right"/>
              <w:rPr>
                <w:rFonts w:hint="default" w:ascii="Arial Narrow" w:hAnsi="Arial Narrow" w:cs="Arial Narrow" w:eastAsiaTheme="minorEastAsia"/>
                <w:b/>
                <w:bCs/>
                <w:kern w:val="0"/>
                <w:szCs w:val="21"/>
              </w:rPr>
            </w:pPr>
            <w:r>
              <w:rPr>
                <w:rFonts w:hint="eastAsia" w:ascii="Arial Narrow" w:hAnsi="Arial Narrow" w:cs="Arial Narrow" w:eastAsiaTheme="minorEastAsia"/>
                <w:b/>
                <w:bCs/>
                <w:kern w:val="0"/>
                <w:szCs w:val="21"/>
              </w:rPr>
              <w:t>51.78</w:t>
            </w:r>
          </w:p>
        </w:tc>
        <w:tc>
          <w:tcPr>
            <w:tcW w:w="1276" w:type="dxa"/>
            <w:vAlign w:val="center"/>
          </w:tcPr>
          <w:p w14:paraId="426D0066">
            <w:pPr>
              <w:widowControl/>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61</w:t>
            </w:r>
            <w:r>
              <w:rPr>
                <w:rFonts w:hint="default" w:ascii="Arial Narrow" w:hAnsi="Arial Narrow" w:cs="Arial Narrow" w:eastAsiaTheme="minorEastAsia"/>
                <w:b/>
                <w:bCs/>
                <w:kern w:val="0"/>
                <w:szCs w:val="21"/>
                <w:lang w:eastAsia="zh-CN"/>
              </w:rPr>
              <w:t>.</w:t>
            </w:r>
            <w:r>
              <w:rPr>
                <w:rFonts w:hint="default" w:ascii="Arial Narrow" w:hAnsi="Arial Narrow" w:cs="Arial Narrow" w:eastAsiaTheme="minorEastAsia"/>
                <w:b/>
                <w:bCs/>
                <w:kern w:val="0"/>
                <w:szCs w:val="21"/>
                <w:lang w:val="en-US" w:eastAsia="zh-CN"/>
              </w:rPr>
              <w:t>00</w:t>
            </w:r>
          </w:p>
        </w:tc>
        <w:tc>
          <w:tcPr>
            <w:tcW w:w="1275" w:type="dxa"/>
            <w:vAlign w:val="center"/>
          </w:tcPr>
          <w:p w14:paraId="224FFD0D">
            <w:pPr>
              <w:widowControl/>
              <w:spacing w:line="400" w:lineRule="exact"/>
              <w:jc w:val="right"/>
              <w:rPr>
                <w:rFonts w:hint="eastAsia" w:cs="Arial" w:asciiTheme="minorEastAsia" w:hAnsiTheme="minorEastAsia" w:eastAsiaTheme="minorEastAsia"/>
                <w:kern w:val="0"/>
                <w:szCs w:val="21"/>
              </w:rPr>
            </w:pPr>
          </w:p>
        </w:tc>
        <w:tc>
          <w:tcPr>
            <w:tcW w:w="1418" w:type="dxa"/>
            <w:vAlign w:val="center"/>
          </w:tcPr>
          <w:p w14:paraId="65B80DCA">
            <w:pPr>
              <w:widowControl/>
              <w:spacing w:line="400" w:lineRule="exact"/>
              <w:jc w:val="right"/>
              <w:rPr>
                <w:rFonts w:hint="eastAsia" w:cs="Arial" w:asciiTheme="minorEastAsia" w:hAnsiTheme="minorEastAsia" w:eastAsiaTheme="minorEastAsia"/>
                <w:kern w:val="0"/>
                <w:szCs w:val="21"/>
              </w:rPr>
            </w:pPr>
          </w:p>
        </w:tc>
        <w:tc>
          <w:tcPr>
            <w:tcW w:w="1134" w:type="dxa"/>
          </w:tcPr>
          <w:p w14:paraId="2151C34B">
            <w:pPr>
              <w:widowControl/>
              <w:spacing w:line="400" w:lineRule="exact"/>
              <w:rPr>
                <w:rFonts w:hint="eastAsia" w:cs="Arial" w:asciiTheme="minorEastAsia" w:hAnsiTheme="minorEastAsia" w:eastAsiaTheme="minorEastAsia"/>
                <w:kern w:val="0"/>
                <w:szCs w:val="21"/>
              </w:rPr>
            </w:pPr>
          </w:p>
        </w:tc>
        <w:tc>
          <w:tcPr>
            <w:tcW w:w="1417" w:type="dxa"/>
            <w:vAlign w:val="center"/>
          </w:tcPr>
          <w:p w14:paraId="1179E7E0">
            <w:pPr>
              <w:widowControl/>
              <w:spacing w:line="400" w:lineRule="exact"/>
              <w:rPr>
                <w:rFonts w:hint="eastAsia" w:cs="Arial" w:asciiTheme="minorEastAsia" w:hAnsiTheme="minorEastAsia" w:eastAsiaTheme="minorEastAsia"/>
                <w:kern w:val="0"/>
                <w:szCs w:val="21"/>
              </w:rPr>
            </w:pPr>
          </w:p>
        </w:tc>
      </w:tr>
    </w:tbl>
    <w:p w14:paraId="1409133F">
      <w:pPr>
        <w:spacing w:line="400" w:lineRule="exact"/>
        <w:ind w:firstLine="422" w:firstLineChars="200"/>
        <w:outlineLvl w:val="1"/>
        <w:rPr>
          <w:b/>
          <w:szCs w:val="21"/>
        </w:rPr>
      </w:pPr>
      <w:bookmarkStart w:id="60" w:name="_Toc215904868"/>
      <w:bookmarkStart w:id="61" w:name="_Toc241636441"/>
      <w:bookmarkStart w:id="62" w:name="OLE_LINK101"/>
      <w:bookmarkStart w:id="63" w:name="OLE_LINK105"/>
      <w:r>
        <w:rPr>
          <w:rFonts w:hint="eastAsia" w:cs="Arial" w:asciiTheme="minorEastAsia" w:hAnsiTheme="minorEastAsia" w:eastAsiaTheme="minorEastAsia"/>
          <w:b/>
          <w:szCs w:val="21"/>
        </w:rPr>
        <w:t>14、使用权资产</w:t>
      </w:r>
    </w:p>
    <w:tbl>
      <w:tblPr>
        <w:tblStyle w:val="20"/>
        <w:tblW w:w="4941" w:type="pct"/>
        <w:tblInd w:w="0" w:type="dxa"/>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2658"/>
        <w:gridCol w:w="1701"/>
        <w:gridCol w:w="1701"/>
        <w:gridCol w:w="1382"/>
        <w:gridCol w:w="1665"/>
      </w:tblGrid>
      <w:tr w14:paraId="2EE555C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blHeader/>
        </w:trPr>
        <w:tc>
          <w:tcPr>
            <w:tcW w:w="1460" w:type="pct"/>
            <w:tcBorders>
              <w:top w:val="single" w:color="auto" w:sz="12" w:space="0"/>
              <w:left w:val="nil"/>
              <w:bottom w:val="dotted" w:color="auto" w:sz="4" w:space="0"/>
              <w:right w:val="dotted" w:color="auto" w:sz="4" w:space="0"/>
              <w:tl2br w:val="nil"/>
              <w:tr2bl w:val="nil"/>
            </w:tcBorders>
            <w:noWrap/>
          </w:tcPr>
          <w:p w14:paraId="36EFDE01">
            <w:pPr>
              <w:widowControl/>
              <w:spacing w:line="460" w:lineRule="atLeast"/>
              <w:jc w:val="center"/>
              <w:rPr>
                <w:szCs w:val="21"/>
              </w:rPr>
            </w:pPr>
            <w:r>
              <w:rPr>
                <w:szCs w:val="21"/>
              </w:rPr>
              <w:t>项目</w:t>
            </w:r>
          </w:p>
        </w:tc>
        <w:tc>
          <w:tcPr>
            <w:tcW w:w="934" w:type="pct"/>
            <w:tcBorders>
              <w:top w:val="single" w:color="auto" w:sz="12" w:space="0"/>
              <w:left w:val="dotted" w:color="auto" w:sz="4" w:space="0"/>
              <w:bottom w:val="dotted" w:color="auto" w:sz="4" w:space="0"/>
              <w:right w:val="dotted" w:color="auto" w:sz="4" w:space="0"/>
              <w:tl2br w:val="nil"/>
              <w:tr2bl w:val="nil"/>
            </w:tcBorders>
            <w:noWrap/>
          </w:tcPr>
          <w:p w14:paraId="0CF30A73">
            <w:pPr>
              <w:kinsoku w:val="0"/>
              <w:autoSpaceDE w:val="0"/>
              <w:autoSpaceDN w:val="0"/>
              <w:adjustRightInd w:val="0"/>
              <w:snapToGrid w:val="0"/>
              <w:spacing w:before="153" w:line="216" w:lineRule="auto"/>
              <w:ind w:left="174"/>
              <w:rPr>
                <w:szCs w:val="21"/>
              </w:rPr>
            </w:pPr>
            <w:r>
              <w:rPr>
                <w:rFonts w:hint="eastAsia"/>
                <w:szCs w:val="21"/>
              </w:rPr>
              <w:t>房屋及建筑物</w:t>
            </w:r>
          </w:p>
        </w:tc>
        <w:tc>
          <w:tcPr>
            <w:tcW w:w="934" w:type="pct"/>
            <w:tcBorders>
              <w:top w:val="single" w:color="auto" w:sz="12" w:space="0"/>
              <w:left w:val="dotted" w:color="auto" w:sz="4" w:space="0"/>
              <w:bottom w:val="dotted" w:color="auto" w:sz="4" w:space="0"/>
              <w:right w:val="dotted" w:color="auto" w:sz="4" w:space="0"/>
              <w:tl2br w:val="nil"/>
              <w:tr2bl w:val="nil"/>
            </w:tcBorders>
          </w:tcPr>
          <w:p w14:paraId="6BB4DBFB">
            <w:pPr>
              <w:kinsoku w:val="0"/>
              <w:autoSpaceDE w:val="0"/>
              <w:autoSpaceDN w:val="0"/>
              <w:adjustRightInd w:val="0"/>
              <w:snapToGrid w:val="0"/>
              <w:spacing w:before="153" w:line="218" w:lineRule="auto"/>
              <w:ind w:left="378"/>
              <w:rPr>
                <w:szCs w:val="21"/>
              </w:rPr>
            </w:pPr>
            <w:r>
              <w:rPr>
                <w:rFonts w:hint="eastAsia"/>
                <w:szCs w:val="21"/>
              </w:rPr>
              <w:t>机器设备</w:t>
            </w:r>
          </w:p>
        </w:tc>
        <w:tc>
          <w:tcPr>
            <w:tcW w:w="759" w:type="pct"/>
            <w:tcBorders>
              <w:top w:val="single" w:color="auto" w:sz="12" w:space="0"/>
              <w:left w:val="dotted" w:color="auto" w:sz="4" w:space="0"/>
              <w:bottom w:val="dotted" w:color="auto" w:sz="4" w:space="0"/>
              <w:right w:val="dotted" w:color="auto" w:sz="4" w:space="0"/>
              <w:tl2br w:val="nil"/>
              <w:tr2bl w:val="nil"/>
            </w:tcBorders>
          </w:tcPr>
          <w:p w14:paraId="4B21A007">
            <w:pPr>
              <w:kinsoku w:val="0"/>
              <w:autoSpaceDE w:val="0"/>
              <w:autoSpaceDN w:val="0"/>
              <w:adjustRightInd w:val="0"/>
              <w:snapToGrid w:val="0"/>
              <w:spacing w:before="153" w:line="220" w:lineRule="auto"/>
              <w:rPr>
                <w:szCs w:val="21"/>
              </w:rPr>
            </w:pPr>
            <w:r>
              <w:rPr>
                <w:rFonts w:hint="eastAsia"/>
                <w:szCs w:val="21"/>
              </w:rPr>
              <w:t>运输设备</w:t>
            </w:r>
          </w:p>
        </w:tc>
        <w:tc>
          <w:tcPr>
            <w:tcW w:w="912" w:type="pct"/>
            <w:tcBorders>
              <w:top w:val="single" w:color="auto" w:sz="12" w:space="0"/>
              <w:left w:val="dotted" w:color="auto" w:sz="4" w:space="0"/>
              <w:bottom w:val="dotted" w:color="auto" w:sz="4" w:space="0"/>
              <w:right w:val="nil"/>
              <w:tl2br w:val="nil"/>
              <w:tr2bl w:val="nil"/>
            </w:tcBorders>
            <w:noWrap/>
          </w:tcPr>
          <w:p w14:paraId="221A6C71">
            <w:pPr>
              <w:widowControl/>
              <w:spacing w:line="460" w:lineRule="atLeast"/>
              <w:jc w:val="center"/>
              <w:rPr>
                <w:szCs w:val="21"/>
              </w:rPr>
            </w:pPr>
            <w:r>
              <w:rPr>
                <w:rFonts w:hint="eastAsia"/>
                <w:szCs w:val="21"/>
              </w:rPr>
              <w:t>合计</w:t>
            </w:r>
          </w:p>
        </w:tc>
      </w:tr>
      <w:tr w14:paraId="18F31DF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3C2D594B">
            <w:pPr>
              <w:widowControl/>
              <w:spacing w:line="460" w:lineRule="atLeast"/>
              <w:jc w:val="left"/>
              <w:rPr>
                <w:szCs w:val="21"/>
              </w:rPr>
            </w:pPr>
            <w:r>
              <w:rPr>
                <w:szCs w:val="21"/>
              </w:rPr>
              <w:t>一、</w:t>
            </w:r>
            <w:r>
              <w:rPr>
                <w:rFonts w:hint="eastAsia"/>
                <w:szCs w:val="21"/>
              </w:rPr>
              <w:t>账面</w:t>
            </w:r>
            <w:r>
              <w:rPr>
                <w:szCs w:val="21"/>
              </w:rPr>
              <w:t>原值</w:t>
            </w:r>
          </w:p>
        </w:tc>
        <w:tc>
          <w:tcPr>
            <w:tcW w:w="934" w:type="pct"/>
            <w:tcBorders>
              <w:top w:val="dotted" w:color="auto" w:sz="4" w:space="0"/>
              <w:left w:val="dotted" w:color="auto" w:sz="4" w:space="0"/>
              <w:bottom w:val="dotted" w:color="auto" w:sz="4" w:space="0"/>
              <w:right w:val="dotted" w:color="auto" w:sz="4" w:space="0"/>
            </w:tcBorders>
            <w:noWrap/>
            <w:vAlign w:val="center"/>
          </w:tcPr>
          <w:p w14:paraId="7D08D056">
            <w:pPr>
              <w:widowControl/>
              <w:spacing w:line="460" w:lineRule="atLeast"/>
              <w:jc w:val="right"/>
              <w:rPr>
                <w:bCs/>
                <w:szCs w:val="21"/>
              </w:rPr>
            </w:pPr>
          </w:p>
        </w:tc>
        <w:tc>
          <w:tcPr>
            <w:tcW w:w="934" w:type="pct"/>
            <w:tcBorders>
              <w:top w:val="dotted" w:color="auto" w:sz="4" w:space="0"/>
              <w:left w:val="dotted" w:color="auto" w:sz="4" w:space="0"/>
              <w:bottom w:val="dotted" w:color="auto" w:sz="4" w:space="0"/>
              <w:right w:val="dotted" w:color="auto" w:sz="4" w:space="0"/>
            </w:tcBorders>
            <w:vAlign w:val="center"/>
          </w:tcPr>
          <w:p w14:paraId="56AD94E1">
            <w:pPr>
              <w:widowControl/>
              <w:spacing w:line="460" w:lineRule="atLeast"/>
              <w:jc w:val="right"/>
              <w:rPr>
                <w:bCs/>
                <w:szCs w:val="21"/>
              </w:rPr>
            </w:pPr>
          </w:p>
        </w:tc>
        <w:tc>
          <w:tcPr>
            <w:tcW w:w="759" w:type="pct"/>
            <w:tcBorders>
              <w:top w:val="dotted" w:color="auto" w:sz="4" w:space="0"/>
              <w:left w:val="dotted" w:color="auto" w:sz="4" w:space="0"/>
              <w:bottom w:val="dotted" w:color="auto" w:sz="4" w:space="0"/>
              <w:right w:val="dotted" w:color="auto" w:sz="4" w:space="0"/>
            </w:tcBorders>
            <w:vAlign w:val="center"/>
          </w:tcPr>
          <w:p w14:paraId="0DD16D70">
            <w:pPr>
              <w:widowControl/>
              <w:spacing w:line="460" w:lineRule="atLeast"/>
              <w:jc w:val="right"/>
              <w:rPr>
                <w:bCs/>
                <w:szCs w:val="21"/>
              </w:rPr>
            </w:pPr>
          </w:p>
        </w:tc>
        <w:tc>
          <w:tcPr>
            <w:tcW w:w="912" w:type="pct"/>
            <w:tcBorders>
              <w:top w:val="dotted" w:color="auto" w:sz="4" w:space="0"/>
              <w:left w:val="dotted" w:color="auto" w:sz="4" w:space="0"/>
              <w:bottom w:val="dotted" w:color="auto" w:sz="4" w:space="0"/>
            </w:tcBorders>
            <w:noWrap/>
            <w:vAlign w:val="center"/>
          </w:tcPr>
          <w:p w14:paraId="2AD6A035">
            <w:pPr>
              <w:widowControl/>
              <w:spacing w:line="460" w:lineRule="atLeast"/>
              <w:jc w:val="right"/>
              <w:rPr>
                <w:bCs/>
                <w:szCs w:val="21"/>
              </w:rPr>
            </w:pPr>
          </w:p>
        </w:tc>
      </w:tr>
      <w:tr w14:paraId="3CA1910F">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460" w:type="pct"/>
            <w:tcBorders>
              <w:top w:val="dotted" w:color="auto" w:sz="4" w:space="0"/>
              <w:bottom w:val="dotted" w:color="auto" w:sz="4" w:space="0"/>
              <w:right w:val="dotted" w:color="auto" w:sz="4" w:space="0"/>
            </w:tcBorders>
            <w:noWrap/>
          </w:tcPr>
          <w:p w14:paraId="4F42F1C8">
            <w:pPr>
              <w:widowControl/>
              <w:spacing w:line="460" w:lineRule="atLeast"/>
              <w:jc w:val="left"/>
              <w:rPr>
                <w:szCs w:val="21"/>
              </w:rPr>
            </w:pPr>
            <w:r>
              <w:rPr>
                <w:rFonts w:hint="eastAsia"/>
                <w:szCs w:val="21"/>
              </w:rPr>
              <w:t>1、上年年末余额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6B072420">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46,493,931.66</w:t>
            </w:r>
          </w:p>
        </w:tc>
        <w:tc>
          <w:tcPr>
            <w:tcW w:w="1701" w:type="dxa"/>
            <w:tcBorders>
              <w:top w:val="dotted" w:color="auto" w:sz="4" w:space="0"/>
              <w:left w:val="dotted" w:color="auto" w:sz="4" w:space="0"/>
              <w:bottom w:val="dotted" w:color="auto" w:sz="4" w:space="0"/>
              <w:right w:val="dotted" w:color="auto" w:sz="4" w:space="0"/>
            </w:tcBorders>
            <w:vAlign w:val="center"/>
          </w:tcPr>
          <w:p w14:paraId="78F7C4E6">
            <w:pPr>
              <w:jc w:val="right"/>
            </w:pPr>
          </w:p>
        </w:tc>
        <w:tc>
          <w:tcPr>
            <w:tcW w:w="1382" w:type="dxa"/>
            <w:tcBorders>
              <w:top w:val="dotted" w:color="auto" w:sz="4" w:space="0"/>
              <w:left w:val="dotted" w:color="auto" w:sz="4" w:space="0"/>
              <w:bottom w:val="dotted" w:color="auto" w:sz="4" w:space="0"/>
              <w:right w:val="dotted" w:color="auto" w:sz="4" w:space="0"/>
            </w:tcBorders>
            <w:vAlign w:val="center"/>
          </w:tcPr>
          <w:p w14:paraId="6FA2AC1D">
            <w:pPr>
              <w:jc w:val="right"/>
            </w:pPr>
          </w:p>
        </w:tc>
        <w:tc>
          <w:tcPr>
            <w:tcW w:w="1665" w:type="dxa"/>
            <w:tcBorders>
              <w:top w:val="dotted" w:color="auto" w:sz="4" w:space="0"/>
              <w:left w:val="dotted" w:color="auto" w:sz="4" w:space="0"/>
              <w:bottom w:val="dotted" w:color="auto" w:sz="4" w:space="0"/>
            </w:tcBorders>
            <w:noWrap/>
            <w:vAlign w:val="center"/>
          </w:tcPr>
          <w:p w14:paraId="4B8F7D4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46,493,931.66 </w:t>
            </w:r>
          </w:p>
        </w:tc>
      </w:tr>
      <w:tr w14:paraId="2E4897B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2ED4AB37">
            <w:pPr>
              <w:widowControl/>
              <w:spacing w:line="460" w:lineRule="atLeast"/>
              <w:jc w:val="left"/>
              <w:rPr>
                <w:szCs w:val="21"/>
              </w:rPr>
            </w:pPr>
            <w:r>
              <w:rPr>
                <w:rFonts w:hint="eastAsia"/>
                <w:szCs w:val="21"/>
              </w:rPr>
              <w:t>2、本年增加金额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50222800">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16,984,751.02</w:t>
            </w:r>
          </w:p>
        </w:tc>
        <w:tc>
          <w:tcPr>
            <w:tcW w:w="1701" w:type="dxa"/>
            <w:tcBorders>
              <w:top w:val="dotted" w:color="auto" w:sz="4" w:space="0"/>
              <w:left w:val="dotted" w:color="auto" w:sz="4" w:space="0"/>
              <w:bottom w:val="dotted" w:color="auto" w:sz="4" w:space="0"/>
              <w:right w:val="dotted" w:color="auto" w:sz="4" w:space="0"/>
            </w:tcBorders>
            <w:vAlign w:val="center"/>
          </w:tcPr>
          <w:p w14:paraId="1E8576ED">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4BC91F92">
            <w:pPr>
              <w:jc w:val="right"/>
              <w:rPr>
                <w:szCs w:val="21"/>
              </w:rPr>
            </w:pPr>
          </w:p>
        </w:tc>
        <w:tc>
          <w:tcPr>
            <w:tcW w:w="1665" w:type="dxa"/>
            <w:tcBorders>
              <w:top w:val="dotted" w:color="auto" w:sz="4" w:space="0"/>
              <w:left w:val="dotted" w:color="auto" w:sz="4" w:space="0"/>
              <w:bottom w:val="dotted" w:color="auto" w:sz="4" w:space="0"/>
            </w:tcBorders>
            <w:noWrap/>
            <w:vAlign w:val="center"/>
          </w:tcPr>
          <w:p w14:paraId="2422623B">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16,984,751.02 </w:t>
            </w:r>
          </w:p>
        </w:tc>
      </w:tr>
      <w:tr w14:paraId="6BF18D3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BAD86FB">
            <w:pPr>
              <w:widowControl/>
              <w:spacing w:line="460" w:lineRule="atLeast"/>
              <w:jc w:val="left"/>
              <w:rPr>
                <w:szCs w:val="21"/>
              </w:rPr>
            </w:pPr>
            <w:r>
              <w:rPr>
                <w:rFonts w:hint="eastAsia"/>
                <w:szCs w:val="21"/>
              </w:rPr>
              <w:t>3、本年减少金额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40A8F37C">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39,840,450.92</w:t>
            </w:r>
          </w:p>
        </w:tc>
        <w:tc>
          <w:tcPr>
            <w:tcW w:w="1701" w:type="dxa"/>
            <w:tcBorders>
              <w:top w:val="dotted" w:color="auto" w:sz="4" w:space="0"/>
              <w:left w:val="dotted" w:color="auto" w:sz="4" w:space="0"/>
              <w:bottom w:val="dotted" w:color="auto" w:sz="4" w:space="0"/>
              <w:right w:val="dotted" w:color="auto" w:sz="4" w:space="0"/>
            </w:tcBorders>
            <w:vAlign w:val="center"/>
          </w:tcPr>
          <w:p w14:paraId="695C52C5">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1E3993EF">
            <w:pPr>
              <w:jc w:val="right"/>
              <w:rPr>
                <w:szCs w:val="21"/>
              </w:rPr>
            </w:pPr>
          </w:p>
        </w:tc>
        <w:tc>
          <w:tcPr>
            <w:tcW w:w="1665" w:type="dxa"/>
            <w:tcBorders>
              <w:top w:val="dotted" w:color="auto" w:sz="4" w:space="0"/>
              <w:left w:val="dotted" w:color="auto" w:sz="4" w:space="0"/>
              <w:bottom w:val="dotted" w:color="auto" w:sz="4" w:space="0"/>
            </w:tcBorders>
            <w:noWrap/>
            <w:vAlign w:val="center"/>
          </w:tcPr>
          <w:p w14:paraId="40BEC418">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39,840,450.92 </w:t>
            </w:r>
          </w:p>
        </w:tc>
      </w:tr>
      <w:tr w14:paraId="3270C545">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47F8B660">
            <w:pPr>
              <w:widowControl/>
              <w:spacing w:line="460" w:lineRule="atLeast"/>
              <w:jc w:val="left"/>
              <w:rPr>
                <w:szCs w:val="21"/>
              </w:rPr>
            </w:pPr>
            <w:r>
              <w:rPr>
                <w:rFonts w:hint="eastAsia"/>
                <w:szCs w:val="21"/>
              </w:rPr>
              <w:t>4、年末余额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1023A4F4">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23,638,231.76</w:t>
            </w:r>
          </w:p>
        </w:tc>
        <w:tc>
          <w:tcPr>
            <w:tcW w:w="1701" w:type="dxa"/>
            <w:tcBorders>
              <w:top w:val="dotted" w:color="auto" w:sz="4" w:space="0"/>
              <w:left w:val="dotted" w:color="auto" w:sz="4" w:space="0"/>
              <w:bottom w:val="dotted" w:color="auto" w:sz="4" w:space="0"/>
              <w:right w:val="dotted" w:color="auto" w:sz="4" w:space="0"/>
            </w:tcBorders>
            <w:vAlign w:val="center"/>
          </w:tcPr>
          <w:p w14:paraId="1EAF7B46">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27ABC9B4">
            <w:pPr>
              <w:jc w:val="right"/>
              <w:rPr>
                <w:szCs w:val="21"/>
              </w:rPr>
            </w:pPr>
          </w:p>
        </w:tc>
        <w:tc>
          <w:tcPr>
            <w:tcW w:w="1665" w:type="dxa"/>
            <w:tcBorders>
              <w:top w:val="dotted" w:color="auto" w:sz="4" w:space="0"/>
              <w:left w:val="dotted" w:color="auto" w:sz="4" w:space="0"/>
              <w:bottom w:val="dotted" w:color="auto" w:sz="4" w:space="0"/>
            </w:tcBorders>
            <w:noWrap/>
            <w:vAlign w:val="center"/>
          </w:tcPr>
          <w:p w14:paraId="7B4D2238">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23,638,231.76 </w:t>
            </w:r>
          </w:p>
        </w:tc>
      </w:tr>
      <w:tr w14:paraId="4848E734">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062DA916">
            <w:pPr>
              <w:widowControl/>
              <w:spacing w:line="460" w:lineRule="atLeast"/>
              <w:jc w:val="left"/>
              <w:rPr>
                <w:szCs w:val="21"/>
              </w:rPr>
            </w:pPr>
            <w:r>
              <w:rPr>
                <w:rFonts w:hint="eastAsia"/>
                <w:szCs w:val="21"/>
              </w:rPr>
              <w:t>二、累计折旧</w:t>
            </w:r>
          </w:p>
        </w:tc>
        <w:tc>
          <w:tcPr>
            <w:tcW w:w="1701" w:type="dxa"/>
            <w:tcBorders>
              <w:top w:val="dotted" w:color="auto" w:sz="4" w:space="0"/>
              <w:left w:val="dotted" w:color="auto" w:sz="4" w:space="0"/>
              <w:bottom w:val="dotted" w:color="auto" w:sz="4" w:space="0"/>
              <w:right w:val="dotted" w:color="auto" w:sz="4" w:space="0"/>
            </w:tcBorders>
            <w:noWrap/>
            <w:vAlign w:val="center"/>
          </w:tcPr>
          <w:p w14:paraId="51E78FCE">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2E575D18">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354B6CFB">
            <w:pPr>
              <w:jc w:val="right"/>
              <w:rPr>
                <w:szCs w:val="21"/>
              </w:rPr>
            </w:pPr>
          </w:p>
        </w:tc>
        <w:tc>
          <w:tcPr>
            <w:tcW w:w="1665" w:type="dxa"/>
            <w:tcBorders>
              <w:top w:val="dotted" w:color="auto" w:sz="4" w:space="0"/>
              <w:left w:val="dotted" w:color="auto" w:sz="4" w:space="0"/>
              <w:bottom w:val="dotted" w:color="auto" w:sz="4" w:space="0"/>
            </w:tcBorders>
            <w:noWrap/>
            <w:vAlign w:val="center"/>
          </w:tcPr>
          <w:p w14:paraId="5DEBE23A">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4C472B8D">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PrEx>
        <w:trPr>
          <w:trHeight w:val="90" w:hRule="atLeast"/>
        </w:trPr>
        <w:tc>
          <w:tcPr>
            <w:tcW w:w="1460" w:type="pct"/>
            <w:tcBorders>
              <w:top w:val="dotted" w:color="auto" w:sz="4" w:space="0"/>
              <w:bottom w:val="dotted" w:color="auto" w:sz="4" w:space="0"/>
              <w:right w:val="dotted" w:color="auto" w:sz="4" w:space="0"/>
            </w:tcBorders>
            <w:noWrap/>
          </w:tcPr>
          <w:p w14:paraId="40FC5F44">
            <w:pPr>
              <w:widowControl/>
              <w:spacing w:line="460" w:lineRule="atLeast"/>
              <w:jc w:val="left"/>
              <w:rPr>
                <w:szCs w:val="21"/>
              </w:rPr>
            </w:pPr>
            <w:r>
              <w:rPr>
                <w:rFonts w:hint="eastAsia"/>
                <w:szCs w:val="21"/>
              </w:rPr>
              <w:t>1、上年年末余额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5F270C4F">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32,202,512.94</w:t>
            </w:r>
          </w:p>
        </w:tc>
        <w:tc>
          <w:tcPr>
            <w:tcW w:w="1701" w:type="dxa"/>
            <w:tcBorders>
              <w:top w:val="dotted" w:color="auto" w:sz="4" w:space="0"/>
              <w:left w:val="dotted" w:color="auto" w:sz="4" w:space="0"/>
              <w:bottom w:val="dotted" w:color="auto" w:sz="4" w:space="0"/>
              <w:right w:val="dotted" w:color="auto" w:sz="4" w:space="0"/>
            </w:tcBorders>
            <w:vAlign w:val="center"/>
          </w:tcPr>
          <w:p w14:paraId="3D819CA6">
            <w:pPr>
              <w:jc w:val="right"/>
            </w:pPr>
          </w:p>
        </w:tc>
        <w:tc>
          <w:tcPr>
            <w:tcW w:w="1382" w:type="dxa"/>
            <w:tcBorders>
              <w:top w:val="dotted" w:color="auto" w:sz="4" w:space="0"/>
              <w:left w:val="dotted" w:color="auto" w:sz="4" w:space="0"/>
              <w:bottom w:val="dotted" w:color="auto" w:sz="4" w:space="0"/>
              <w:right w:val="dotted" w:color="auto" w:sz="4" w:space="0"/>
            </w:tcBorders>
            <w:vAlign w:val="center"/>
          </w:tcPr>
          <w:p w14:paraId="58E65D5D">
            <w:pPr>
              <w:jc w:val="right"/>
            </w:pPr>
          </w:p>
        </w:tc>
        <w:tc>
          <w:tcPr>
            <w:tcW w:w="1665" w:type="dxa"/>
            <w:tcBorders>
              <w:top w:val="dotted" w:color="auto" w:sz="4" w:space="0"/>
              <w:left w:val="dotted" w:color="auto" w:sz="4" w:space="0"/>
              <w:bottom w:val="dotted" w:color="auto" w:sz="4" w:space="0"/>
            </w:tcBorders>
            <w:noWrap/>
            <w:vAlign w:val="center"/>
          </w:tcPr>
          <w:p w14:paraId="3566079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32,202,512.94 </w:t>
            </w:r>
          </w:p>
        </w:tc>
      </w:tr>
      <w:tr w14:paraId="4E716E81">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6D7586E4">
            <w:pPr>
              <w:widowControl/>
              <w:spacing w:line="460" w:lineRule="atLeast"/>
              <w:jc w:val="left"/>
              <w:rPr>
                <w:szCs w:val="21"/>
              </w:rPr>
            </w:pPr>
            <w:r>
              <w:rPr>
                <w:rFonts w:hint="eastAsia"/>
                <w:szCs w:val="21"/>
              </w:rPr>
              <w:t>2、本年增加金额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084578F1">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15,608,279.27</w:t>
            </w:r>
          </w:p>
        </w:tc>
        <w:tc>
          <w:tcPr>
            <w:tcW w:w="1701" w:type="dxa"/>
            <w:tcBorders>
              <w:top w:val="dotted" w:color="auto" w:sz="4" w:space="0"/>
              <w:left w:val="dotted" w:color="auto" w:sz="4" w:space="0"/>
              <w:bottom w:val="dotted" w:color="auto" w:sz="4" w:space="0"/>
              <w:right w:val="dotted" w:color="auto" w:sz="4" w:space="0"/>
            </w:tcBorders>
            <w:vAlign w:val="center"/>
          </w:tcPr>
          <w:p w14:paraId="0A8FF388">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3EC2D103">
            <w:pPr>
              <w:jc w:val="right"/>
              <w:rPr>
                <w:szCs w:val="21"/>
              </w:rPr>
            </w:pPr>
          </w:p>
        </w:tc>
        <w:tc>
          <w:tcPr>
            <w:tcW w:w="1665" w:type="dxa"/>
            <w:tcBorders>
              <w:top w:val="dotted" w:color="auto" w:sz="4" w:space="0"/>
              <w:left w:val="dotted" w:color="auto" w:sz="4" w:space="0"/>
              <w:bottom w:val="dotted" w:color="auto" w:sz="4" w:space="0"/>
            </w:tcBorders>
            <w:noWrap/>
            <w:vAlign w:val="center"/>
          </w:tcPr>
          <w:p w14:paraId="745BCF48">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15,608,279.27 </w:t>
            </w:r>
          </w:p>
        </w:tc>
      </w:tr>
      <w:tr w14:paraId="042A5A69">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3C43E7A2">
            <w:pPr>
              <w:widowControl/>
              <w:spacing w:line="460" w:lineRule="atLeast"/>
              <w:jc w:val="left"/>
              <w:rPr>
                <w:szCs w:val="21"/>
              </w:rPr>
            </w:pPr>
            <w:r>
              <w:rPr>
                <w:rFonts w:hint="eastAsia" w:ascii="Arial" w:hAnsi="宋体"/>
                <w:szCs w:val="21"/>
              </w:rPr>
              <w:t>（1）计提</w:t>
            </w:r>
          </w:p>
        </w:tc>
        <w:tc>
          <w:tcPr>
            <w:tcW w:w="1701" w:type="dxa"/>
            <w:tcBorders>
              <w:top w:val="dotted" w:color="auto" w:sz="4" w:space="0"/>
              <w:left w:val="dotted" w:color="auto" w:sz="4" w:space="0"/>
              <w:bottom w:val="dotted" w:color="auto" w:sz="4" w:space="0"/>
              <w:right w:val="dotted" w:color="auto" w:sz="4" w:space="0"/>
            </w:tcBorders>
            <w:noWrap/>
            <w:vAlign w:val="center"/>
          </w:tcPr>
          <w:p w14:paraId="776E0DBE">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15,608,279.27</w:t>
            </w:r>
          </w:p>
        </w:tc>
        <w:tc>
          <w:tcPr>
            <w:tcW w:w="1701" w:type="dxa"/>
            <w:tcBorders>
              <w:top w:val="dotted" w:color="auto" w:sz="4" w:space="0"/>
              <w:left w:val="dotted" w:color="auto" w:sz="4" w:space="0"/>
              <w:bottom w:val="dotted" w:color="auto" w:sz="4" w:space="0"/>
              <w:right w:val="dotted" w:color="auto" w:sz="4" w:space="0"/>
            </w:tcBorders>
            <w:vAlign w:val="center"/>
          </w:tcPr>
          <w:p w14:paraId="0B69F88D">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44DCCBC0">
            <w:pPr>
              <w:jc w:val="right"/>
              <w:rPr>
                <w:szCs w:val="21"/>
              </w:rPr>
            </w:pPr>
          </w:p>
        </w:tc>
        <w:tc>
          <w:tcPr>
            <w:tcW w:w="1665" w:type="dxa"/>
            <w:tcBorders>
              <w:top w:val="dotted" w:color="auto" w:sz="4" w:space="0"/>
              <w:left w:val="dotted" w:color="auto" w:sz="4" w:space="0"/>
              <w:bottom w:val="dotted" w:color="auto" w:sz="4" w:space="0"/>
            </w:tcBorders>
            <w:noWrap/>
            <w:vAlign w:val="center"/>
          </w:tcPr>
          <w:p w14:paraId="73FC479F">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15,608,279.27 </w:t>
            </w:r>
          </w:p>
        </w:tc>
      </w:tr>
      <w:tr w14:paraId="019FC448">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50B5909">
            <w:pPr>
              <w:widowControl/>
              <w:spacing w:line="460" w:lineRule="atLeast"/>
              <w:jc w:val="left"/>
              <w:rPr>
                <w:szCs w:val="21"/>
              </w:rPr>
            </w:pPr>
            <w:r>
              <w:rPr>
                <w:rFonts w:hint="eastAsia"/>
                <w:szCs w:val="21"/>
              </w:rPr>
              <w:t>3、本年减少金额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504399CB">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34,977,565.15</w:t>
            </w:r>
          </w:p>
        </w:tc>
        <w:tc>
          <w:tcPr>
            <w:tcW w:w="1701" w:type="dxa"/>
            <w:tcBorders>
              <w:top w:val="dotted" w:color="auto" w:sz="4" w:space="0"/>
              <w:left w:val="dotted" w:color="auto" w:sz="4" w:space="0"/>
              <w:bottom w:val="dotted" w:color="auto" w:sz="4" w:space="0"/>
              <w:right w:val="dotted" w:color="auto" w:sz="4" w:space="0"/>
            </w:tcBorders>
            <w:vAlign w:val="center"/>
          </w:tcPr>
          <w:p w14:paraId="28249445">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2620821C">
            <w:pPr>
              <w:jc w:val="right"/>
              <w:rPr>
                <w:szCs w:val="21"/>
              </w:rPr>
            </w:pPr>
          </w:p>
        </w:tc>
        <w:tc>
          <w:tcPr>
            <w:tcW w:w="1665" w:type="dxa"/>
            <w:tcBorders>
              <w:top w:val="dotted" w:color="auto" w:sz="4" w:space="0"/>
              <w:left w:val="dotted" w:color="auto" w:sz="4" w:space="0"/>
              <w:bottom w:val="dotted" w:color="auto" w:sz="4" w:space="0"/>
            </w:tcBorders>
            <w:noWrap/>
            <w:vAlign w:val="center"/>
          </w:tcPr>
          <w:p w14:paraId="04DA945E">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34,977,565.15 </w:t>
            </w:r>
          </w:p>
        </w:tc>
      </w:tr>
      <w:tr w14:paraId="76584FB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5B1119A">
            <w:pPr>
              <w:widowControl/>
              <w:spacing w:line="460" w:lineRule="atLeast"/>
              <w:jc w:val="left"/>
              <w:rPr>
                <w:szCs w:val="21"/>
              </w:rPr>
            </w:pPr>
            <w:r>
              <w:rPr>
                <w:rFonts w:hint="eastAsia" w:ascii="Arial" w:hAnsi="宋体"/>
                <w:szCs w:val="21"/>
              </w:rPr>
              <w:t>（1）处置</w:t>
            </w:r>
          </w:p>
        </w:tc>
        <w:tc>
          <w:tcPr>
            <w:tcW w:w="1701" w:type="dxa"/>
            <w:tcBorders>
              <w:top w:val="dotted" w:color="auto" w:sz="4" w:space="0"/>
              <w:left w:val="dotted" w:color="auto" w:sz="4" w:space="0"/>
              <w:bottom w:val="dotted" w:color="auto" w:sz="4" w:space="0"/>
              <w:right w:val="dotted" w:color="auto" w:sz="4" w:space="0"/>
            </w:tcBorders>
            <w:noWrap/>
            <w:vAlign w:val="center"/>
          </w:tcPr>
          <w:p w14:paraId="46B9B92F">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12,466,133.08</w:t>
            </w:r>
          </w:p>
        </w:tc>
        <w:tc>
          <w:tcPr>
            <w:tcW w:w="1701" w:type="dxa"/>
            <w:tcBorders>
              <w:top w:val="dotted" w:color="auto" w:sz="4" w:space="0"/>
              <w:left w:val="dotted" w:color="auto" w:sz="4" w:space="0"/>
              <w:bottom w:val="dotted" w:color="auto" w:sz="4" w:space="0"/>
              <w:right w:val="dotted" w:color="auto" w:sz="4" w:space="0"/>
            </w:tcBorders>
            <w:vAlign w:val="center"/>
          </w:tcPr>
          <w:p w14:paraId="75505851">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0E2000DA">
            <w:pPr>
              <w:jc w:val="right"/>
              <w:rPr>
                <w:szCs w:val="21"/>
              </w:rPr>
            </w:pPr>
          </w:p>
        </w:tc>
        <w:tc>
          <w:tcPr>
            <w:tcW w:w="1665" w:type="dxa"/>
            <w:tcBorders>
              <w:top w:val="dotted" w:color="auto" w:sz="4" w:space="0"/>
              <w:left w:val="dotted" w:color="auto" w:sz="4" w:space="0"/>
              <w:bottom w:val="dotted" w:color="auto" w:sz="4" w:space="0"/>
            </w:tcBorders>
            <w:noWrap/>
            <w:vAlign w:val="center"/>
          </w:tcPr>
          <w:p w14:paraId="293540E0">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12,466,133.08 </w:t>
            </w:r>
          </w:p>
        </w:tc>
      </w:tr>
      <w:tr w14:paraId="0EB2DF4E">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96A8E95">
            <w:pPr>
              <w:widowControl/>
              <w:spacing w:line="460" w:lineRule="atLeast"/>
              <w:jc w:val="left"/>
              <w:rPr>
                <w:szCs w:val="21"/>
              </w:rPr>
            </w:pPr>
            <w:r>
              <w:rPr>
                <w:rFonts w:hint="eastAsia" w:ascii="Arial" w:hAnsi="宋体"/>
                <w:szCs w:val="21"/>
              </w:rPr>
              <w:t>（2）其他转出</w:t>
            </w:r>
          </w:p>
        </w:tc>
        <w:tc>
          <w:tcPr>
            <w:tcW w:w="1701" w:type="dxa"/>
            <w:tcBorders>
              <w:top w:val="dotted" w:color="auto" w:sz="4" w:space="0"/>
              <w:left w:val="dotted" w:color="auto" w:sz="4" w:space="0"/>
              <w:bottom w:val="dotted" w:color="auto" w:sz="4" w:space="0"/>
              <w:right w:val="dotted" w:color="auto" w:sz="4" w:space="0"/>
            </w:tcBorders>
            <w:noWrap/>
            <w:vAlign w:val="center"/>
          </w:tcPr>
          <w:p w14:paraId="3EED4C6D">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22,511,432.07</w:t>
            </w:r>
          </w:p>
        </w:tc>
        <w:tc>
          <w:tcPr>
            <w:tcW w:w="1701" w:type="dxa"/>
            <w:tcBorders>
              <w:top w:val="dotted" w:color="auto" w:sz="4" w:space="0"/>
              <w:left w:val="dotted" w:color="auto" w:sz="4" w:space="0"/>
              <w:bottom w:val="dotted" w:color="auto" w:sz="4" w:space="0"/>
              <w:right w:val="dotted" w:color="auto" w:sz="4" w:space="0"/>
            </w:tcBorders>
            <w:vAlign w:val="center"/>
          </w:tcPr>
          <w:p w14:paraId="1CF2A80A">
            <w:pPr>
              <w:jc w:val="right"/>
              <w:rPr>
                <w:spacing w:val="-1"/>
                <w:sz w:val="21"/>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06965226">
            <w:pPr>
              <w:jc w:val="right"/>
              <w:rPr>
                <w:spacing w:val="-1"/>
                <w:sz w:val="21"/>
                <w:szCs w:val="21"/>
              </w:rPr>
            </w:pPr>
          </w:p>
        </w:tc>
        <w:tc>
          <w:tcPr>
            <w:tcW w:w="1665" w:type="dxa"/>
            <w:tcBorders>
              <w:top w:val="dotted" w:color="auto" w:sz="4" w:space="0"/>
              <w:left w:val="dotted" w:color="auto" w:sz="4" w:space="0"/>
              <w:bottom w:val="dotted" w:color="auto" w:sz="4" w:space="0"/>
            </w:tcBorders>
            <w:noWrap/>
            <w:vAlign w:val="center"/>
          </w:tcPr>
          <w:p w14:paraId="0BE35C01">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22,511,432.07 </w:t>
            </w:r>
          </w:p>
        </w:tc>
      </w:tr>
      <w:tr w14:paraId="68C9717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66459AFD">
            <w:pPr>
              <w:widowControl/>
              <w:spacing w:line="460" w:lineRule="atLeast"/>
              <w:jc w:val="left"/>
              <w:rPr>
                <w:szCs w:val="21"/>
              </w:rPr>
            </w:pPr>
            <w:r>
              <w:rPr>
                <w:rFonts w:hint="eastAsia"/>
                <w:szCs w:val="21"/>
              </w:rPr>
              <w:t>4、年末余额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36B37BF0">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12,833,227.06</w:t>
            </w:r>
          </w:p>
        </w:tc>
        <w:tc>
          <w:tcPr>
            <w:tcW w:w="1701" w:type="dxa"/>
            <w:tcBorders>
              <w:top w:val="dotted" w:color="auto" w:sz="4" w:space="0"/>
              <w:left w:val="dotted" w:color="auto" w:sz="4" w:space="0"/>
              <w:bottom w:val="dotted" w:color="auto" w:sz="4" w:space="0"/>
              <w:right w:val="dotted" w:color="auto" w:sz="4" w:space="0"/>
            </w:tcBorders>
            <w:vAlign w:val="center"/>
          </w:tcPr>
          <w:p w14:paraId="74EA3326">
            <w:pPr>
              <w:jc w:val="right"/>
              <w:rPr>
                <w:spacing w:val="-1"/>
                <w:sz w:val="21"/>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09A5DE52">
            <w:pPr>
              <w:jc w:val="right"/>
              <w:rPr>
                <w:spacing w:val="-1"/>
                <w:sz w:val="21"/>
                <w:szCs w:val="21"/>
              </w:rPr>
            </w:pPr>
          </w:p>
        </w:tc>
        <w:tc>
          <w:tcPr>
            <w:tcW w:w="1665" w:type="dxa"/>
            <w:tcBorders>
              <w:top w:val="dotted" w:color="auto" w:sz="4" w:space="0"/>
              <w:left w:val="dotted" w:color="auto" w:sz="4" w:space="0"/>
              <w:bottom w:val="dotted" w:color="auto" w:sz="4" w:space="0"/>
            </w:tcBorders>
            <w:noWrap/>
            <w:vAlign w:val="center"/>
          </w:tcPr>
          <w:p w14:paraId="78DBB976">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12,833,227.06 </w:t>
            </w:r>
          </w:p>
        </w:tc>
      </w:tr>
      <w:tr w14:paraId="6F86A87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206C1724">
            <w:pPr>
              <w:widowControl/>
              <w:spacing w:line="460" w:lineRule="atLeast"/>
              <w:jc w:val="left"/>
              <w:rPr>
                <w:szCs w:val="21"/>
              </w:rPr>
            </w:pPr>
            <w:r>
              <w:rPr>
                <w:rFonts w:hint="eastAsia"/>
                <w:szCs w:val="21"/>
              </w:rPr>
              <w:t>三、减值准备</w:t>
            </w:r>
          </w:p>
        </w:tc>
        <w:tc>
          <w:tcPr>
            <w:tcW w:w="1701" w:type="dxa"/>
            <w:tcBorders>
              <w:top w:val="dotted" w:color="auto" w:sz="4" w:space="0"/>
              <w:left w:val="dotted" w:color="auto" w:sz="4" w:space="0"/>
              <w:bottom w:val="dotted" w:color="auto" w:sz="4" w:space="0"/>
              <w:right w:val="dotted" w:color="auto" w:sz="4" w:space="0"/>
            </w:tcBorders>
            <w:noWrap/>
            <w:vAlign w:val="center"/>
          </w:tcPr>
          <w:p w14:paraId="73857CC4">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1A29FAD6">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472B7348">
            <w:pPr>
              <w:jc w:val="right"/>
              <w:rPr>
                <w:szCs w:val="21"/>
              </w:rPr>
            </w:pPr>
          </w:p>
        </w:tc>
        <w:tc>
          <w:tcPr>
            <w:tcW w:w="1665" w:type="dxa"/>
            <w:tcBorders>
              <w:top w:val="dotted" w:color="auto" w:sz="4" w:space="0"/>
              <w:left w:val="dotted" w:color="auto" w:sz="4" w:space="0"/>
              <w:bottom w:val="dotted" w:color="auto" w:sz="4" w:space="0"/>
            </w:tcBorders>
            <w:noWrap/>
            <w:vAlign w:val="center"/>
          </w:tcPr>
          <w:p w14:paraId="15EDE93D">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4ADCD68D">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15220D29">
            <w:pPr>
              <w:widowControl/>
              <w:spacing w:line="460" w:lineRule="atLeast"/>
              <w:jc w:val="left"/>
              <w:rPr>
                <w:szCs w:val="21"/>
              </w:rPr>
            </w:pPr>
            <w:r>
              <w:rPr>
                <w:rFonts w:hint="eastAsia"/>
                <w:szCs w:val="21"/>
              </w:rPr>
              <w:t>1、上年年末余额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51F0F222">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43A30E7F">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1648ABA6">
            <w:pPr>
              <w:jc w:val="right"/>
              <w:rPr>
                <w:szCs w:val="21"/>
              </w:rPr>
            </w:pPr>
          </w:p>
        </w:tc>
        <w:tc>
          <w:tcPr>
            <w:tcW w:w="1665" w:type="dxa"/>
            <w:tcBorders>
              <w:top w:val="dotted" w:color="auto" w:sz="4" w:space="0"/>
              <w:left w:val="dotted" w:color="auto" w:sz="4" w:space="0"/>
              <w:bottom w:val="dotted" w:color="auto" w:sz="4" w:space="0"/>
            </w:tcBorders>
            <w:noWrap/>
            <w:vAlign w:val="center"/>
          </w:tcPr>
          <w:p w14:paraId="249361B4">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16BC4674">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1151AAC7">
            <w:pPr>
              <w:widowControl/>
              <w:spacing w:line="460" w:lineRule="atLeast"/>
              <w:jc w:val="left"/>
              <w:rPr>
                <w:szCs w:val="21"/>
              </w:rPr>
            </w:pPr>
            <w:r>
              <w:rPr>
                <w:rFonts w:hint="eastAsia"/>
                <w:szCs w:val="21"/>
              </w:rPr>
              <w:t>2、本年增加金额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1C911104">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10A157B0">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7E224017">
            <w:pPr>
              <w:jc w:val="right"/>
              <w:rPr>
                <w:szCs w:val="21"/>
              </w:rPr>
            </w:pPr>
          </w:p>
        </w:tc>
        <w:tc>
          <w:tcPr>
            <w:tcW w:w="1665" w:type="dxa"/>
            <w:tcBorders>
              <w:top w:val="dotted" w:color="auto" w:sz="4" w:space="0"/>
              <w:left w:val="dotted" w:color="auto" w:sz="4" w:space="0"/>
              <w:bottom w:val="dotted" w:color="auto" w:sz="4" w:space="0"/>
            </w:tcBorders>
            <w:noWrap/>
            <w:vAlign w:val="center"/>
          </w:tcPr>
          <w:p w14:paraId="4C37A968">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481162A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1A74FA09">
            <w:pPr>
              <w:widowControl/>
              <w:spacing w:line="460" w:lineRule="atLeast"/>
              <w:jc w:val="left"/>
              <w:rPr>
                <w:szCs w:val="21"/>
              </w:rPr>
            </w:pPr>
            <w:r>
              <w:rPr>
                <w:rFonts w:hint="eastAsia" w:ascii="Arial" w:hAnsi="宋体"/>
                <w:szCs w:val="21"/>
              </w:rPr>
              <w:t>（1）计提</w:t>
            </w:r>
          </w:p>
        </w:tc>
        <w:tc>
          <w:tcPr>
            <w:tcW w:w="1701" w:type="dxa"/>
            <w:tcBorders>
              <w:top w:val="dotted" w:color="auto" w:sz="4" w:space="0"/>
              <w:left w:val="dotted" w:color="auto" w:sz="4" w:space="0"/>
              <w:bottom w:val="dotted" w:color="auto" w:sz="4" w:space="0"/>
              <w:right w:val="dotted" w:color="auto" w:sz="4" w:space="0"/>
            </w:tcBorders>
            <w:noWrap/>
            <w:vAlign w:val="center"/>
          </w:tcPr>
          <w:p w14:paraId="3F87922E">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56935137">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1FF6EFAB">
            <w:pPr>
              <w:jc w:val="right"/>
              <w:rPr>
                <w:szCs w:val="21"/>
              </w:rPr>
            </w:pPr>
          </w:p>
        </w:tc>
        <w:tc>
          <w:tcPr>
            <w:tcW w:w="1665" w:type="dxa"/>
            <w:tcBorders>
              <w:top w:val="dotted" w:color="auto" w:sz="4" w:space="0"/>
              <w:left w:val="dotted" w:color="auto" w:sz="4" w:space="0"/>
              <w:bottom w:val="dotted" w:color="auto" w:sz="4" w:space="0"/>
            </w:tcBorders>
            <w:noWrap/>
            <w:vAlign w:val="center"/>
          </w:tcPr>
          <w:p w14:paraId="150816C5">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052A8E71">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33CAB787">
            <w:pPr>
              <w:widowControl/>
              <w:spacing w:line="460" w:lineRule="atLeast"/>
              <w:jc w:val="left"/>
              <w:rPr>
                <w:szCs w:val="21"/>
              </w:rPr>
            </w:pPr>
            <w:r>
              <w:rPr>
                <w:rFonts w:hint="eastAsia"/>
                <w:szCs w:val="21"/>
              </w:rPr>
              <w:t>3、本年减少金额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134A8235">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5E66BE83">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64FEA265">
            <w:pPr>
              <w:jc w:val="right"/>
              <w:rPr>
                <w:szCs w:val="21"/>
              </w:rPr>
            </w:pPr>
          </w:p>
        </w:tc>
        <w:tc>
          <w:tcPr>
            <w:tcW w:w="1665" w:type="dxa"/>
            <w:tcBorders>
              <w:top w:val="dotted" w:color="auto" w:sz="4" w:space="0"/>
              <w:left w:val="dotted" w:color="auto" w:sz="4" w:space="0"/>
              <w:bottom w:val="dotted" w:color="auto" w:sz="4" w:space="0"/>
            </w:tcBorders>
            <w:noWrap/>
            <w:vAlign w:val="center"/>
          </w:tcPr>
          <w:p w14:paraId="1D032F76">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33F7A6A1">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32FD8716">
            <w:pPr>
              <w:widowControl/>
              <w:spacing w:line="460" w:lineRule="atLeast"/>
              <w:jc w:val="left"/>
              <w:rPr>
                <w:szCs w:val="21"/>
              </w:rPr>
            </w:pPr>
            <w:r>
              <w:rPr>
                <w:rFonts w:hint="eastAsia" w:ascii="Arial" w:hAnsi="宋体"/>
                <w:szCs w:val="21"/>
              </w:rPr>
              <w:t>（1）处置</w:t>
            </w:r>
          </w:p>
        </w:tc>
        <w:tc>
          <w:tcPr>
            <w:tcW w:w="1701" w:type="dxa"/>
            <w:tcBorders>
              <w:top w:val="dotted" w:color="auto" w:sz="4" w:space="0"/>
              <w:left w:val="dotted" w:color="auto" w:sz="4" w:space="0"/>
              <w:bottom w:val="dotted" w:color="auto" w:sz="4" w:space="0"/>
              <w:right w:val="dotted" w:color="auto" w:sz="4" w:space="0"/>
            </w:tcBorders>
            <w:noWrap/>
            <w:vAlign w:val="center"/>
          </w:tcPr>
          <w:p w14:paraId="6C472CE8">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53EDAB00">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5386FC57">
            <w:pPr>
              <w:jc w:val="right"/>
              <w:rPr>
                <w:szCs w:val="21"/>
              </w:rPr>
            </w:pPr>
          </w:p>
        </w:tc>
        <w:tc>
          <w:tcPr>
            <w:tcW w:w="1665" w:type="dxa"/>
            <w:tcBorders>
              <w:top w:val="dotted" w:color="auto" w:sz="4" w:space="0"/>
              <w:left w:val="dotted" w:color="auto" w:sz="4" w:space="0"/>
              <w:bottom w:val="dotted" w:color="auto" w:sz="4" w:space="0"/>
            </w:tcBorders>
            <w:noWrap/>
            <w:vAlign w:val="center"/>
          </w:tcPr>
          <w:p w14:paraId="26E992E9">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5BE10CF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618FD4ED">
            <w:pPr>
              <w:widowControl/>
              <w:spacing w:line="460" w:lineRule="atLeast"/>
              <w:jc w:val="left"/>
              <w:rPr>
                <w:szCs w:val="21"/>
              </w:rPr>
            </w:pPr>
            <w:r>
              <w:rPr>
                <w:rFonts w:hint="eastAsia"/>
                <w:szCs w:val="21"/>
              </w:rPr>
              <w:t>4、年末余额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7C366C98">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549BA50C">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4EBEC526">
            <w:pPr>
              <w:jc w:val="right"/>
              <w:rPr>
                <w:szCs w:val="21"/>
              </w:rPr>
            </w:pPr>
          </w:p>
        </w:tc>
        <w:tc>
          <w:tcPr>
            <w:tcW w:w="1665" w:type="dxa"/>
            <w:tcBorders>
              <w:top w:val="dotted" w:color="auto" w:sz="4" w:space="0"/>
              <w:left w:val="dotted" w:color="auto" w:sz="4" w:space="0"/>
              <w:bottom w:val="dotted" w:color="auto" w:sz="4" w:space="0"/>
            </w:tcBorders>
            <w:noWrap/>
            <w:vAlign w:val="center"/>
          </w:tcPr>
          <w:p w14:paraId="1F8379E4">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4F789BBD">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3621C77">
            <w:pPr>
              <w:widowControl/>
              <w:spacing w:line="460" w:lineRule="atLeast"/>
              <w:jc w:val="left"/>
              <w:rPr>
                <w:szCs w:val="21"/>
              </w:rPr>
            </w:pPr>
            <w:r>
              <w:rPr>
                <w:rFonts w:hint="eastAsia"/>
                <w:szCs w:val="21"/>
              </w:rPr>
              <w:t>四、账面价值</w:t>
            </w:r>
          </w:p>
        </w:tc>
        <w:tc>
          <w:tcPr>
            <w:tcW w:w="1701" w:type="dxa"/>
            <w:tcBorders>
              <w:top w:val="dotted" w:color="auto" w:sz="4" w:space="0"/>
              <w:left w:val="dotted" w:color="auto" w:sz="4" w:space="0"/>
              <w:bottom w:val="dotted" w:color="auto" w:sz="4" w:space="0"/>
              <w:right w:val="dotted" w:color="auto" w:sz="4" w:space="0"/>
            </w:tcBorders>
            <w:noWrap/>
            <w:vAlign w:val="center"/>
          </w:tcPr>
          <w:p w14:paraId="16461D23">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137A1F5A">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6ECC50AF">
            <w:pPr>
              <w:jc w:val="right"/>
              <w:rPr>
                <w:szCs w:val="21"/>
              </w:rPr>
            </w:pPr>
          </w:p>
        </w:tc>
        <w:tc>
          <w:tcPr>
            <w:tcW w:w="1665" w:type="dxa"/>
            <w:tcBorders>
              <w:top w:val="dotted" w:color="auto" w:sz="4" w:space="0"/>
              <w:left w:val="dotted" w:color="auto" w:sz="4" w:space="0"/>
              <w:bottom w:val="dotted" w:color="auto" w:sz="4" w:space="0"/>
            </w:tcBorders>
            <w:noWrap/>
            <w:vAlign w:val="center"/>
          </w:tcPr>
          <w:p w14:paraId="48543FFA">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59ACA53B">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4004AFAD">
            <w:pPr>
              <w:widowControl/>
              <w:spacing w:line="460" w:lineRule="atLeast"/>
              <w:jc w:val="left"/>
              <w:rPr>
                <w:szCs w:val="21"/>
              </w:rPr>
            </w:pPr>
            <w:r>
              <w:rPr>
                <w:rFonts w:hint="eastAsia"/>
                <w:szCs w:val="21"/>
              </w:rPr>
              <w:t>1、年末账面价值</w:t>
            </w:r>
          </w:p>
        </w:tc>
        <w:tc>
          <w:tcPr>
            <w:tcW w:w="1701" w:type="dxa"/>
            <w:tcBorders>
              <w:top w:val="dotted" w:color="auto" w:sz="4" w:space="0"/>
              <w:left w:val="dotted" w:color="auto" w:sz="4" w:space="0"/>
              <w:bottom w:val="dotted" w:color="auto" w:sz="4" w:space="0"/>
              <w:right w:val="dotted" w:color="auto" w:sz="4" w:space="0"/>
            </w:tcBorders>
            <w:noWrap/>
            <w:vAlign w:val="center"/>
          </w:tcPr>
          <w:p w14:paraId="692F6552">
            <w:pPr>
              <w:keepNext w:val="0"/>
              <w:keepLines w:val="0"/>
              <w:widowControl/>
              <w:suppressLineNumbers w:val="0"/>
              <w:jc w:val="right"/>
              <w:textAlignment w:val="center"/>
              <w:rPr>
                <w:rFonts w:hint="eastAsia" w:eastAsia="宋体"/>
                <w:b/>
                <w:bCs/>
                <w:spacing w:val="-1"/>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10,805,004.70</w:t>
            </w:r>
          </w:p>
        </w:tc>
        <w:tc>
          <w:tcPr>
            <w:tcW w:w="1701" w:type="dxa"/>
            <w:tcBorders>
              <w:top w:val="dotted" w:color="auto" w:sz="4" w:space="0"/>
              <w:left w:val="dotted" w:color="auto" w:sz="4" w:space="0"/>
              <w:bottom w:val="dotted" w:color="auto" w:sz="4" w:space="0"/>
              <w:right w:val="dotted" w:color="auto" w:sz="4" w:space="0"/>
            </w:tcBorders>
            <w:vAlign w:val="center"/>
          </w:tcPr>
          <w:p w14:paraId="39DB80AC">
            <w:pPr>
              <w:jc w:val="right"/>
              <w:rPr>
                <w:b/>
                <w:bCs/>
                <w:spacing w:val="-1"/>
                <w:sz w:val="21"/>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1227A2CD">
            <w:pPr>
              <w:jc w:val="right"/>
              <w:rPr>
                <w:b/>
                <w:bCs/>
                <w:spacing w:val="-1"/>
                <w:sz w:val="21"/>
                <w:szCs w:val="21"/>
              </w:rPr>
            </w:pPr>
          </w:p>
        </w:tc>
        <w:tc>
          <w:tcPr>
            <w:tcW w:w="1665" w:type="dxa"/>
            <w:tcBorders>
              <w:top w:val="dotted" w:color="auto" w:sz="4" w:space="0"/>
              <w:left w:val="dotted" w:color="auto" w:sz="4" w:space="0"/>
              <w:bottom w:val="dotted" w:color="auto" w:sz="4" w:space="0"/>
            </w:tcBorders>
            <w:noWrap/>
            <w:vAlign w:val="center"/>
          </w:tcPr>
          <w:p w14:paraId="298CEC12">
            <w:pPr>
              <w:keepNext w:val="0"/>
              <w:keepLines w:val="0"/>
              <w:widowControl/>
              <w:suppressLineNumbers w:val="0"/>
              <w:jc w:val="right"/>
              <w:textAlignment w:val="center"/>
              <w:rPr>
                <w:rFonts w:hint="eastAsia" w:eastAsia="宋体"/>
                <w:b/>
                <w:bCs/>
                <w:spacing w:val="-1"/>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10,805,004.70 </w:t>
            </w:r>
          </w:p>
        </w:tc>
      </w:tr>
      <w:tr w14:paraId="3B938ADB">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single" w:color="auto" w:sz="12" w:space="0"/>
              <w:right w:val="dotted" w:color="auto" w:sz="4" w:space="0"/>
            </w:tcBorders>
            <w:noWrap/>
          </w:tcPr>
          <w:p w14:paraId="6DD8977A">
            <w:pPr>
              <w:widowControl/>
              <w:spacing w:line="460" w:lineRule="atLeast"/>
              <w:jc w:val="left"/>
              <w:rPr>
                <w:szCs w:val="21"/>
              </w:rPr>
            </w:pPr>
            <w:r>
              <w:rPr>
                <w:rFonts w:hint="eastAsia"/>
                <w:szCs w:val="21"/>
              </w:rPr>
              <w:t>2、上年年末账面价值</w:t>
            </w:r>
          </w:p>
        </w:tc>
        <w:tc>
          <w:tcPr>
            <w:tcW w:w="1701" w:type="dxa"/>
            <w:tcBorders>
              <w:top w:val="dotted" w:color="auto" w:sz="4" w:space="0"/>
              <w:left w:val="dotted" w:color="auto" w:sz="4" w:space="0"/>
              <w:bottom w:val="single" w:color="auto" w:sz="12" w:space="0"/>
              <w:right w:val="dotted" w:color="auto" w:sz="4" w:space="0"/>
            </w:tcBorders>
            <w:noWrap/>
            <w:vAlign w:val="center"/>
          </w:tcPr>
          <w:p w14:paraId="64CBE6E6">
            <w:pPr>
              <w:keepNext w:val="0"/>
              <w:keepLines w:val="0"/>
              <w:widowControl/>
              <w:suppressLineNumbers w:val="0"/>
              <w:jc w:val="right"/>
              <w:textAlignment w:val="top"/>
              <w:rPr>
                <w:b/>
                <w:bCs/>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14,291,418.72</w:t>
            </w:r>
          </w:p>
        </w:tc>
        <w:tc>
          <w:tcPr>
            <w:tcW w:w="1701" w:type="dxa"/>
            <w:tcBorders>
              <w:top w:val="dotted" w:color="auto" w:sz="4" w:space="0"/>
              <w:left w:val="dotted" w:color="auto" w:sz="4" w:space="0"/>
              <w:bottom w:val="single" w:color="auto" w:sz="12" w:space="0"/>
              <w:right w:val="dotted" w:color="auto" w:sz="4" w:space="0"/>
            </w:tcBorders>
            <w:vAlign w:val="center"/>
          </w:tcPr>
          <w:p w14:paraId="17BAF550">
            <w:pPr>
              <w:jc w:val="right"/>
              <w:rPr>
                <w:b/>
                <w:bCs/>
                <w:spacing w:val="-1"/>
                <w:sz w:val="21"/>
                <w:szCs w:val="21"/>
              </w:rPr>
            </w:pPr>
          </w:p>
        </w:tc>
        <w:tc>
          <w:tcPr>
            <w:tcW w:w="1382" w:type="dxa"/>
            <w:tcBorders>
              <w:top w:val="dotted" w:color="auto" w:sz="4" w:space="0"/>
              <w:left w:val="dotted" w:color="auto" w:sz="4" w:space="0"/>
              <w:bottom w:val="single" w:color="auto" w:sz="12" w:space="0"/>
              <w:right w:val="dotted" w:color="auto" w:sz="4" w:space="0"/>
            </w:tcBorders>
            <w:vAlign w:val="center"/>
          </w:tcPr>
          <w:p w14:paraId="6AF046E6">
            <w:pPr>
              <w:jc w:val="right"/>
              <w:rPr>
                <w:b/>
                <w:bCs/>
                <w:spacing w:val="-1"/>
                <w:sz w:val="21"/>
                <w:szCs w:val="21"/>
              </w:rPr>
            </w:pPr>
          </w:p>
        </w:tc>
        <w:tc>
          <w:tcPr>
            <w:tcW w:w="1665" w:type="dxa"/>
            <w:tcBorders>
              <w:top w:val="dotted" w:color="auto" w:sz="4" w:space="0"/>
              <w:left w:val="dotted" w:color="auto" w:sz="4" w:space="0"/>
              <w:bottom w:val="single" w:color="auto" w:sz="12" w:space="0"/>
            </w:tcBorders>
            <w:noWrap/>
            <w:vAlign w:val="center"/>
          </w:tcPr>
          <w:p w14:paraId="6D1D4D2A">
            <w:pPr>
              <w:keepNext w:val="0"/>
              <w:keepLines w:val="0"/>
              <w:widowControl/>
              <w:suppressLineNumbers w:val="0"/>
              <w:jc w:val="right"/>
              <w:textAlignment w:val="center"/>
              <w:rPr>
                <w:b/>
                <w:bCs/>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14,291,418.72 </w:t>
            </w:r>
          </w:p>
        </w:tc>
      </w:tr>
      <w:bookmarkEnd w:id="60"/>
      <w:bookmarkEnd w:id="61"/>
      <w:bookmarkEnd w:id="62"/>
      <w:bookmarkEnd w:id="63"/>
    </w:tbl>
    <w:p w14:paraId="4A99DC57">
      <w:pPr>
        <w:spacing w:before="145" w:beforeLines="50"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15</w:t>
      </w:r>
      <w:r>
        <w:rPr>
          <w:rFonts w:cs="Arial" w:asciiTheme="minorEastAsia" w:hAnsiTheme="minorEastAsia" w:eastAsiaTheme="minorEastAsia"/>
          <w:b/>
          <w:szCs w:val="21"/>
        </w:rPr>
        <w:t>、无形资产</w:t>
      </w:r>
    </w:p>
    <w:p w14:paraId="2B3C5D90">
      <w:pPr>
        <w:tabs>
          <w:tab w:val="left" w:pos="360"/>
          <w:tab w:val="left" w:pos="540"/>
        </w:tabs>
        <w:spacing w:line="400" w:lineRule="exact"/>
        <w:ind w:firstLine="420" w:firstLineChars="200"/>
        <w:rPr>
          <w:rFonts w:ascii="Arial" w:hAnsi="Arial" w:cs="Arial"/>
          <w:bCs/>
          <w:szCs w:val="21"/>
        </w:rPr>
      </w:pPr>
      <w:r>
        <w:rPr>
          <w:rFonts w:ascii="Arial" w:hAnsi="宋体" w:cs="Arial"/>
          <w:bCs/>
          <w:szCs w:val="21"/>
        </w:rPr>
        <w:t>（</w:t>
      </w:r>
      <w:r>
        <w:rPr>
          <w:rFonts w:ascii="Arial" w:hAnsi="Arial" w:cs="Arial"/>
          <w:bCs/>
          <w:szCs w:val="21"/>
        </w:rPr>
        <w:t>1</w:t>
      </w:r>
      <w:r>
        <w:rPr>
          <w:rFonts w:ascii="Arial" w:hAnsi="宋体" w:cs="Arial"/>
          <w:bCs/>
          <w:szCs w:val="21"/>
        </w:rPr>
        <w:t>）无形资产情况</w:t>
      </w:r>
    </w:p>
    <w:tbl>
      <w:tblPr>
        <w:tblStyle w:val="20"/>
        <w:tblW w:w="5025"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57"/>
        <w:gridCol w:w="1220"/>
        <w:gridCol w:w="1428"/>
        <w:gridCol w:w="1463"/>
        <w:gridCol w:w="1418"/>
        <w:gridCol w:w="1417"/>
      </w:tblGrid>
      <w:tr w14:paraId="35DA1B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157" w:type="dxa"/>
            <w:noWrap/>
            <w:vAlign w:val="center"/>
          </w:tcPr>
          <w:p w14:paraId="39058221">
            <w:pPr>
              <w:widowControl/>
              <w:spacing w:line="400" w:lineRule="exact"/>
              <w:jc w:val="center"/>
              <w:rPr>
                <w:rFonts w:ascii="Arial" w:hAnsi="Arial" w:cs="Arial"/>
                <w:kern w:val="0"/>
                <w:szCs w:val="21"/>
              </w:rPr>
            </w:pPr>
            <w:r>
              <w:rPr>
                <w:rFonts w:ascii="Arial" w:hAnsi="宋体" w:cs="Arial"/>
                <w:kern w:val="0"/>
                <w:szCs w:val="21"/>
              </w:rPr>
              <w:t>项目</w:t>
            </w:r>
          </w:p>
        </w:tc>
        <w:tc>
          <w:tcPr>
            <w:tcW w:w="1220" w:type="dxa"/>
            <w:noWrap/>
            <w:vAlign w:val="bottom"/>
          </w:tcPr>
          <w:p w14:paraId="1E83CD86">
            <w:pPr>
              <w:widowControl/>
              <w:spacing w:line="400" w:lineRule="exact"/>
              <w:jc w:val="center"/>
              <w:rPr>
                <w:rFonts w:ascii="Arial" w:hAnsi="Arial" w:cs="Arial"/>
                <w:kern w:val="0"/>
                <w:szCs w:val="21"/>
              </w:rPr>
            </w:pPr>
            <w:r>
              <w:rPr>
                <w:rFonts w:hint="eastAsia" w:ascii="Arial" w:hAnsi="宋体" w:cs="Arial"/>
                <w:kern w:val="0"/>
                <w:szCs w:val="21"/>
              </w:rPr>
              <w:t>土地使用权</w:t>
            </w:r>
          </w:p>
        </w:tc>
        <w:tc>
          <w:tcPr>
            <w:tcW w:w="1428" w:type="dxa"/>
            <w:noWrap/>
            <w:vAlign w:val="bottom"/>
          </w:tcPr>
          <w:p w14:paraId="2CD94CFA">
            <w:pPr>
              <w:widowControl/>
              <w:spacing w:line="400" w:lineRule="exact"/>
              <w:jc w:val="center"/>
              <w:rPr>
                <w:rFonts w:hint="eastAsia" w:ascii="Arial" w:hAnsi="宋体" w:cs="Arial"/>
                <w:kern w:val="0"/>
                <w:szCs w:val="21"/>
              </w:rPr>
            </w:pPr>
            <w:r>
              <w:rPr>
                <w:rFonts w:hint="eastAsia" w:ascii="Arial" w:hAnsi="宋体" w:cs="Arial"/>
                <w:kern w:val="0"/>
                <w:szCs w:val="21"/>
              </w:rPr>
              <w:t>专利权</w:t>
            </w:r>
          </w:p>
        </w:tc>
        <w:tc>
          <w:tcPr>
            <w:tcW w:w="1463" w:type="dxa"/>
            <w:noWrap/>
            <w:vAlign w:val="bottom"/>
          </w:tcPr>
          <w:p w14:paraId="6CE9CA55">
            <w:pPr>
              <w:kinsoku w:val="0"/>
              <w:autoSpaceDE w:val="0"/>
              <w:autoSpaceDN w:val="0"/>
              <w:adjustRightInd w:val="0"/>
              <w:snapToGrid w:val="0"/>
              <w:spacing w:before="153" w:line="216" w:lineRule="auto"/>
              <w:jc w:val="center"/>
              <w:rPr>
                <w:rFonts w:hint="eastAsia" w:ascii="Arial" w:hAnsi="宋体" w:cs="Arial"/>
                <w:kern w:val="0"/>
                <w:szCs w:val="21"/>
              </w:rPr>
            </w:pPr>
            <w:r>
              <w:rPr>
                <w:rFonts w:hint="eastAsia" w:ascii="Arial" w:hAnsi="宋体" w:cs="Arial"/>
                <w:kern w:val="0"/>
                <w:szCs w:val="21"/>
              </w:rPr>
              <w:t>软件著作权</w:t>
            </w:r>
          </w:p>
        </w:tc>
        <w:tc>
          <w:tcPr>
            <w:tcW w:w="1418" w:type="dxa"/>
            <w:vAlign w:val="bottom"/>
          </w:tcPr>
          <w:p w14:paraId="0398C203">
            <w:pPr>
              <w:kinsoku w:val="0"/>
              <w:autoSpaceDE w:val="0"/>
              <w:autoSpaceDN w:val="0"/>
              <w:adjustRightInd w:val="0"/>
              <w:snapToGrid w:val="0"/>
              <w:spacing w:before="153" w:line="218" w:lineRule="auto"/>
              <w:ind w:left="318"/>
              <w:jc w:val="center"/>
              <w:rPr>
                <w:rFonts w:hint="eastAsia" w:ascii="Arial" w:hAnsi="宋体" w:cs="Arial"/>
                <w:kern w:val="0"/>
                <w:szCs w:val="21"/>
              </w:rPr>
            </w:pPr>
            <w:r>
              <w:rPr>
                <w:rFonts w:hint="eastAsia" w:ascii="Arial" w:hAnsi="宋体" w:cs="Arial"/>
                <w:kern w:val="0"/>
                <w:szCs w:val="21"/>
              </w:rPr>
              <w:t>外购软件</w:t>
            </w:r>
          </w:p>
        </w:tc>
        <w:tc>
          <w:tcPr>
            <w:tcW w:w="1417" w:type="dxa"/>
            <w:noWrap/>
            <w:vAlign w:val="center"/>
          </w:tcPr>
          <w:p w14:paraId="3D6BAA31">
            <w:pPr>
              <w:widowControl/>
              <w:spacing w:line="400" w:lineRule="exact"/>
              <w:jc w:val="center"/>
              <w:rPr>
                <w:rFonts w:ascii="Arial" w:hAnsi="Arial" w:cs="Arial"/>
                <w:kern w:val="0"/>
                <w:szCs w:val="21"/>
              </w:rPr>
            </w:pPr>
            <w:r>
              <w:rPr>
                <w:rFonts w:hint="eastAsia" w:ascii="Arial" w:hAnsi="宋体" w:cs="Arial"/>
                <w:kern w:val="0"/>
                <w:szCs w:val="21"/>
              </w:rPr>
              <w:t>合计</w:t>
            </w:r>
          </w:p>
        </w:tc>
      </w:tr>
      <w:tr w14:paraId="0FAAFF2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328E18F4">
            <w:pPr>
              <w:widowControl/>
              <w:spacing w:line="400" w:lineRule="exact"/>
              <w:rPr>
                <w:rFonts w:ascii="Arial" w:hAnsi="Arial" w:cs="Arial"/>
                <w:kern w:val="0"/>
                <w:szCs w:val="21"/>
              </w:rPr>
            </w:pPr>
            <w:r>
              <w:rPr>
                <w:rFonts w:ascii="Arial" w:hAnsi="宋体" w:cs="Arial"/>
                <w:kern w:val="0"/>
                <w:szCs w:val="21"/>
              </w:rPr>
              <w:t>一、账面原值</w:t>
            </w:r>
          </w:p>
        </w:tc>
        <w:tc>
          <w:tcPr>
            <w:tcW w:w="1220" w:type="dxa"/>
            <w:noWrap/>
            <w:vAlign w:val="center"/>
          </w:tcPr>
          <w:p w14:paraId="449E7D0D">
            <w:pPr>
              <w:widowControl/>
              <w:spacing w:line="400" w:lineRule="exact"/>
              <w:jc w:val="right"/>
              <w:rPr>
                <w:rFonts w:ascii="Arial" w:hAnsi="Arial" w:cs="Arial"/>
                <w:bCs/>
                <w:kern w:val="0"/>
                <w:szCs w:val="21"/>
              </w:rPr>
            </w:pPr>
          </w:p>
        </w:tc>
        <w:tc>
          <w:tcPr>
            <w:tcW w:w="1428" w:type="dxa"/>
            <w:noWrap/>
            <w:vAlign w:val="center"/>
          </w:tcPr>
          <w:p w14:paraId="539264D5">
            <w:pPr>
              <w:widowControl/>
              <w:spacing w:line="400" w:lineRule="exact"/>
              <w:jc w:val="right"/>
              <w:rPr>
                <w:rFonts w:ascii="Arial" w:hAnsi="Arial" w:cs="Arial"/>
                <w:bCs/>
                <w:kern w:val="0"/>
                <w:szCs w:val="21"/>
              </w:rPr>
            </w:pPr>
          </w:p>
        </w:tc>
        <w:tc>
          <w:tcPr>
            <w:tcW w:w="1463" w:type="dxa"/>
            <w:noWrap/>
            <w:vAlign w:val="center"/>
          </w:tcPr>
          <w:p w14:paraId="20C0A6FF">
            <w:pPr>
              <w:widowControl/>
              <w:spacing w:line="400" w:lineRule="exact"/>
              <w:jc w:val="right"/>
              <w:rPr>
                <w:rFonts w:ascii="Arial" w:hAnsi="Arial" w:cs="Arial"/>
                <w:bCs/>
                <w:kern w:val="0"/>
                <w:szCs w:val="21"/>
              </w:rPr>
            </w:pPr>
          </w:p>
        </w:tc>
        <w:tc>
          <w:tcPr>
            <w:tcW w:w="1418" w:type="dxa"/>
          </w:tcPr>
          <w:p w14:paraId="420D3DF5">
            <w:pPr>
              <w:widowControl/>
              <w:spacing w:line="400" w:lineRule="exact"/>
              <w:jc w:val="right"/>
              <w:rPr>
                <w:rFonts w:ascii="Arial" w:hAnsi="Arial" w:cs="Arial"/>
                <w:bCs/>
                <w:kern w:val="0"/>
                <w:szCs w:val="21"/>
              </w:rPr>
            </w:pPr>
          </w:p>
        </w:tc>
        <w:tc>
          <w:tcPr>
            <w:tcW w:w="1417" w:type="dxa"/>
            <w:noWrap/>
            <w:vAlign w:val="center"/>
          </w:tcPr>
          <w:p w14:paraId="70FD67BD">
            <w:pPr>
              <w:widowControl/>
              <w:spacing w:line="400" w:lineRule="exact"/>
              <w:jc w:val="right"/>
              <w:rPr>
                <w:rFonts w:ascii="Arial" w:hAnsi="Arial" w:cs="Arial"/>
                <w:bCs/>
                <w:kern w:val="0"/>
                <w:szCs w:val="21"/>
              </w:rPr>
            </w:pPr>
          </w:p>
        </w:tc>
      </w:tr>
      <w:tr w14:paraId="4DD2CFC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33B6CCE8">
            <w:pPr>
              <w:widowControl/>
              <w:spacing w:line="400" w:lineRule="exact"/>
              <w:rPr>
                <w:rFonts w:ascii="Arial" w:hAnsi="Arial" w:cs="Arial"/>
                <w:kern w:val="0"/>
                <w:szCs w:val="21"/>
              </w:rPr>
            </w:pPr>
            <w:r>
              <w:rPr>
                <w:rFonts w:hint="eastAsia" w:ascii="Arial" w:hAnsi="宋体" w:cs="Arial"/>
                <w:kern w:val="0"/>
                <w:szCs w:val="21"/>
              </w:rPr>
              <w:t>1、上年年末余额</w:t>
            </w:r>
          </w:p>
        </w:tc>
        <w:tc>
          <w:tcPr>
            <w:tcW w:w="1220" w:type="dxa"/>
            <w:noWrap/>
            <w:vAlign w:val="center"/>
          </w:tcPr>
          <w:p w14:paraId="3A7E549A">
            <w:pPr>
              <w:pStyle w:val="71"/>
              <w:spacing w:before="193" w:line="212" w:lineRule="auto"/>
              <w:ind w:right="23"/>
              <w:jc w:val="right"/>
              <w:rPr>
                <w:rFonts w:hint="eastAsia" w:eastAsia="宋体"/>
                <w:sz w:val="21"/>
                <w:szCs w:val="21"/>
                <w:lang w:eastAsia="zh-CN"/>
              </w:rPr>
            </w:pPr>
            <w:r>
              <w:rPr>
                <w:rFonts w:hint="eastAsia"/>
                <w:sz w:val="21"/>
                <w:szCs w:val="21"/>
              </w:rPr>
              <w:t>24,455,885.00</w:t>
            </w:r>
          </w:p>
        </w:tc>
        <w:tc>
          <w:tcPr>
            <w:tcW w:w="1428" w:type="dxa"/>
            <w:noWrap/>
            <w:vAlign w:val="center"/>
          </w:tcPr>
          <w:p w14:paraId="6E7BF08E">
            <w:pPr>
              <w:pStyle w:val="71"/>
              <w:spacing w:before="193" w:line="212" w:lineRule="auto"/>
              <w:ind w:right="23"/>
              <w:jc w:val="right"/>
              <w:rPr>
                <w:rFonts w:hint="eastAsia" w:eastAsia="宋体"/>
                <w:sz w:val="21"/>
                <w:szCs w:val="21"/>
                <w:lang w:eastAsia="zh-CN"/>
              </w:rPr>
            </w:pPr>
            <w:r>
              <w:rPr>
                <w:rFonts w:hint="eastAsia"/>
                <w:sz w:val="21"/>
                <w:szCs w:val="21"/>
              </w:rPr>
              <w:t>249,776,453.67</w:t>
            </w:r>
          </w:p>
        </w:tc>
        <w:tc>
          <w:tcPr>
            <w:tcW w:w="1463" w:type="dxa"/>
            <w:noWrap/>
            <w:vAlign w:val="center"/>
          </w:tcPr>
          <w:p w14:paraId="5D80E34B">
            <w:pPr>
              <w:pStyle w:val="71"/>
              <w:spacing w:before="193" w:line="212" w:lineRule="auto"/>
              <w:ind w:right="23"/>
              <w:jc w:val="right"/>
              <w:rPr>
                <w:rFonts w:hint="eastAsia" w:eastAsia="宋体"/>
                <w:sz w:val="21"/>
                <w:szCs w:val="21"/>
                <w:lang w:eastAsia="zh-CN"/>
              </w:rPr>
            </w:pPr>
            <w:r>
              <w:rPr>
                <w:rFonts w:hint="eastAsia"/>
                <w:sz w:val="21"/>
                <w:szCs w:val="21"/>
              </w:rPr>
              <w:t xml:space="preserve"> 152,961,019.35 </w:t>
            </w:r>
          </w:p>
        </w:tc>
        <w:tc>
          <w:tcPr>
            <w:tcW w:w="1418" w:type="dxa"/>
            <w:vAlign w:val="center"/>
          </w:tcPr>
          <w:p w14:paraId="1A2C7DFE">
            <w:pPr>
              <w:pStyle w:val="71"/>
              <w:spacing w:before="193" w:line="212" w:lineRule="auto"/>
              <w:ind w:right="23"/>
              <w:jc w:val="right"/>
              <w:rPr>
                <w:rFonts w:hint="eastAsia" w:eastAsia="宋体"/>
                <w:sz w:val="21"/>
                <w:szCs w:val="21"/>
                <w:lang w:eastAsia="zh-CN"/>
              </w:rPr>
            </w:pPr>
            <w:r>
              <w:rPr>
                <w:rFonts w:hint="eastAsia"/>
                <w:sz w:val="21"/>
                <w:szCs w:val="21"/>
              </w:rPr>
              <w:t>37,950,172.19</w:t>
            </w:r>
          </w:p>
        </w:tc>
        <w:tc>
          <w:tcPr>
            <w:tcW w:w="1417" w:type="dxa"/>
            <w:noWrap/>
            <w:vAlign w:val="center"/>
          </w:tcPr>
          <w:p w14:paraId="483228BE">
            <w:pPr>
              <w:pStyle w:val="71"/>
              <w:spacing w:before="193" w:line="212" w:lineRule="auto"/>
              <w:ind w:right="23"/>
              <w:jc w:val="right"/>
              <w:rPr>
                <w:rFonts w:hint="eastAsia" w:eastAsia="宋体"/>
                <w:sz w:val="21"/>
                <w:szCs w:val="21"/>
                <w:lang w:eastAsia="zh-CN"/>
              </w:rPr>
            </w:pPr>
            <w:r>
              <w:rPr>
                <w:rFonts w:hint="eastAsia"/>
                <w:sz w:val="21"/>
                <w:szCs w:val="21"/>
              </w:rPr>
              <w:t>465,143,530.21</w:t>
            </w:r>
          </w:p>
        </w:tc>
      </w:tr>
      <w:tr w14:paraId="0553E1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676C9AA8">
            <w:pPr>
              <w:widowControl/>
              <w:spacing w:line="400" w:lineRule="exact"/>
              <w:rPr>
                <w:rFonts w:ascii="Arial" w:hAnsi="Arial" w:cs="Arial"/>
                <w:kern w:val="0"/>
                <w:szCs w:val="21"/>
              </w:rPr>
            </w:pPr>
            <w:r>
              <w:rPr>
                <w:rFonts w:hint="eastAsia" w:ascii="Arial" w:hAnsi="宋体" w:cs="Arial"/>
                <w:kern w:val="0"/>
                <w:szCs w:val="21"/>
              </w:rPr>
              <w:t>2、本期增加金额</w:t>
            </w:r>
          </w:p>
        </w:tc>
        <w:tc>
          <w:tcPr>
            <w:tcW w:w="1220" w:type="dxa"/>
            <w:noWrap/>
            <w:vAlign w:val="center"/>
          </w:tcPr>
          <w:p w14:paraId="7DC384F5">
            <w:pPr>
              <w:widowControl/>
              <w:spacing w:line="400" w:lineRule="exact"/>
              <w:jc w:val="right"/>
              <w:rPr>
                <w:rFonts w:ascii="Arial" w:hAnsi="Arial" w:cs="Arial"/>
                <w:kern w:val="0"/>
                <w:szCs w:val="21"/>
              </w:rPr>
            </w:pPr>
          </w:p>
        </w:tc>
        <w:tc>
          <w:tcPr>
            <w:tcW w:w="1428" w:type="dxa"/>
            <w:noWrap/>
            <w:vAlign w:val="center"/>
          </w:tcPr>
          <w:p w14:paraId="344CE60F">
            <w:pPr>
              <w:widowControl/>
              <w:spacing w:line="400" w:lineRule="exact"/>
              <w:jc w:val="right"/>
              <w:rPr>
                <w:rFonts w:ascii="Arial" w:hAnsi="Arial" w:cs="Arial"/>
                <w:kern w:val="0"/>
                <w:szCs w:val="21"/>
              </w:rPr>
            </w:pPr>
          </w:p>
        </w:tc>
        <w:tc>
          <w:tcPr>
            <w:tcW w:w="1463" w:type="dxa"/>
            <w:noWrap/>
            <w:vAlign w:val="center"/>
          </w:tcPr>
          <w:p w14:paraId="6A67FFBA">
            <w:pPr>
              <w:widowControl/>
              <w:spacing w:line="400" w:lineRule="exact"/>
              <w:jc w:val="right"/>
              <w:rPr>
                <w:rFonts w:ascii="Arial" w:hAnsi="Arial" w:cs="Arial"/>
                <w:kern w:val="0"/>
                <w:szCs w:val="21"/>
              </w:rPr>
            </w:pPr>
          </w:p>
        </w:tc>
        <w:tc>
          <w:tcPr>
            <w:tcW w:w="1418" w:type="dxa"/>
            <w:vAlign w:val="center"/>
          </w:tcPr>
          <w:p w14:paraId="6DEF1EA5">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921,491.06</w:t>
            </w:r>
          </w:p>
        </w:tc>
        <w:tc>
          <w:tcPr>
            <w:tcW w:w="1417" w:type="dxa"/>
            <w:noWrap/>
            <w:vAlign w:val="center"/>
          </w:tcPr>
          <w:p w14:paraId="55287A6F">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921,491.06</w:t>
            </w:r>
          </w:p>
        </w:tc>
      </w:tr>
      <w:tr w14:paraId="1BF9A2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75DA626E">
            <w:pPr>
              <w:widowControl/>
              <w:spacing w:line="400" w:lineRule="exact"/>
              <w:rPr>
                <w:rFonts w:ascii="Arial" w:hAnsi="Arial" w:cs="Arial"/>
                <w:kern w:val="0"/>
                <w:szCs w:val="21"/>
              </w:rPr>
            </w:pPr>
            <w:r>
              <w:rPr>
                <w:rFonts w:hint="eastAsia" w:ascii="Arial" w:hAnsi="宋体" w:cs="Arial"/>
                <w:kern w:val="0"/>
                <w:szCs w:val="21"/>
              </w:rPr>
              <w:t>（1）购置</w:t>
            </w:r>
          </w:p>
        </w:tc>
        <w:tc>
          <w:tcPr>
            <w:tcW w:w="1220" w:type="dxa"/>
            <w:noWrap/>
            <w:vAlign w:val="center"/>
          </w:tcPr>
          <w:p w14:paraId="303070FD">
            <w:pPr>
              <w:widowControl/>
              <w:spacing w:line="400" w:lineRule="exact"/>
              <w:jc w:val="right"/>
              <w:rPr>
                <w:rFonts w:ascii="Arial" w:hAnsi="Arial" w:cs="Arial"/>
                <w:kern w:val="0"/>
                <w:szCs w:val="21"/>
              </w:rPr>
            </w:pPr>
          </w:p>
        </w:tc>
        <w:tc>
          <w:tcPr>
            <w:tcW w:w="1428" w:type="dxa"/>
            <w:noWrap/>
            <w:vAlign w:val="center"/>
          </w:tcPr>
          <w:p w14:paraId="331D485C">
            <w:pPr>
              <w:widowControl/>
              <w:spacing w:line="400" w:lineRule="exact"/>
              <w:jc w:val="right"/>
              <w:rPr>
                <w:rFonts w:ascii="Arial" w:hAnsi="Arial" w:cs="Arial"/>
                <w:kern w:val="0"/>
                <w:szCs w:val="21"/>
              </w:rPr>
            </w:pPr>
          </w:p>
        </w:tc>
        <w:tc>
          <w:tcPr>
            <w:tcW w:w="1463" w:type="dxa"/>
            <w:noWrap/>
            <w:vAlign w:val="center"/>
          </w:tcPr>
          <w:p w14:paraId="608A3F00">
            <w:pPr>
              <w:widowControl/>
              <w:spacing w:line="400" w:lineRule="exact"/>
              <w:jc w:val="right"/>
              <w:rPr>
                <w:rFonts w:ascii="Arial" w:hAnsi="Arial" w:cs="Arial"/>
                <w:kern w:val="0"/>
                <w:szCs w:val="21"/>
              </w:rPr>
            </w:pPr>
          </w:p>
        </w:tc>
        <w:tc>
          <w:tcPr>
            <w:tcW w:w="1418" w:type="dxa"/>
            <w:vAlign w:val="center"/>
          </w:tcPr>
          <w:p w14:paraId="0DC6A536">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921,491.06</w:t>
            </w:r>
          </w:p>
        </w:tc>
        <w:tc>
          <w:tcPr>
            <w:tcW w:w="1417" w:type="dxa"/>
            <w:noWrap/>
            <w:vAlign w:val="center"/>
          </w:tcPr>
          <w:p w14:paraId="30B17AC7">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921,491.06</w:t>
            </w:r>
          </w:p>
        </w:tc>
      </w:tr>
      <w:tr w14:paraId="75C4A2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6A212555">
            <w:pPr>
              <w:widowControl/>
              <w:spacing w:line="400" w:lineRule="exact"/>
              <w:rPr>
                <w:rFonts w:ascii="Arial" w:hAnsi="Arial" w:cs="Arial"/>
                <w:kern w:val="0"/>
                <w:szCs w:val="21"/>
              </w:rPr>
            </w:pPr>
            <w:r>
              <w:rPr>
                <w:rFonts w:hint="eastAsia" w:ascii="Arial" w:hAnsi="宋体" w:cs="Arial"/>
                <w:kern w:val="0"/>
                <w:szCs w:val="21"/>
              </w:rPr>
              <w:t>（2）内部研发</w:t>
            </w:r>
          </w:p>
        </w:tc>
        <w:tc>
          <w:tcPr>
            <w:tcW w:w="1220" w:type="dxa"/>
            <w:noWrap/>
            <w:vAlign w:val="center"/>
          </w:tcPr>
          <w:p w14:paraId="749F0A35">
            <w:pPr>
              <w:widowControl/>
              <w:spacing w:line="400" w:lineRule="exact"/>
              <w:jc w:val="right"/>
              <w:rPr>
                <w:rFonts w:ascii="Arial" w:hAnsi="Arial" w:cs="Arial"/>
                <w:bCs/>
                <w:kern w:val="0"/>
                <w:szCs w:val="21"/>
              </w:rPr>
            </w:pPr>
          </w:p>
        </w:tc>
        <w:tc>
          <w:tcPr>
            <w:tcW w:w="1428" w:type="dxa"/>
            <w:noWrap/>
            <w:vAlign w:val="center"/>
          </w:tcPr>
          <w:p w14:paraId="614D5DBE">
            <w:pPr>
              <w:widowControl/>
              <w:spacing w:line="400" w:lineRule="exact"/>
              <w:jc w:val="right"/>
              <w:rPr>
                <w:rFonts w:ascii="Arial" w:hAnsi="Arial" w:cs="Arial"/>
                <w:bCs/>
                <w:kern w:val="0"/>
                <w:szCs w:val="21"/>
              </w:rPr>
            </w:pPr>
          </w:p>
        </w:tc>
        <w:tc>
          <w:tcPr>
            <w:tcW w:w="1463" w:type="dxa"/>
            <w:noWrap/>
            <w:vAlign w:val="center"/>
          </w:tcPr>
          <w:p w14:paraId="69310E07">
            <w:pPr>
              <w:widowControl/>
              <w:spacing w:line="400" w:lineRule="exact"/>
              <w:jc w:val="right"/>
              <w:rPr>
                <w:rFonts w:ascii="Arial" w:hAnsi="Arial" w:cs="Arial"/>
                <w:bCs/>
                <w:kern w:val="0"/>
                <w:szCs w:val="21"/>
              </w:rPr>
            </w:pPr>
          </w:p>
        </w:tc>
        <w:tc>
          <w:tcPr>
            <w:tcW w:w="1418" w:type="dxa"/>
            <w:vAlign w:val="center"/>
          </w:tcPr>
          <w:p w14:paraId="33DDD5E8">
            <w:pPr>
              <w:widowControl/>
              <w:spacing w:line="400" w:lineRule="exact"/>
              <w:jc w:val="right"/>
              <w:rPr>
                <w:rFonts w:ascii="Arial" w:hAnsi="Arial" w:cs="Arial"/>
                <w:bCs/>
                <w:kern w:val="0"/>
                <w:szCs w:val="21"/>
              </w:rPr>
            </w:pPr>
          </w:p>
        </w:tc>
        <w:tc>
          <w:tcPr>
            <w:tcW w:w="1417" w:type="dxa"/>
            <w:noWrap/>
            <w:vAlign w:val="center"/>
          </w:tcPr>
          <w:p w14:paraId="3DCB7AB5">
            <w:pPr>
              <w:widowControl/>
              <w:spacing w:line="400" w:lineRule="exact"/>
              <w:jc w:val="right"/>
              <w:rPr>
                <w:rFonts w:ascii="Arial" w:hAnsi="Arial" w:cs="Arial"/>
                <w:bCs/>
                <w:kern w:val="0"/>
                <w:szCs w:val="21"/>
              </w:rPr>
            </w:pPr>
          </w:p>
        </w:tc>
      </w:tr>
      <w:tr w14:paraId="1A90E0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7AE30ABB">
            <w:pPr>
              <w:widowControl/>
              <w:spacing w:line="400" w:lineRule="exact"/>
              <w:rPr>
                <w:rFonts w:ascii="Arial" w:hAnsi="Arial" w:cs="Arial"/>
                <w:kern w:val="0"/>
                <w:szCs w:val="21"/>
              </w:rPr>
            </w:pPr>
            <w:r>
              <w:rPr>
                <w:rFonts w:hint="eastAsia" w:ascii="Arial" w:hAnsi="宋体" w:cs="Arial"/>
                <w:kern w:val="0"/>
                <w:szCs w:val="21"/>
              </w:rPr>
              <w:t>3、本期减少金额</w:t>
            </w:r>
          </w:p>
        </w:tc>
        <w:tc>
          <w:tcPr>
            <w:tcW w:w="1220" w:type="dxa"/>
            <w:noWrap/>
            <w:vAlign w:val="center"/>
          </w:tcPr>
          <w:p w14:paraId="0A790942">
            <w:pPr>
              <w:widowControl/>
              <w:spacing w:line="400" w:lineRule="exact"/>
              <w:jc w:val="right"/>
              <w:rPr>
                <w:rFonts w:ascii="Arial" w:hAnsi="Arial" w:cs="Arial"/>
                <w:kern w:val="0"/>
                <w:szCs w:val="21"/>
              </w:rPr>
            </w:pPr>
          </w:p>
        </w:tc>
        <w:tc>
          <w:tcPr>
            <w:tcW w:w="1428" w:type="dxa"/>
            <w:noWrap/>
            <w:vAlign w:val="center"/>
          </w:tcPr>
          <w:p w14:paraId="6930CDFF">
            <w:pPr>
              <w:widowControl/>
              <w:spacing w:line="400" w:lineRule="exact"/>
              <w:jc w:val="right"/>
              <w:rPr>
                <w:rFonts w:ascii="Arial" w:hAnsi="Arial" w:cs="Arial"/>
                <w:kern w:val="0"/>
                <w:szCs w:val="21"/>
              </w:rPr>
            </w:pPr>
          </w:p>
        </w:tc>
        <w:tc>
          <w:tcPr>
            <w:tcW w:w="1463" w:type="dxa"/>
            <w:noWrap/>
            <w:vAlign w:val="center"/>
          </w:tcPr>
          <w:p w14:paraId="0494E37D">
            <w:pPr>
              <w:widowControl/>
              <w:spacing w:line="400" w:lineRule="exact"/>
              <w:jc w:val="right"/>
              <w:rPr>
                <w:rFonts w:ascii="Arial" w:hAnsi="Arial" w:cs="Arial"/>
                <w:kern w:val="0"/>
                <w:szCs w:val="21"/>
              </w:rPr>
            </w:pPr>
          </w:p>
        </w:tc>
        <w:tc>
          <w:tcPr>
            <w:tcW w:w="1418" w:type="dxa"/>
            <w:vAlign w:val="center"/>
          </w:tcPr>
          <w:p w14:paraId="4CD4EC49">
            <w:pPr>
              <w:widowControl/>
              <w:spacing w:line="400" w:lineRule="exact"/>
              <w:jc w:val="right"/>
              <w:rPr>
                <w:rFonts w:ascii="Arial" w:hAnsi="Arial" w:cs="Arial"/>
                <w:kern w:val="0"/>
                <w:szCs w:val="21"/>
              </w:rPr>
            </w:pPr>
          </w:p>
        </w:tc>
        <w:tc>
          <w:tcPr>
            <w:tcW w:w="1417" w:type="dxa"/>
            <w:noWrap/>
            <w:vAlign w:val="center"/>
          </w:tcPr>
          <w:p w14:paraId="69ED74C1">
            <w:pPr>
              <w:widowControl/>
              <w:spacing w:line="400" w:lineRule="exact"/>
              <w:jc w:val="right"/>
              <w:rPr>
                <w:rFonts w:ascii="Arial" w:hAnsi="Arial" w:cs="Arial"/>
                <w:kern w:val="0"/>
                <w:szCs w:val="21"/>
              </w:rPr>
            </w:pPr>
          </w:p>
        </w:tc>
      </w:tr>
      <w:tr w14:paraId="405C5E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0878827D">
            <w:pPr>
              <w:widowControl/>
              <w:spacing w:line="400" w:lineRule="exact"/>
              <w:rPr>
                <w:rFonts w:ascii="Arial" w:hAnsi="Arial" w:cs="Arial"/>
                <w:kern w:val="0"/>
                <w:szCs w:val="21"/>
              </w:rPr>
            </w:pPr>
            <w:r>
              <w:rPr>
                <w:rFonts w:hint="eastAsia" w:ascii="Arial" w:hAnsi="宋体" w:cs="Arial"/>
                <w:kern w:val="0"/>
                <w:szCs w:val="21"/>
              </w:rPr>
              <w:t>（1）处置</w:t>
            </w:r>
          </w:p>
        </w:tc>
        <w:tc>
          <w:tcPr>
            <w:tcW w:w="1220" w:type="dxa"/>
            <w:noWrap/>
            <w:vAlign w:val="center"/>
          </w:tcPr>
          <w:p w14:paraId="42A41C22">
            <w:pPr>
              <w:widowControl/>
              <w:spacing w:line="400" w:lineRule="exact"/>
              <w:jc w:val="right"/>
              <w:rPr>
                <w:rFonts w:ascii="Arial" w:hAnsi="Arial" w:cs="Arial"/>
                <w:kern w:val="0"/>
                <w:szCs w:val="21"/>
              </w:rPr>
            </w:pPr>
          </w:p>
        </w:tc>
        <w:tc>
          <w:tcPr>
            <w:tcW w:w="1428" w:type="dxa"/>
            <w:noWrap/>
            <w:vAlign w:val="center"/>
          </w:tcPr>
          <w:p w14:paraId="26CE9DF3">
            <w:pPr>
              <w:widowControl/>
              <w:spacing w:line="400" w:lineRule="exact"/>
              <w:jc w:val="right"/>
              <w:rPr>
                <w:rFonts w:ascii="Arial" w:hAnsi="Arial" w:cs="Arial"/>
                <w:kern w:val="0"/>
                <w:szCs w:val="21"/>
              </w:rPr>
            </w:pPr>
          </w:p>
        </w:tc>
        <w:tc>
          <w:tcPr>
            <w:tcW w:w="1463" w:type="dxa"/>
            <w:noWrap/>
            <w:vAlign w:val="center"/>
          </w:tcPr>
          <w:p w14:paraId="6AC70186">
            <w:pPr>
              <w:widowControl/>
              <w:spacing w:line="400" w:lineRule="exact"/>
              <w:jc w:val="right"/>
              <w:rPr>
                <w:rFonts w:ascii="Arial" w:hAnsi="Arial" w:cs="Arial"/>
                <w:kern w:val="0"/>
                <w:szCs w:val="21"/>
              </w:rPr>
            </w:pPr>
          </w:p>
        </w:tc>
        <w:tc>
          <w:tcPr>
            <w:tcW w:w="1418" w:type="dxa"/>
            <w:vAlign w:val="center"/>
          </w:tcPr>
          <w:p w14:paraId="3169C4F6">
            <w:pPr>
              <w:widowControl/>
              <w:spacing w:line="400" w:lineRule="exact"/>
              <w:jc w:val="right"/>
              <w:rPr>
                <w:rFonts w:ascii="Arial" w:hAnsi="Arial" w:cs="Arial"/>
                <w:kern w:val="0"/>
                <w:szCs w:val="21"/>
              </w:rPr>
            </w:pPr>
          </w:p>
        </w:tc>
        <w:tc>
          <w:tcPr>
            <w:tcW w:w="1417" w:type="dxa"/>
            <w:noWrap/>
            <w:vAlign w:val="center"/>
          </w:tcPr>
          <w:p w14:paraId="388CEBCB">
            <w:pPr>
              <w:widowControl/>
              <w:spacing w:line="400" w:lineRule="exact"/>
              <w:jc w:val="right"/>
              <w:rPr>
                <w:rFonts w:ascii="Arial" w:hAnsi="Arial" w:cs="Arial"/>
                <w:kern w:val="0"/>
                <w:szCs w:val="21"/>
              </w:rPr>
            </w:pPr>
          </w:p>
        </w:tc>
      </w:tr>
      <w:tr w14:paraId="16A8A1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512D9C21">
            <w:pPr>
              <w:widowControl/>
              <w:spacing w:line="400" w:lineRule="exact"/>
              <w:rPr>
                <w:rFonts w:ascii="Arial" w:hAnsi="Arial" w:cs="Arial"/>
                <w:kern w:val="0"/>
                <w:szCs w:val="21"/>
              </w:rPr>
            </w:pPr>
            <w:r>
              <w:rPr>
                <w:rFonts w:hint="eastAsia" w:ascii="Arial" w:hAnsi="宋体" w:cs="Arial"/>
                <w:kern w:val="0"/>
                <w:szCs w:val="21"/>
              </w:rPr>
              <w:t>4、期末余额</w:t>
            </w:r>
          </w:p>
        </w:tc>
        <w:tc>
          <w:tcPr>
            <w:tcW w:w="1220" w:type="dxa"/>
            <w:noWrap/>
            <w:vAlign w:val="center"/>
          </w:tcPr>
          <w:p w14:paraId="0C12A6DF">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24,455,885.00</w:t>
            </w:r>
          </w:p>
        </w:tc>
        <w:tc>
          <w:tcPr>
            <w:tcW w:w="1428" w:type="dxa"/>
            <w:noWrap/>
            <w:vAlign w:val="center"/>
          </w:tcPr>
          <w:p w14:paraId="78265929">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249,776,453.67</w:t>
            </w:r>
          </w:p>
        </w:tc>
        <w:tc>
          <w:tcPr>
            <w:tcW w:w="1463" w:type="dxa"/>
            <w:noWrap/>
            <w:vAlign w:val="center"/>
          </w:tcPr>
          <w:p w14:paraId="2D806317">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 xml:space="preserve"> 152,961,019.35 </w:t>
            </w:r>
          </w:p>
        </w:tc>
        <w:tc>
          <w:tcPr>
            <w:tcW w:w="1418" w:type="dxa"/>
            <w:vAlign w:val="center"/>
          </w:tcPr>
          <w:p w14:paraId="6E5C2D0F">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38,871,663.25</w:t>
            </w:r>
          </w:p>
        </w:tc>
        <w:tc>
          <w:tcPr>
            <w:tcW w:w="1417" w:type="dxa"/>
            <w:noWrap/>
            <w:vAlign w:val="center"/>
          </w:tcPr>
          <w:p w14:paraId="6C3EFC72">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466,065,021.27</w:t>
            </w:r>
          </w:p>
        </w:tc>
      </w:tr>
      <w:tr w14:paraId="495530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399A2A89">
            <w:pPr>
              <w:widowControl/>
              <w:spacing w:line="400" w:lineRule="exact"/>
              <w:rPr>
                <w:rFonts w:ascii="Arial" w:hAnsi="Arial" w:cs="Arial"/>
                <w:kern w:val="0"/>
                <w:szCs w:val="21"/>
              </w:rPr>
            </w:pPr>
            <w:r>
              <w:rPr>
                <w:rFonts w:hint="eastAsia" w:ascii="Arial" w:hAnsi="宋体" w:cs="Arial"/>
                <w:kern w:val="0"/>
                <w:szCs w:val="21"/>
              </w:rPr>
              <w:t>二、累计摊销</w:t>
            </w:r>
          </w:p>
        </w:tc>
        <w:tc>
          <w:tcPr>
            <w:tcW w:w="1220" w:type="dxa"/>
            <w:noWrap/>
            <w:vAlign w:val="center"/>
          </w:tcPr>
          <w:p w14:paraId="3F6D6253">
            <w:pPr>
              <w:widowControl/>
              <w:spacing w:line="400" w:lineRule="exact"/>
              <w:jc w:val="right"/>
              <w:rPr>
                <w:rFonts w:ascii="Arial" w:hAnsi="Arial" w:cs="Arial"/>
                <w:kern w:val="0"/>
                <w:szCs w:val="21"/>
              </w:rPr>
            </w:pPr>
          </w:p>
        </w:tc>
        <w:tc>
          <w:tcPr>
            <w:tcW w:w="1428" w:type="dxa"/>
            <w:noWrap/>
            <w:vAlign w:val="center"/>
          </w:tcPr>
          <w:p w14:paraId="23DA5406">
            <w:pPr>
              <w:widowControl/>
              <w:spacing w:line="400" w:lineRule="exact"/>
              <w:jc w:val="right"/>
              <w:rPr>
                <w:rFonts w:ascii="Arial" w:hAnsi="Arial" w:cs="Arial"/>
                <w:kern w:val="0"/>
                <w:szCs w:val="21"/>
              </w:rPr>
            </w:pPr>
          </w:p>
        </w:tc>
        <w:tc>
          <w:tcPr>
            <w:tcW w:w="1463" w:type="dxa"/>
            <w:noWrap/>
            <w:vAlign w:val="center"/>
          </w:tcPr>
          <w:p w14:paraId="624A3F22">
            <w:pPr>
              <w:widowControl/>
              <w:spacing w:line="400" w:lineRule="exact"/>
              <w:jc w:val="right"/>
              <w:rPr>
                <w:rFonts w:ascii="Arial" w:hAnsi="Arial" w:cs="Arial"/>
                <w:kern w:val="0"/>
                <w:szCs w:val="21"/>
              </w:rPr>
            </w:pPr>
          </w:p>
        </w:tc>
        <w:tc>
          <w:tcPr>
            <w:tcW w:w="1418" w:type="dxa"/>
            <w:vAlign w:val="center"/>
          </w:tcPr>
          <w:p w14:paraId="74194376">
            <w:pPr>
              <w:widowControl/>
              <w:spacing w:line="400" w:lineRule="exact"/>
              <w:jc w:val="right"/>
              <w:rPr>
                <w:rFonts w:ascii="Arial" w:hAnsi="Arial" w:cs="Arial"/>
                <w:kern w:val="0"/>
                <w:szCs w:val="21"/>
              </w:rPr>
            </w:pPr>
          </w:p>
        </w:tc>
        <w:tc>
          <w:tcPr>
            <w:tcW w:w="1417" w:type="dxa"/>
            <w:noWrap/>
            <w:vAlign w:val="center"/>
          </w:tcPr>
          <w:p w14:paraId="11B2729E">
            <w:pPr>
              <w:widowControl/>
              <w:spacing w:line="400" w:lineRule="exact"/>
              <w:jc w:val="right"/>
              <w:rPr>
                <w:rFonts w:ascii="Arial" w:hAnsi="Arial" w:cs="Arial"/>
                <w:kern w:val="0"/>
                <w:szCs w:val="21"/>
              </w:rPr>
            </w:pPr>
          </w:p>
        </w:tc>
      </w:tr>
      <w:tr w14:paraId="541266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123F2945">
            <w:pPr>
              <w:widowControl/>
              <w:spacing w:line="400" w:lineRule="exact"/>
              <w:rPr>
                <w:rFonts w:ascii="Arial" w:hAnsi="Arial" w:cs="Arial"/>
                <w:kern w:val="0"/>
                <w:szCs w:val="21"/>
              </w:rPr>
            </w:pPr>
            <w:r>
              <w:rPr>
                <w:rFonts w:hint="eastAsia" w:ascii="Arial" w:hAnsi="宋体" w:cs="Arial"/>
                <w:kern w:val="0"/>
                <w:szCs w:val="21"/>
              </w:rPr>
              <w:t>1、上年年末余额</w:t>
            </w:r>
          </w:p>
        </w:tc>
        <w:tc>
          <w:tcPr>
            <w:tcW w:w="1220" w:type="dxa"/>
            <w:noWrap/>
            <w:vAlign w:val="center"/>
          </w:tcPr>
          <w:p w14:paraId="44ED3329">
            <w:pPr>
              <w:pStyle w:val="71"/>
              <w:spacing w:before="187" w:line="212" w:lineRule="auto"/>
              <w:ind w:right="24"/>
              <w:jc w:val="right"/>
              <w:rPr>
                <w:rFonts w:hint="eastAsia" w:eastAsia="宋体"/>
                <w:sz w:val="21"/>
                <w:szCs w:val="21"/>
                <w:lang w:eastAsia="zh-CN"/>
              </w:rPr>
            </w:pPr>
            <w:r>
              <w:rPr>
                <w:rFonts w:hint="eastAsia"/>
                <w:sz w:val="21"/>
                <w:szCs w:val="21"/>
              </w:rPr>
              <w:t>4,442,819.22</w:t>
            </w:r>
          </w:p>
        </w:tc>
        <w:tc>
          <w:tcPr>
            <w:tcW w:w="1428" w:type="dxa"/>
            <w:noWrap/>
            <w:vAlign w:val="center"/>
          </w:tcPr>
          <w:p w14:paraId="110A40BF">
            <w:pPr>
              <w:pStyle w:val="71"/>
              <w:spacing w:before="187" w:line="212" w:lineRule="auto"/>
              <w:ind w:right="24"/>
              <w:jc w:val="right"/>
              <w:rPr>
                <w:rFonts w:hint="eastAsia" w:eastAsia="宋体"/>
                <w:sz w:val="21"/>
                <w:szCs w:val="21"/>
                <w:lang w:eastAsia="zh-CN"/>
              </w:rPr>
            </w:pPr>
            <w:r>
              <w:rPr>
                <w:rFonts w:hint="eastAsia"/>
                <w:sz w:val="21"/>
                <w:szCs w:val="21"/>
              </w:rPr>
              <w:t>153,597,195.28</w:t>
            </w:r>
          </w:p>
        </w:tc>
        <w:tc>
          <w:tcPr>
            <w:tcW w:w="1463" w:type="dxa"/>
            <w:noWrap/>
            <w:vAlign w:val="center"/>
          </w:tcPr>
          <w:p w14:paraId="5EE8D8A6">
            <w:pPr>
              <w:pStyle w:val="71"/>
              <w:spacing w:before="187" w:line="212" w:lineRule="auto"/>
              <w:ind w:right="23"/>
              <w:jc w:val="right"/>
              <w:rPr>
                <w:rFonts w:hint="eastAsia" w:eastAsia="宋体"/>
                <w:sz w:val="21"/>
                <w:szCs w:val="21"/>
                <w:lang w:eastAsia="zh-CN"/>
              </w:rPr>
            </w:pPr>
            <w:r>
              <w:rPr>
                <w:rFonts w:hint="eastAsia"/>
                <w:sz w:val="21"/>
                <w:szCs w:val="21"/>
              </w:rPr>
              <w:t xml:space="preserve"> 17,198,598.36 </w:t>
            </w:r>
          </w:p>
        </w:tc>
        <w:tc>
          <w:tcPr>
            <w:tcW w:w="1418" w:type="dxa"/>
            <w:vAlign w:val="center"/>
          </w:tcPr>
          <w:p w14:paraId="1D554FC5">
            <w:pPr>
              <w:pStyle w:val="71"/>
              <w:spacing w:before="187" w:line="212" w:lineRule="auto"/>
              <w:ind w:right="21"/>
              <w:jc w:val="right"/>
              <w:rPr>
                <w:rFonts w:hint="eastAsia" w:eastAsia="宋体"/>
                <w:sz w:val="21"/>
                <w:szCs w:val="21"/>
                <w:lang w:eastAsia="zh-CN"/>
              </w:rPr>
            </w:pPr>
            <w:r>
              <w:rPr>
                <w:rFonts w:hint="eastAsia"/>
                <w:sz w:val="21"/>
                <w:szCs w:val="21"/>
              </w:rPr>
              <w:t>18,374,925.78</w:t>
            </w:r>
          </w:p>
        </w:tc>
        <w:tc>
          <w:tcPr>
            <w:tcW w:w="1417" w:type="dxa"/>
            <w:noWrap/>
            <w:vAlign w:val="center"/>
          </w:tcPr>
          <w:p w14:paraId="0035C22F">
            <w:pPr>
              <w:pStyle w:val="71"/>
              <w:spacing w:before="187" w:line="212" w:lineRule="auto"/>
              <w:ind w:right="23"/>
              <w:jc w:val="right"/>
              <w:rPr>
                <w:rFonts w:hint="eastAsia" w:eastAsia="宋体"/>
                <w:sz w:val="21"/>
                <w:szCs w:val="21"/>
                <w:lang w:eastAsia="zh-CN"/>
              </w:rPr>
            </w:pPr>
            <w:r>
              <w:rPr>
                <w:rFonts w:hint="eastAsia"/>
                <w:sz w:val="21"/>
                <w:szCs w:val="21"/>
              </w:rPr>
              <w:t>193,613,538.64</w:t>
            </w:r>
          </w:p>
        </w:tc>
      </w:tr>
      <w:tr w14:paraId="30880A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6DFA32AA">
            <w:pPr>
              <w:widowControl/>
              <w:spacing w:line="400" w:lineRule="exact"/>
              <w:rPr>
                <w:rFonts w:ascii="Arial" w:hAnsi="Arial" w:cs="Arial"/>
                <w:kern w:val="0"/>
                <w:szCs w:val="21"/>
              </w:rPr>
            </w:pPr>
            <w:r>
              <w:rPr>
                <w:rFonts w:hint="eastAsia" w:ascii="Arial" w:hAnsi="宋体" w:cs="Arial"/>
                <w:kern w:val="0"/>
                <w:szCs w:val="21"/>
              </w:rPr>
              <w:t>2、本期增加金额</w:t>
            </w:r>
          </w:p>
        </w:tc>
        <w:tc>
          <w:tcPr>
            <w:tcW w:w="1220" w:type="dxa"/>
            <w:noWrap/>
            <w:vAlign w:val="center"/>
          </w:tcPr>
          <w:p w14:paraId="34C55A93">
            <w:pPr>
              <w:pStyle w:val="71"/>
              <w:spacing w:before="187" w:line="212" w:lineRule="auto"/>
              <w:ind w:right="24"/>
              <w:jc w:val="right"/>
              <w:rPr>
                <w:rFonts w:hint="eastAsia" w:ascii="Arial" w:hAnsi="Arial" w:eastAsia="宋体" w:cs="Arial"/>
                <w:szCs w:val="21"/>
                <w:lang w:eastAsia="zh-CN"/>
              </w:rPr>
            </w:pPr>
            <w:r>
              <w:rPr>
                <w:rFonts w:hint="eastAsia" w:eastAsia="宋体"/>
                <w:spacing w:val="-1"/>
                <w:sz w:val="21"/>
                <w:szCs w:val="21"/>
                <w:lang w:eastAsia="zh-CN"/>
              </w:rPr>
              <w:t>489,117.72</w:t>
            </w:r>
          </w:p>
        </w:tc>
        <w:tc>
          <w:tcPr>
            <w:tcW w:w="1428" w:type="dxa"/>
            <w:noWrap/>
            <w:vAlign w:val="center"/>
          </w:tcPr>
          <w:p w14:paraId="79F832CE">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24,527,504.68</w:t>
            </w:r>
          </w:p>
        </w:tc>
        <w:tc>
          <w:tcPr>
            <w:tcW w:w="1463" w:type="dxa"/>
            <w:noWrap/>
            <w:vAlign w:val="center"/>
          </w:tcPr>
          <w:p w14:paraId="68420B89">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 xml:space="preserve"> 14,174,410.44 </w:t>
            </w:r>
          </w:p>
        </w:tc>
        <w:tc>
          <w:tcPr>
            <w:tcW w:w="1418" w:type="dxa"/>
            <w:vAlign w:val="center"/>
          </w:tcPr>
          <w:p w14:paraId="223C8D8C">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 xml:space="preserve"> 4,022,223.00 </w:t>
            </w:r>
          </w:p>
        </w:tc>
        <w:tc>
          <w:tcPr>
            <w:tcW w:w="1417" w:type="dxa"/>
            <w:noWrap/>
            <w:vAlign w:val="center"/>
          </w:tcPr>
          <w:p w14:paraId="1640AADE">
            <w:pPr>
              <w:widowControl/>
              <w:spacing w:line="400" w:lineRule="exact"/>
              <w:jc w:val="right"/>
              <w:rPr>
                <w:rFonts w:hint="eastAsia" w:ascii="Arial Narrow" w:hAnsi="Arial Narrow" w:eastAsia="宋体" w:cs="Arial Narrow"/>
                <w:color w:val="000000"/>
                <w:spacing w:val="-1"/>
                <w:kern w:val="0"/>
                <w:sz w:val="21"/>
                <w:szCs w:val="21"/>
                <w:lang w:val="en-US" w:eastAsia="zh-CN" w:bidi="ar-SA"/>
              </w:rPr>
            </w:pPr>
            <w:r>
              <w:rPr>
                <w:rFonts w:hint="eastAsia" w:ascii="Arial Narrow" w:hAnsi="Arial Narrow" w:eastAsia="宋体" w:cs="Arial Narrow"/>
                <w:color w:val="000000"/>
                <w:spacing w:val="-1"/>
                <w:kern w:val="0"/>
                <w:sz w:val="21"/>
                <w:szCs w:val="21"/>
                <w:lang w:val="en-US" w:eastAsia="zh-CN" w:bidi="ar-SA"/>
              </w:rPr>
              <w:t>43,213,255.84</w:t>
            </w:r>
          </w:p>
        </w:tc>
      </w:tr>
      <w:tr w14:paraId="70D087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3BFA5B28">
            <w:pPr>
              <w:widowControl/>
              <w:spacing w:line="400" w:lineRule="exact"/>
              <w:rPr>
                <w:rFonts w:ascii="Arial" w:hAnsi="Arial" w:cs="Arial"/>
                <w:kern w:val="0"/>
                <w:szCs w:val="21"/>
              </w:rPr>
            </w:pPr>
            <w:r>
              <w:rPr>
                <w:rFonts w:hint="eastAsia" w:ascii="Arial" w:hAnsi="宋体" w:cs="Arial"/>
                <w:kern w:val="0"/>
                <w:szCs w:val="21"/>
              </w:rPr>
              <w:t>（1）计提</w:t>
            </w:r>
          </w:p>
        </w:tc>
        <w:tc>
          <w:tcPr>
            <w:tcW w:w="1220" w:type="dxa"/>
            <w:noWrap/>
            <w:vAlign w:val="center"/>
          </w:tcPr>
          <w:p w14:paraId="15146A29">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489,117.72</w:t>
            </w:r>
          </w:p>
        </w:tc>
        <w:tc>
          <w:tcPr>
            <w:tcW w:w="1428" w:type="dxa"/>
            <w:noWrap/>
            <w:vAlign w:val="center"/>
          </w:tcPr>
          <w:p w14:paraId="44A4F188">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24,527,504.68</w:t>
            </w:r>
          </w:p>
        </w:tc>
        <w:tc>
          <w:tcPr>
            <w:tcW w:w="1463" w:type="dxa"/>
            <w:noWrap/>
            <w:vAlign w:val="center"/>
          </w:tcPr>
          <w:p w14:paraId="21F6543F">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 xml:space="preserve"> 14,174,410.44 </w:t>
            </w:r>
          </w:p>
        </w:tc>
        <w:tc>
          <w:tcPr>
            <w:tcW w:w="1418" w:type="dxa"/>
            <w:vAlign w:val="center"/>
          </w:tcPr>
          <w:p w14:paraId="357FD407">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 xml:space="preserve"> 4,022,223.00 </w:t>
            </w:r>
          </w:p>
        </w:tc>
        <w:tc>
          <w:tcPr>
            <w:tcW w:w="1417" w:type="dxa"/>
            <w:noWrap/>
            <w:vAlign w:val="center"/>
          </w:tcPr>
          <w:p w14:paraId="7C877721">
            <w:pPr>
              <w:widowControl/>
              <w:spacing w:line="400" w:lineRule="exact"/>
              <w:jc w:val="right"/>
              <w:rPr>
                <w:rFonts w:hint="eastAsia" w:ascii="Arial Narrow" w:hAnsi="Arial Narrow" w:eastAsia="宋体" w:cs="Arial Narrow"/>
                <w:color w:val="000000"/>
                <w:spacing w:val="-1"/>
                <w:kern w:val="0"/>
                <w:sz w:val="21"/>
                <w:szCs w:val="21"/>
                <w:lang w:val="en-US" w:eastAsia="zh-CN" w:bidi="ar-SA"/>
              </w:rPr>
            </w:pPr>
            <w:r>
              <w:rPr>
                <w:rFonts w:hint="eastAsia" w:ascii="Arial Narrow" w:hAnsi="Arial Narrow" w:eastAsia="宋体" w:cs="Arial Narrow"/>
                <w:color w:val="000000"/>
                <w:spacing w:val="-1"/>
                <w:kern w:val="0"/>
                <w:sz w:val="21"/>
                <w:szCs w:val="21"/>
                <w:lang w:val="en-US" w:eastAsia="zh-CN" w:bidi="ar-SA"/>
              </w:rPr>
              <w:t>43,213,255.84</w:t>
            </w:r>
          </w:p>
        </w:tc>
      </w:tr>
      <w:tr w14:paraId="737217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1D305091">
            <w:pPr>
              <w:widowControl/>
              <w:spacing w:line="400" w:lineRule="exact"/>
              <w:rPr>
                <w:rFonts w:ascii="Arial" w:hAnsi="Arial" w:cs="Arial"/>
                <w:kern w:val="0"/>
                <w:szCs w:val="21"/>
              </w:rPr>
            </w:pPr>
            <w:r>
              <w:rPr>
                <w:rFonts w:hint="eastAsia" w:ascii="Arial" w:hAnsi="宋体" w:cs="Arial"/>
                <w:kern w:val="0"/>
                <w:szCs w:val="21"/>
              </w:rPr>
              <w:t>3、本期减少金额</w:t>
            </w:r>
          </w:p>
        </w:tc>
        <w:tc>
          <w:tcPr>
            <w:tcW w:w="1220" w:type="dxa"/>
            <w:noWrap/>
            <w:vAlign w:val="center"/>
          </w:tcPr>
          <w:p w14:paraId="5F8F0E9B">
            <w:pPr>
              <w:widowControl/>
              <w:spacing w:line="400" w:lineRule="exact"/>
              <w:jc w:val="right"/>
              <w:rPr>
                <w:rFonts w:ascii="Arial" w:hAnsi="Arial" w:cs="Arial"/>
                <w:kern w:val="0"/>
                <w:szCs w:val="21"/>
              </w:rPr>
            </w:pPr>
          </w:p>
        </w:tc>
        <w:tc>
          <w:tcPr>
            <w:tcW w:w="1428" w:type="dxa"/>
            <w:noWrap/>
            <w:vAlign w:val="center"/>
          </w:tcPr>
          <w:p w14:paraId="71CEC1ED">
            <w:pPr>
              <w:widowControl/>
              <w:spacing w:line="400" w:lineRule="exact"/>
              <w:jc w:val="right"/>
              <w:rPr>
                <w:rFonts w:ascii="Arial" w:hAnsi="Arial" w:cs="Arial"/>
                <w:kern w:val="0"/>
                <w:szCs w:val="21"/>
              </w:rPr>
            </w:pPr>
          </w:p>
        </w:tc>
        <w:tc>
          <w:tcPr>
            <w:tcW w:w="1463" w:type="dxa"/>
            <w:noWrap/>
            <w:vAlign w:val="center"/>
          </w:tcPr>
          <w:p w14:paraId="7BD35A4B">
            <w:pPr>
              <w:widowControl/>
              <w:spacing w:line="400" w:lineRule="exact"/>
              <w:jc w:val="right"/>
              <w:rPr>
                <w:rFonts w:ascii="Arial" w:hAnsi="Arial" w:cs="Arial"/>
                <w:kern w:val="0"/>
                <w:szCs w:val="21"/>
              </w:rPr>
            </w:pPr>
          </w:p>
        </w:tc>
        <w:tc>
          <w:tcPr>
            <w:tcW w:w="1418" w:type="dxa"/>
            <w:vAlign w:val="center"/>
          </w:tcPr>
          <w:p w14:paraId="0AD64C8E">
            <w:pPr>
              <w:widowControl/>
              <w:spacing w:line="400" w:lineRule="exact"/>
              <w:jc w:val="right"/>
              <w:rPr>
                <w:rFonts w:hint="eastAsia" w:ascii="Arial" w:hAnsi="Arial" w:eastAsia="宋体" w:cs="Arial"/>
                <w:kern w:val="0"/>
                <w:szCs w:val="21"/>
                <w:lang w:eastAsia="zh-CN"/>
              </w:rPr>
            </w:pPr>
          </w:p>
        </w:tc>
        <w:tc>
          <w:tcPr>
            <w:tcW w:w="1417" w:type="dxa"/>
            <w:noWrap/>
            <w:vAlign w:val="center"/>
          </w:tcPr>
          <w:p w14:paraId="3201E66C">
            <w:pPr>
              <w:widowControl/>
              <w:spacing w:line="400" w:lineRule="exact"/>
              <w:jc w:val="right"/>
              <w:rPr>
                <w:rFonts w:ascii="Arial" w:hAnsi="Arial" w:cs="Arial"/>
                <w:kern w:val="0"/>
                <w:szCs w:val="21"/>
              </w:rPr>
            </w:pPr>
          </w:p>
        </w:tc>
      </w:tr>
      <w:tr w14:paraId="7A03FF8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605EB690">
            <w:pPr>
              <w:widowControl/>
              <w:spacing w:line="400" w:lineRule="exact"/>
              <w:rPr>
                <w:rFonts w:ascii="Arial" w:hAnsi="Arial" w:cs="Arial"/>
                <w:kern w:val="0"/>
                <w:szCs w:val="21"/>
              </w:rPr>
            </w:pPr>
            <w:r>
              <w:rPr>
                <w:rFonts w:hint="eastAsia" w:ascii="Arial" w:hAnsi="宋体" w:cs="Arial"/>
                <w:kern w:val="0"/>
                <w:szCs w:val="21"/>
              </w:rPr>
              <w:t>4、期末余额</w:t>
            </w:r>
          </w:p>
        </w:tc>
        <w:tc>
          <w:tcPr>
            <w:tcW w:w="1220" w:type="dxa"/>
            <w:noWrap/>
            <w:vAlign w:val="center"/>
          </w:tcPr>
          <w:p w14:paraId="0EE7D889">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4,931,936.94</w:t>
            </w:r>
          </w:p>
        </w:tc>
        <w:tc>
          <w:tcPr>
            <w:tcW w:w="1428" w:type="dxa"/>
            <w:noWrap/>
            <w:vAlign w:val="center"/>
          </w:tcPr>
          <w:p w14:paraId="6A8274BA">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178,124,699.96</w:t>
            </w:r>
          </w:p>
        </w:tc>
        <w:tc>
          <w:tcPr>
            <w:tcW w:w="1463" w:type="dxa"/>
            <w:noWrap/>
            <w:vAlign w:val="center"/>
          </w:tcPr>
          <w:p w14:paraId="29DC535C">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 xml:space="preserve"> 31,373,008.80  </w:t>
            </w:r>
          </w:p>
        </w:tc>
        <w:tc>
          <w:tcPr>
            <w:tcW w:w="1418" w:type="dxa"/>
            <w:vAlign w:val="center"/>
          </w:tcPr>
          <w:p w14:paraId="750323D6">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 xml:space="preserve"> 22,397,148.78 </w:t>
            </w:r>
          </w:p>
        </w:tc>
        <w:tc>
          <w:tcPr>
            <w:tcW w:w="1417" w:type="dxa"/>
            <w:noWrap/>
            <w:vAlign w:val="center"/>
          </w:tcPr>
          <w:p w14:paraId="6FC1B2ED">
            <w:pPr>
              <w:pStyle w:val="71"/>
              <w:spacing w:before="187" w:line="212" w:lineRule="auto"/>
              <w:ind w:right="24"/>
              <w:jc w:val="right"/>
              <w:rPr>
                <w:rFonts w:hint="eastAsia" w:eastAsia="宋体"/>
                <w:spacing w:val="-1"/>
                <w:sz w:val="21"/>
                <w:szCs w:val="21"/>
                <w:lang w:eastAsia="zh-CN"/>
              </w:rPr>
            </w:pPr>
            <w:r>
              <w:rPr>
                <w:rFonts w:hint="eastAsia"/>
                <w:spacing w:val="-1"/>
                <w:sz w:val="21"/>
                <w:szCs w:val="21"/>
              </w:rPr>
              <w:t>236,826,794.48</w:t>
            </w:r>
          </w:p>
        </w:tc>
      </w:tr>
      <w:tr w14:paraId="41058B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0532561B">
            <w:pPr>
              <w:widowControl/>
              <w:spacing w:line="400" w:lineRule="exact"/>
              <w:rPr>
                <w:rFonts w:ascii="Arial" w:hAnsi="Arial" w:cs="Arial"/>
                <w:kern w:val="0"/>
                <w:szCs w:val="21"/>
              </w:rPr>
            </w:pPr>
            <w:r>
              <w:rPr>
                <w:rFonts w:hint="eastAsia" w:ascii="Arial" w:hAnsi="宋体" w:cs="Arial"/>
                <w:kern w:val="0"/>
                <w:szCs w:val="21"/>
              </w:rPr>
              <w:t>三、减值准备</w:t>
            </w:r>
          </w:p>
        </w:tc>
        <w:tc>
          <w:tcPr>
            <w:tcW w:w="1220" w:type="dxa"/>
            <w:noWrap/>
            <w:vAlign w:val="center"/>
          </w:tcPr>
          <w:p w14:paraId="46D593BD">
            <w:pPr>
              <w:widowControl/>
              <w:spacing w:line="400" w:lineRule="exact"/>
              <w:jc w:val="right"/>
              <w:rPr>
                <w:rFonts w:ascii="Arial" w:hAnsi="Arial" w:cs="Arial"/>
                <w:kern w:val="0"/>
                <w:szCs w:val="21"/>
              </w:rPr>
            </w:pPr>
          </w:p>
        </w:tc>
        <w:tc>
          <w:tcPr>
            <w:tcW w:w="1428" w:type="dxa"/>
            <w:noWrap/>
            <w:vAlign w:val="center"/>
          </w:tcPr>
          <w:p w14:paraId="204753E7">
            <w:pPr>
              <w:widowControl/>
              <w:spacing w:line="400" w:lineRule="exact"/>
              <w:jc w:val="right"/>
              <w:rPr>
                <w:rFonts w:ascii="Arial" w:hAnsi="Arial" w:cs="Arial"/>
                <w:kern w:val="0"/>
                <w:szCs w:val="21"/>
              </w:rPr>
            </w:pPr>
          </w:p>
        </w:tc>
        <w:tc>
          <w:tcPr>
            <w:tcW w:w="1463" w:type="dxa"/>
            <w:noWrap/>
            <w:vAlign w:val="center"/>
          </w:tcPr>
          <w:p w14:paraId="4BD2AAA4">
            <w:pPr>
              <w:widowControl/>
              <w:spacing w:line="400" w:lineRule="exact"/>
              <w:jc w:val="right"/>
              <w:rPr>
                <w:rFonts w:ascii="Arial" w:hAnsi="Arial" w:cs="Arial"/>
                <w:kern w:val="0"/>
                <w:szCs w:val="21"/>
              </w:rPr>
            </w:pPr>
          </w:p>
        </w:tc>
        <w:tc>
          <w:tcPr>
            <w:tcW w:w="1418" w:type="dxa"/>
            <w:vAlign w:val="center"/>
          </w:tcPr>
          <w:p w14:paraId="799055A0">
            <w:pPr>
              <w:widowControl/>
              <w:spacing w:line="400" w:lineRule="exact"/>
              <w:jc w:val="right"/>
              <w:rPr>
                <w:rFonts w:ascii="Arial" w:hAnsi="Arial" w:cs="Arial"/>
                <w:kern w:val="0"/>
                <w:szCs w:val="21"/>
              </w:rPr>
            </w:pPr>
          </w:p>
        </w:tc>
        <w:tc>
          <w:tcPr>
            <w:tcW w:w="1417" w:type="dxa"/>
            <w:noWrap/>
            <w:vAlign w:val="center"/>
          </w:tcPr>
          <w:p w14:paraId="130B0392">
            <w:pPr>
              <w:widowControl/>
              <w:spacing w:line="400" w:lineRule="exact"/>
              <w:jc w:val="right"/>
              <w:rPr>
                <w:rFonts w:ascii="Arial" w:hAnsi="Arial" w:cs="Arial"/>
                <w:kern w:val="0"/>
                <w:szCs w:val="21"/>
              </w:rPr>
            </w:pPr>
          </w:p>
        </w:tc>
      </w:tr>
      <w:tr w14:paraId="0E28BA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46D97F81">
            <w:pPr>
              <w:widowControl/>
              <w:spacing w:line="400" w:lineRule="exact"/>
              <w:rPr>
                <w:rFonts w:ascii="Arial" w:hAnsi="Arial" w:cs="Arial"/>
                <w:kern w:val="0"/>
                <w:szCs w:val="21"/>
              </w:rPr>
            </w:pPr>
            <w:r>
              <w:rPr>
                <w:rFonts w:hint="eastAsia" w:ascii="Arial" w:hAnsi="宋体" w:cs="Arial"/>
                <w:kern w:val="0"/>
                <w:szCs w:val="21"/>
              </w:rPr>
              <w:t>1、上年年末余额</w:t>
            </w:r>
          </w:p>
        </w:tc>
        <w:tc>
          <w:tcPr>
            <w:tcW w:w="1220" w:type="dxa"/>
            <w:noWrap/>
            <w:vAlign w:val="center"/>
          </w:tcPr>
          <w:p w14:paraId="5FA631CA">
            <w:pPr>
              <w:widowControl/>
              <w:spacing w:line="400" w:lineRule="exact"/>
              <w:jc w:val="right"/>
              <w:rPr>
                <w:rFonts w:ascii="Arial" w:hAnsi="Arial" w:cs="Arial"/>
                <w:kern w:val="0"/>
                <w:szCs w:val="21"/>
              </w:rPr>
            </w:pPr>
          </w:p>
        </w:tc>
        <w:tc>
          <w:tcPr>
            <w:tcW w:w="1428" w:type="dxa"/>
            <w:noWrap/>
            <w:vAlign w:val="center"/>
          </w:tcPr>
          <w:p w14:paraId="20B2F417">
            <w:pPr>
              <w:widowControl/>
              <w:spacing w:line="400" w:lineRule="exact"/>
              <w:jc w:val="right"/>
              <w:rPr>
                <w:rFonts w:ascii="Arial" w:hAnsi="Arial" w:cs="Arial"/>
                <w:kern w:val="0"/>
                <w:szCs w:val="21"/>
              </w:rPr>
            </w:pPr>
          </w:p>
        </w:tc>
        <w:tc>
          <w:tcPr>
            <w:tcW w:w="1463" w:type="dxa"/>
            <w:noWrap/>
            <w:vAlign w:val="center"/>
          </w:tcPr>
          <w:p w14:paraId="50708277">
            <w:pPr>
              <w:widowControl/>
              <w:spacing w:line="400" w:lineRule="exact"/>
              <w:jc w:val="right"/>
              <w:rPr>
                <w:rFonts w:ascii="Arial" w:hAnsi="Arial" w:cs="Arial"/>
                <w:kern w:val="0"/>
                <w:szCs w:val="21"/>
              </w:rPr>
            </w:pPr>
          </w:p>
        </w:tc>
        <w:tc>
          <w:tcPr>
            <w:tcW w:w="1418" w:type="dxa"/>
            <w:vAlign w:val="center"/>
          </w:tcPr>
          <w:p w14:paraId="179FB97E">
            <w:pPr>
              <w:widowControl/>
              <w:spacing w:line="400" w:lineRule="exact"/>
              <w:jc w:val="right"/>
              <w:rPr>
                <w:rFonts w:ascii="Arial" w:hAnsi="Arial" w:cs="Arial"/>
                <w:kern w:val="0"/>
                <w:szCs w:val="21"/>
              </w:rPr>
            </w:pPr>
          </w:p>
        </w:tc>
        <w:tc>
          <w:tcPr>
            <w:tcW w:w="1417" w:type="dxa"/>
            <w:noWrap/>
            <w:vAlign w:val="center"/>
          </w:tcPr>
          <w:p w14:paraId="29078E23">
            <w:pPr>
              <w:widowControl/>
              <w:spacing w:line="400" w:lineRule="exact"/>
              <w:jc w:val="right"/>
              <w:rPr>
                <w:rFonts w:ascii="Arial" w:hAnsi="Arial" w:cs="Arial"/>
                <w:kern w:val="0"/>
                <w:szCs w:val="21"/>
              </w:rPr>
            </w:pPr>
          </w:p>
        </w:tc>
      </w:tr>
      <w:tr w14:paraId="4FBD56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5B3F3ECB">
            <w:pPr>
              <w:widowControl/>
              <w:spacing w:line="400" w:lineRule="exact"/>
              <w:rPr>
                <w:rFonts w:ascii="Arial" w:hAnsi="Arial" w:cs="Arial"/>
                <w:kern w:val="0"/>
                <w:szCs w:val="21"/>
              </w:rPr>
            </w:pPr>
            <w:r>
              <w:rPr>
                <w:rFonts w:hint="eastAsia" w:ascii="Arial" w:hAnsi="宋体" w:cs="Arial"/>
                <w:kern w:val="0"/>
                <w:szCs w:val="21"/>
              </w:rPr>
              <w:t>2、本期增加金额</w:t>
            </w:r>
          </w:p>
        </w:tc>
        <w:tc>
          <w:tcPr>
            <w:tcW w:w="1220" w:type="dxa"/>
            <w:noWrap/>
            <w:vAlign w:val="center"/>
          </w:tcPr>
          <w:p w14:paraId="7E6F86A4">
            <w:pPr>
              <w:widowControl/>
              <w:spacing w:line="400" w:lineRule="exact"/>
              <w:jc w:val="right"/>
              <w:rPr>
                <w:rFonts w:ascii="Arial" w:hAnsi="Arial" w:cs="Arial"/>
                <w:kern w:val="0"/>
                <w:szCs w:val="21"/>
              </w:rPr>
            </w:pPr>
          </w:p>
        </w:tc>
        <w:tc>
          <w:tcPr>
            <w:tcW w:w="1428" w:type="dxa"/>
            <w:noWrap/>
            <w:vAlign w:val="center"/>
          </w:tcPr>
          <w:p w14:paraId="75EE066E">
            <w:pPr>
              <w:widowControl/>
              <w:spacing w:line="400" w:lineRule="exact"/>
              <w:jc w:val="right"/>
              <w:rPr>
                <w:rFonts w:ascii="Arial" w:hAnsi="Arial" w:cs="Arial"/>
                <w:kern w:val="0"/>
                <w:szCs w:val="21"/>
              </w:rPr>
            </w:pPr>
          </w:p>
        </w:tc>
        <w:tc>
          <w:tcPr>
            <w:tcW w:w="1463" w:type="dxa"/>
            <w:noWrap/>
            <w:vAlign w:val="center"/>
          </w:tcPr>
          <w:p w14:paraId="44CC462D">
            <w:pPr>
              <w:widowControl/>
              <w:spacing w:line="400" w:lineRule="exact"/>
              <w:jc w:val="right"/>
              <w:rPr>
                <w:rFonts w:ascii="Arial" w:hAnsi="Arial" w:cs="Arial"/>
                <w:kern w:val="0"/>
                <w:szCs w:val="21"/>
              </w:rPr>
            </w:pPr>
          </w:p>
        </w:tc>
        <w:tc>
          <w:tcPr>
            <w:tcW w:w="1418" w:type="dxa"/>
            <w:vAlign w:val="center"/>
          </w:tcPr>
          <w:p w14:paraId="491472AE">
            <w:pPr>
              <w:widowControl/>
              <w:spacing w:line="400" w:lineRule="exact"/>
              <w:jc w:val="right"/>
              <w:rPr>
                <w:rFonts w:ascii="Arial" w:hAnsi="Arial" w:cs="Arial"/>
                <w:kern w:val="0"/>
                <w:szCs w:val="21"/>
              </w:rPr>
            </w:pPr>
          </w:p>
        </w:tc>
        <w:tc>
          <w:tcPr>
            <w:tcW w:w="1417" w:type="dxa"/>
            <w:noWrap/>
            <w:vAlign w:val="center"/>
          </w:tcPr>
          <w:p w14:paraId="5618347D">
            <w:pPr>
              <w:widowControl/>
              <w:spacing w:line="400" w:lineRule="exact"/>
              <w:jc w:val="right"/>
              <w:rPr>
                <w:rFonts w:ascii="Arial" w:hAnsi="Arial" w:cs="Arial"/>
                <w:kern w:val="0"/>
                <w:szCs w:val="21"/>
              </w:rPr>
            </w:pPr>
          </w:p>
        </w:tc>
      </w:tr>
      <w:tr w14:paraId="33A5E7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776B35D2">
            <w:pPr>
              <w:widowControl/>
              <w:spacing w:line="400" w:lineRule="exact"/>
              <w:rPr>
                <w:rFonts w:ascii="Arial" w:hAnsi="Arial" w:cs="Arial"/>
                <w:kern w:val="0"/>
                <w:szCs w:val="21"/>
              </w:rPr>
            </w:pPr>
            <w:r>
              <w:rPr>
                <w:rFonts w:hint="eastAsia" w:ascii="Arial" w:hAnsi="宋体" w:cs="Arial"/>
                <w:kern w:val="0"/>
                <w:szCs w:val="21"/>
              </w:rPr>
              <w:t>3、本期减少金额</w:t>
            </w:r>
          </w:p>
        </w:tc>
        <w:tc>
          <w:tcPr>
            <w:tcW w:w="1220" w:type="dxa"/>
            <w:noWrap/>
            <w:vAlign w:val="center"/>
          </w:tcPr>
          <w:p w14:paraId="24C79AC1">
            <w:pPr>
              <w:widowControl/>
              <w:spacing w:line="400" w:lineRule="exact"/>
              <w:jc w:val="right"/>
              <w:rPr>
                <w:rFonts w:ascii="Arial" w:hAnsi="Arial" w:cs="Arial"/>
                <w:kern w:val="0"/>
                <w:szCs w:val="21"/>
              </w:rPr>
            </w:pPr>
          </w:p>
        </w:tc>
        <w:tc>
          <w:tcPr>
            <w:tcW w:w="1428" w:type="dxa"/>
            <w:noWrap/>
            <w:vAlign w:val="center"/>
          </w:tcPr>
          <w:p w14:paraId="4A744BE5">
            <w:pPr>
              <w:widowControl/>
              <w:spacing w:line="400" w:lineRule="exact"/>
              <w:jc w:val="right"/>
              <w:rPr>
                <w:rFonts w:ascii="Arial" w:hAnsi="Arial" w:cs="Arial"/>
                <w:kern w:val="0"/>
                <w:szCs w:val="21"/>
              </w:rPr>
            </w:pPr>
          </w:p>
        </w:tc>
        <w:tc>
          <w:tcPr>
            <w:tcW w:w="1463" w:type="dxa"/>
            <w:noWrap/>
            <w:vAlign w:val="center"/>
          </w:tcPr>
          <w:p w14:paraId="15B9E581">
            <w:pPr>
              <w:widowControl/>
              <w:spacing w:line="400" w:lineRule="exact"/>
              <w:jc w:val="right"/>
              <w:rPr>
                <w:rFonts w:ascii="Arial" w:hAnsi="Arial" w:cs="Arial"/>
                <w:kern w:val="0"/>
                <w:szCs w:val="21"/>
              </w:rPr>
            </w:pPr>
          </w:p>
        </w:tc>
        <w:tc>
          <w:tcPr>
            <w:tcW w:w="1418" w:type="dxa"/>
            <w:vAlign w:val="center"/>
          </w:tcPr>
          <w:p w14:paraId="6D63EEB1">
            <w:pPr>
              <w:widowControl/>
              <w:spacing w:line="400" w:lineRule="exact"/>
              <w:jc w:val="right"/>
              <w:rPr>
                <w:rFonts w:ascii="Arial" w:hAnsi="Arial" w:cs="Arial"/>
                <w:kern w:val="0"/>
                <w:szCs w:val="21"/>
              </w:rPr>
            </w:pPr>
          </w:p>
        </w:tc>
        <w:tc>
          <w:tcPr>
            <w:tcW w:w="1417" w:type="dxa"/>
            <w:noWrap/>
            <w:vAlign w:val="center"/>
          </w:tcPr>
          <w:p w14:paraId="66C9B266">
            <w:pPr>
              <w:widowControl/>
              <w:spacing w:line="400" w:lineRule="exact"/>
              <w:jc w:val="right"/>
              <w:rPr>
                <w:rFonts w:ascii="Arial" w:hAnsi="Arial" w:cs="Arial"/>
                <w:kern w:val="0"/>
                <w:szCs w:val="21"/>
              </w:rPr>
            </w:pPr>
          </w:p>
        </w:tc>
      </w:tr>
      <w:tr w14:paraId="21D9AD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16CF8C4F">
            <w:pPr>
              <w:widowControl/>
              <w:spacing w:line="400" w:lineRule="exact"/>
              <w:rPr>
                <w:rFonts w:ascii="Arial" w:hAnsi="Arial" w:cs="Arial"/>
                <w:kern w:val="0"/>
                <w:szCs w:val="21"/>
              </w:rPr>
            </w:pPr>
            <w:r>
              <w:rPr>
                <w:rFonts w:hint="eastAsia" w:ascii="Arial" w:hAnsi="宋体" w:cs="Arial"/>
                <w:kern w:val="0"/>
                <w:szCs w:val="21"/>
              </w:rPr>
              <w:t>4、期末余额</w:t>
            </w:r>
          </w:p>
        </w:tc>
        <w:tc>
          <w:tcPr>
            <w:tcW w:w="1220" w:type="dxa"/>
            <w:noWrap/>
            <w:vAlign w:val="center"/>
          </w:tcPr>
          <w:p w14:paraId="570F0AE1">
            <w:pPr>
              <w:widowControl/>
              <w:spacing w:line="400" w:lineRule="exact"/>
              <w:jc w:val="right"/>
              <w:rPr>
                <w:rFonts w:ascii="Arial" w:hAnsi="Arial" w:cs="Arial"/>
                <w:kern w:val="0"/>
                <w:szCs w:val="21"/>
              </w:rPr>
            </w:pPr>
          </w:p>
        </w:tc>
        <w:tc>
          <w:tcPr>
            <w:tcW w:w="1428" w:type="dxa"/>
            <w:noWrap/>
            <w:vAlign w:val="center"/>
          </w:tcPr>
          <w:p w14:paraId="1F08DCF1">
            <w:pPr>
              <w:widowControl/>
              <w:spacing w:line="400" w:lineRule="exact"/>
              <w:jc w:val="right"/>
              <w:rPr>
                <w:rFonts w:ascii="Arial" w:hAnsi="Arial" w:cs="Arial"/>
                <w:kern w:val="0"/>
                <w:szCs w:val="21"/>
              </w:rPr>
            </w:pPr>
          </w:p>
        </w:tc>
        <w:tc>
          <w:tcPr>
            <w:tcW w:w="1463" w:type="dxa"/>
            <w:noWrap/>
            <w:vAlign w:val="center"/>
          </w:tcPr>
          <w:p w14:paraId="437FEEB4">
            <w:pPr>
              <w:widowControl/>
              <w:spacing w:line="400" w:lineRule="exact"/>
              <w:jc w:val="right"/>
              <w:rPr>
                <w:rFonts w:ascii="Arial" w:hAnsi="Arial" w:cs="Arial"/>
                <w:kern w:val="0"/>
                <w:szCs w:val="21"/>
              </w:rPr>
            </w:pPr>
          </w:p>
        </w:tc>
        <w:tc>
          <w:tcPr>
            <w:tcW w:w="1418" w:type="dxa"/>
            <w:vAlign w:val="center"/>
          </w:tcPr>
          <w:p w14:paraId="481B5345">
            <w:pPr>
              <w:widowControl/>
              <w:spacing w:line="400" w:lineRule="exact"/>
              <w:jc w:val="right"/>
              <w:rPr>
                <w:rFonts w:ascii="Arial" w:hAnsi="Arial" w:cs="Arial"/>
                <w:kern w:val="0"/>
                <w:szCs w:val="21"/>
              </w:rPr>
            </w:pPr>
          </w:p>
        </w:tc>
        <w:tc>
          <w:tcPr>
            <w:tcW w:w="1417" w:type="dxa"/>
            <w:noWrap/>
            <w:vAlign w:val="center"/>
          </w:tcPr>
          <w:p w14:paraId="2EE8514D">
            <w:pPr>
              <w:widowControl/>
              <w:spacing w:line="400" w:lineRule="exact"/>
              <w:jc w:val="right"/>
              <w:rPr>
                <w:rFonts w:ascii="Arial" w:hAnsi="Arial" w:cs="Arial"/>
                <w:kern w:val="0"/>
                <w:szCs w:val="21"/>
              </w:rPr>
            </w:pPr>
          </w:p>
        </w:tc>
      </w:tr>
      <w:tr w14:paraId="4A1B58E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vAlign w:val="center"/>
          </w:tcPr>
          <w:p w14:paraId="4381C86E">
            <w:pPr>
              <w:widowControl/>
              <w:spacing w:line="400" w:lineRule="exact"/>
              <w:rPr>
                <w:rFonts w:ascii="Arial" w:hAnsi="Arial" w:cs="Arial"/>
                <w:kern w:val="0"/>
                <w:szCs w:val="21"/>
              </w:rPr>
            </w:pPr>
            <w:r>
              <w:rPr>
                <w:rFonts w:hint="eastAsia" w:ascii="Arial" w:hAnsi="宋体" w:cs="Arial"/>
                <w:kern w:val="0"/>
                <w:szCs w:val="21"/>
              </w:rPr>
              <w:t>四、账面价值</w:t>
            </w:r>
          </w:p>
        </w:tc>
        <w:tc>
          <w:tcPr>
            <w:tcW w:w="1220" w:type="dxa"/>
            <w:noWrap/>
            <w:vAlign w:val="center"/>
          </w:tcPr>
          <w:p w14:paraId="559594E3">
            <w:pPr>
              <w:widowControl/>
              <w:spacing w:line="400" w:lineRule="exact"/>
              <w:jc w:val="right"/>
              <w:rPr>
                <w:rFonts w:ascii="Arial" w:hAnsi="Arial" w:cs="Arial"/>
                <w:bCs/>
                <w:kern w:val="0"/>
                <w:szCs w:val="21"/>
              </w:rPr>
            </w:pPr>
          </w:p>
        </w:tc>
        <w:tc>
          <w:tcPr>
            <w:tcW w:w="1428" w:type="dxa"/>
            <w:noWrap/>
            <w:vAlign w:val="center"/>
          </w:tcPr>
          <w:p w14:paraId="7777E25A">
            <w:pPr>
              <w:widowControl/>
              <w:spacing w:line="400" w:lineRule="exact"/>
              <w:jc w:val="right"/>
              <w:rPr>
                <w:rFonts w:ascii="Arial" w:hAnsi="Arial" w:cs="Arial"/>
                <w:bCs/>
                <w:kern w:val="0"/>
                <w:szCs w:val="21"/>
              </w:rPr>
            </w:pPr>
          </w:p>
        </w:tc>
        <w:tc>
          <w:tcPr>
            <w:tcW w:w="1463" w:type="dxa"/>
            <w:noWrap/>
            <w:vAlign w:val="center"/>
          </w:tcPr>
          <w:p w14:paraId="14DCC6D3">
            <w:pPr>
              <w:widowControl/>
              <w:spacing w:line="400" w:lineRule="exact"/>
              <w:jc w:val="right"/>
              <w:rPr>
                <w:rFonts w:ascii="Arial" w:hAnsi="Arial" w:cs="Arial"/>
                <w:bCs/>
                <w:kern w:val="0"/>
                <w:szCs w:val="21"/>
              </w:rPr>
            </w:pPr>
          </w:p>
        </w:tc>
        <w:tc>
          <w:tcPr>
            <w:tcW w:w="1418" w:type="dxa"/>
            <w:vAlign w:val="center"/>
          </w:tcPr>
          <w:p w14:paraId="26179BE0">
            <w:pPr>
              <w:widowControl/>
              <w:spacing w:line="400" w:lineRule="exact"/>
              <w:jc w:val="right"/>
              <w:rPr>
                <w:rFonts w:ascii="Arial" w:hAnsi="Arial" w:cs="Arial"/>
                <w:bCs/>
                <w:kern w:val="0"/>
                <w:szCs w:val="21"/>
              </w:rPr>
            </w:pPr>
          </w:p>
        </w:tc>
        <w:tc>
          <w:tcPr>
            <w:tcW w:w="1417" w:type="dxa"/>
            <w:noWrap/>
            <w:vAlign w:val="center"/>
          </w:tcPr>
          <w:p w14:paraId="17338571">
            <w:pPr>
              <w:widowControl/>
              <w:spacing w:line="400" w:lineRule="exact"/>
              <w:jc w:val="right"/>
              <w:rPr>
                <w:rFonts w:ascii="Arial" w:hAnsi="Arial" w:cs="Arial"/>
                <w:bCs/>
                <w:kern w:val="0"/>
                <w:szCs w:val="21"/>
              </w:rPr>
            </w:pPr>
          </w:p>
        </w:tc>
      </w:tr>
      <w:tr w14:paraId="2F7971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025F242D">
            <w:pPr>
              <w:widowControl/>
              <w:spacing w:line="400" w:lineRule="exact"/>
              <w:rPr>
                <w:rFonts w:ascii="Arial" w:hAnsi="Arial" w:cs="Arial"/>
                <w:kern w:val="0"/>
                <w:szCs w:val="21"/>
              </w:rPr>
            </w:pPr>
            <w:r>
              <w:rPr>
                <w:rFonts w:hint="eastAsia" w:ascii="Arial" w:hAnsi="宋体" w:cs="Arial"/>
                <w:kern w:val="0"/>
                <w:szCs w:val="21"/>
              </w:rPr>
              <w:t>1、期末账面价值</w:t>
            </w:r>
          </w:p>
        </w:tc>
        <w:tc>
          <w:tcPr>
            <w:tcW w:w="1220" w:type="dxa"/>
            <w:noWrap/>
            <w:vAlign w:val="center"/>
          </w:tcPr>
          <w:p w14:paraId="5DD313AC">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19,523,948.06</w:t>
            </w:r>
          </w:p>
        </w:tc>
        <w:tc>
          <w:tcPr>
            <w:tcW w:w="1428" w:type="dxa"/>
            <w:noWrap/>
            <w:vAlign w:val="center"/>
          </w:tcPr>
          <w:p w14:paraId="02A812B4">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71,651,753.71</w:t>
            </w:r>
          </w:p>
        </w:tc>
        <w:tc>
          <w:tcPr>
            <w:tcW w:w="1463" w:type="dxa"/>
            <w:noWrap/>
            <w:vAlign w:val="center"/>
          </w:tcPr>
          <w:p w14:paraId="00C03143">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 xml:space="preserve"> 121,588,010.55 </w:t>
            </w:r>
          </w:p>
        </w:tc>
        <w:tc>
          <w:tcPr>
            <w:tcW w:w="1418" w:type="dxa"/>
            <w:vAlign w:val="center"/>
          </w:tcPr>
          <w:p w14:paraId="2B6A57C6">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 xml:space="preserve"> 16,474,514.47 </w:t>
            </w:r>
          </w:p>
        </w:tc>
        <w:tc>
          <w:tcPr>
            <w:tcW w:w="1417" w:type="dxa"/>
            <w:noWrap/>
            <w:vAlign w:val="center"/>
          </w:tcPr>
          <w:p w14:paraId="7862A97D">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229,238,226.79</w:t>
            </w:r>
          </w:p>
        </w:tc>
      </w:tr>
      <w:tr w14:paraId="138ED8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46007982">
            <w:pPr>
              <w:widowControl/>
              <w:spacing w:line="400" w:lineRule="exact"/>
              <w:rPr>
                <w:rFonts w:ascii="Arial" w:hAnsi="Arial" w:cs="Arial"/>
                <w:kern w:val="0"/>
                <w:szCs w:val="21"/>
              </w:rPr>
            </w:pPr>
            <w:r>
              <w:rPr>
                <w:rFonts w:hint="eastAsia" w:ascii="Arial" w:hAnsi="宋体" w:cs="Arial"/>
                <w:kern w:val="0"/>
                <w:szCs w:val="21"/>
              </w:rPr>
              <w:t>2、上年年末账面价值</w:t>
            </w:r>
          </w:p>
        </w:tc>
        <w:tc>
          <w:tcPr>
            <w:tcW w:w="1220" w:type="dxa"/>
            <w:noWrap/>
            <w:vAlign w:val="center"/>
          </w:tcPr>
          <w:p w14:paraId="4E5A50E2">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20,013,065.78</w:t>
            </w:r>
          </w:p>
        </w:tc>
        <w:tc>
          <w:tcPr>
            <w:tcW w:w="1428" w:type="dxa"/>
            <w:noWrap/>
            <w:vAlign w:val="center"/>
          </w:tcPr>
          <w:p w14:paraId="7F654043">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96,179,258.39</w:t>
            </w:r>
          </w:p>
        </w:tc>
        <w:tc>
          <w:tcPr>
            <w:tcW w:w="1463" w:type="dxa"/>
            <w:noWrap/>
            <w:vAlign w:val="center"/>
          </w:tcPr>
          <w:p w14:paraId="2EDE9945">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 xml:space="preserve"> 135,762,420.99 </w:t>
            </w:r>
          </w:p>
        </w:tc>
        <w:tc>
          <w:tcPr>
            <w:tcW w:w="1418" w:type="dxa"/>
            <w:vAlign w:val="center"/>
          </w:tcPr>
          <w:p w14:paraId="773A45B1">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19,575,246.41</w:t>
            </w:r>
          </w:p>
        </w:tc>
        <w:tc>
          <w:tcPr>
            <w:tcW w:w="1417" w:type="dxa"/>
            <w:noWrap/>
            <w:vAlign w:val="center"/>
          </w:tcPr>
          <w:p w14:paraId="20DEE039">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271,529,991.57</w:t>
            </w:r>
          </w:p>
        </w:tc>
      </w:tr>
    </w:tbl>
    <w:p w14:paraId="2FA7A6DF">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（2）使用寿命不确定的无形资产情况:无</w:t>
      </w:r>
    </w:p>
    <w:p w14:paraId="32E61145">
      <w:pPr>
        <w:spacing w:line="400" w:lineRule="exact"/>
        <w:ind w:left="480"/>
        <w:rPr>
          <w:rStyle w:val="34"/>
          <w:rFonts w:hint="eastAsia" w:cs="Arial" w:asciiTheme="minorEastAsia" w:hAnsiTheme="minorEastAsia" w:eastAsiaTheme="minorEastAsia"/>
          <w:bCs/>
          <w:szCs w:val="21"/>
        </w:rPr>
      </w:pPr>
      <w:r>
        <w:rPr>
          <w:rStyle w:val="34"/>
          <w:rFonts w:hint="eastAsia" w:cs="Arial" w:asciiTheme="minorEastAsia" w:hAnsiTheme="minorEastAsia" w:eastAsiaTheme="minorEastAsia"/>
          <w:bCs/>
          <w:szCs w:val="21"/>
        </w:rPr>
        <w:t>（3）</w:t>
      </w:r>
      <w:r>
        <w:rPr>
          <w:rStyle w:val="34"/>
          <w:rFonts w:cs="Arial" w:asciiTheme="minorEastAsia" w:hAnsiTheme="minorEastAsia" w:eastAsiaTheme="minorEastAsia"/>
          <w:bCs/>
          <w:szCs w:val="21"/>
        </w:rPr>
        <w:t>未办妥产权证书的</w:t>
      </w:r>
      <w:r>
        <w:rPr>
          <w:rStyle w:val="34"/>
          <w:rFonts w:hint="eastAsia" w:cs="Arial" w:asciiTheme="minorEastAsia" w:hAnsiTheme="minorEastAsia" w:eastAsiaTheme="minorEastAsia"/>
          <w:bCs/>
          <w:szCs w:val="21"/>
        </w:rPr>
        <w:t>土地使用权</w:t>
      </w:r>
      <w:r>
        <w:rPr>
          <w:rStyle w:val="34"/>
          <w:rFonts w:cs="Arial" w:asciiTheme="minorEastAsia" w:hAnsiTheme="minorEastAsia" w:eastAsiaTheme="minorEastAsia"/>
          <w:bCs/>
          <w:szCs w:val="21"/>
        </w:rPr>
        <w:t>情况</w:t>
      </w:r>
      <w:r>
        <w:rPr>
          <w:rStyle w:val="34"/>
          <w:rFonts w:hint="eastAsia" w:cs="Arial" w:asciiTheme="minorEastAsia" w:hAnsiTheme="minorEastAsia" w:eastAsiaTheme="minorEastAsia"/>
          <w:bCs/>
          <w:szCs w:val="21"/>
        </w:rPr>
        <w:t>:</w:t>
      </w:r>
      <w:r>
        <w:rPr>
          <w:rFonts w:hint="eastAsia"/>
        </w:rPr>
        <w:t>无</w:t>
      </w:r>
    </w:p>
    <w:p w14:paraId="0E8CA08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（4）</w:t>
      </w:r>
      <w:r>
        <w:rPr>
          <w:rFonts w:cs="Arial" w:asciiTheme="minorEastAsia" w:hAnsiTheme="minorEastAsia" w:eastAsiaTheme="minorEastAsia"/>
          <w:szCs w:val="21"/>
        </w:rPr>
        <w:t>所有权或使用权受限制的</w:t>
      </w:r>
      <w:r>
        <w:rPr>
          <w:rFonts w:hint="eastAsia" w:cs="Arial" w:asciiTheme="minorEastAsia" w:hAnsiTheme="minorEastAsia" w:eastAsiaTheme="minorEastAsia"/>
          <w:szCs w:val="21"/>
        </w:rPr>
        <w:t>无形资产</w:t>
      </w:r>
      <w:r>
        <w:rPr>
          <w:rFonts w:cs="Arial" w:asciiTheme="minorEastAsia" w:hAnsiTheme="minorEastAsia" w:eastAsiaTheme="minorEastAsia"/>
          <w:szCs w:val="21"/>
        </w:rPr>
        <w:t>情况</w:t>
      </w:r>
      <w:r>
        <w:rPr>
          <w:rFonts w:hint="eastAsia" w:cs="Arial" w:asciiTheme="minorEastAsia" w:hAnsiTheme="minorEastAsia" w:eastAsiaTheme="minorEastAsia"/>
          <w:szCs w:val="21"/>
        </w:rPr>
        <w:t>:</w:t>
      </w:r>
      <w:r>
        <w:rPr>
          <w:rFonts w:hint="eastAsia"/>
        </w:rPr>
        <w:t>无</w:t>
      </w:r>
    </w:p>
    <w:p w14:paraId="713864DD">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16、</w:t>
      </w:r>
      <w:r>
        <w:rPr>
          <w:rFonts w:cs="Arial" w:asciiTheme="minorEastAsia" w:hAnsiTheme="minorEastAsia" w:eastAsiaTheme="minorEastAsia"/>
          <w:b/>
          <w:szCs w:val="21"/>
        </w:rPr>
        <w:t>开发支出</w:t>
      </w:r>
    </w:p>
    <w:tbl>
      <w:tblPr>
        <w:tblStyle w:val="20"/>
        <w:tblW w:w="5026"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047"/>
        <w:gridCol w:w="1418"/>
        <w:gridCol w:w="1419"/>
        <w:gridCol w:w="851"/>
        <w:gridCol w:w="1703"/>
        <w:gridCol w:w="1419"/>
        <w:gridCol w:w="1246"/>
      </w:tblGrid>
      <w:tr w14:paraId="5316AB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tblHeader/>
          <w:jc w:val="center"/>
        </w:trPr>
        <w:tc>
          <w:tcPr>
            <w:tcW w:w="1045" w:type="dxa"/>
            <w:vMerge w:val="restart"/>
            <w:noWrap/>
            <w:vAlign w:val="center"/>
          </w:tcPr>
          <w:p w14:paraId="6CCE50D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17" w:type="dxa"/>
            <w:vMerge w:val="restart"/>
            <w:noWrap/>
            <w:vAlign w:val="center"/>
          </w:tcPr>
          <w:p w14:paraId="22C744D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2268" w:type="dxa"/>
            <w:gridSpan w:val="2"/>
            <w:vAlign w:val="center"/>
          </w:tcPr>
          <w:p w14:paraId="346D2FA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3119" w:type="dxa"/>
            <w:gridSpan w:val="2"/>
            <w:noWrap/>
            <w:vAlign w:val="center"/>
          </w:tcPr>
          <w:p w14:paraId="68E1B33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245" w:type="dxa"/>
            <w:vMerge w:val="restart"/>
            <w:noWrap/>
            <w:vAlign w:val="center"/>
          </w:tcPr>
          <w:p w14:paraId="5744708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20C730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24" w:hRule="atLeast"/>
          <w:tblHeader/>
          <w:jc w:val="center"/>
        </w:trPr>
        <w:tc>
          <w:tcPr>
            <w:tcW w:w="1045" w:type="dxa"/>
            <w:vMerge w:val="continue"/>
            <w:vAlign w:val="center"/>
          </w:tcPr>
          <w:p w14:paraId="263E87F4">
            <w:pPr>
              <w:widowControl/>
              <w:spacing w:line="400" w:lineRule="exact"/>
              <w:jc w:val="center"/>
              <w:rPr>
                <w:rFonts w:hint="eastAsia" w:cs="Arial" w:asciiTheme="minorEastAsia" w:hAnsiTheme="minorEastAsia" w:eastAsiaTheme="minorEastAsia"/>
                <w:kern w:val="0"/>
                <w:szCs w:val="21"/>
              </w:rPr>
            </w:pPr>
          </w:p>
        </w:tc>
        <w:tc>
          <w:tcPr>
            <w:tcW w:w="1417" w:type="dxa"/>
            <w:vMerge w:val="continue"/>
            <w:vAlign w:val="center"/>
          </w:tcPr>
          <w:p w14:paraId="67DF659A">
            <w:pPr>
              <w:widowControl/>
              <w:spacing w:line="400" w:lineRule="exact"/>
              <w:jc w:val="center"/>
              <w:rPr>
                <w:rFonts w:hint="eastAsia" w:cs="Arial" w:asciiTheme="minorEastAsia" w:hAnsiTheme="minorEastAsia" w:eastAsiaTheme="minorEastAsia"/>
                <w:kern w:val="0"/>
                <w:szCs w:val="21"/>
              </w:rPr>
            </w:pPr>
          </w:p>
        </w:tc>
        <w:tc>
          <w:tcPr>
            <w:tcW w:w="1418" w:type="dxa"/>
            <w:vAlign w:val="center"/>
          </w:tcPr>
          <w:p w14:paraId="1031F5A0">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内部开发支出</w:t>
            </w:r>
          </w:p>
        </w:tc>
        <w:tc>
          <w:tcPr>
            <w:tcW w:w="850" w:type="dxa"/>
            <w:vAlign w:val="center"/>
          </w:tcPr>
          <w:p w14:paraId="3D9B5F96">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701" w:type="dxa"/>
            <w:vAlign w:val="center"/>
          </w:tcPr>
          <w:p w14:paraId="3487606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确认为无形资产</w:t>
            </w:r>
          </w:p>
        </w:tc>
        <w:tc>
          <w:tcPr>
            <w:tcW w:w="1418" w:type="dxa"/>
            <w:vAlign w:val="center"/>
          </w:tcPr>
          <w:p w14:paraId="1928AF2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转入当期损益</w:t>
            </w:r>
          </w:p>
        </w:tc>
        <w:tc>
          <w:tcPr>
            <w:tcW w:w="1245" w:type="dxa"/>
            <w:vMerge w:val="continue"/>
            <w:vAlign w:val="center"/>
          </w:tcPr>
          <w:p w14:paraId="7E8FE37F">
            <w:pPr>
              <w:widowControl/>
              <w:spacing w:line="400" w:lineRule="exact"/>
              <w:jc w:val="center"/>
              <w:rPr>
                <w:rFonts w:hint="eastAsia" w:cs="Arial" w:asciiTheme="minorEastAsia" w:hAnsiTheme="minorEastAsia" w:eastAsiaTheme="minorEastAsia"/>
                <w:kern w:val="0"/>
                <w:szCs w:val="21"/>
              </w:rPr>
            </w:pPr>
          </w:p>
        </w:tc>
      </w:tr>
      <w:tr w14:paraId="6CBAE0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1045" w:type="dxa"/>
            <w:noWrap/>
            <w:vAlign w:val="center"/>
          </w:tcPr>
          <w:p w14:paraId="0627943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开发支出</w:t>
            </w:r>
          </w:p>
        </w:tc>
        <w:tc>
          <w:tcPr>
            <w:tcW w:w="1417" w:type="dxa"/>
            <w:noWrap/>
            <w:vAlign w:val="center"/>
          </w:tcPr>
          <w:p w14:paraId="24D1C959">
            <w:pPr>
              <w:pStyle w:val="71"/>
              <w:spacing w:before="184" w:line="212" w:lineRule="auto"/>
              <w:jc w:val="right"/>
              <w:rPr>
                <w:rFonts w:hint="default" w:ascii="Arial Narrow" w:hAnsi="Arial Narrow" w:cs="Arial Narrow"/>
                <w:spacing w:val="-2"/>
                <w:sz w:val="21"/>
                <w:szCs w:val="21"/>
              </w:rPr>
            </w:pPr>
            <w:bookmarkStart w:id="64" w:name="OLE_LINK195"/>
            <w:bookmarkStart w:id="65" w:name="OLE_LINK196"/>
            <w:r>
              <w:rPr>
                <w:rFonts w:hint="default" w:ascii="Arial Narrow" w:hAnsi="Arial Narrow" w:cs="Arial Narrow"/>
                <w:spacing w:val="-2"/>
                <w:sz w:val="21"/>
                <w:szCs w:val="21"/>
              </w:rPr>
              <w:t>14,465,938.54</w:t>
            </w:r>
            <w:bookmarkEnd w:id="64"/>
            <w:bookmarkEnd w:id="65"/>
          </w:p>
        </w:tc>
        <w:tc>
          <w:tcPr>
            <w:tcW w:w="1418" w:type="dxa"/>
            <w:noWrap/>
            <w:vAlign w:val="center"/>
          </w:tcPr>
          <w:p w14:paraId="1B0236F7">
            <w:pPr>
              <w:widowControl/>
              <w:spacing w:line="400" w:lineRule="exact"/>
              <w:jc w:val="right"/>
              <w:rPr>
                <w:rFonts w:hint="default" w:ascii="Arial Narrow" w:hAnsi="Arial Narrow" w:eastAsia="Arial Narrow" w:cs="Arial Narrow"/>
                <w:color w:val="000000"/>
                <w:spacing w:val="-2"/>
                <w:kern w:val="0"/>
                <w:sz w:val="21"/>
                <w:szCs w:val="21"/>
                <w:lang w:eastAsia="en-US"/>
              </w:rPr>
            </w:pPr>
          </w:p>
        </w:tc>
        <w:tc>
          <w:tcPr>
            <w:tcW w:w="850" w:type="dxa"/>
            <w:vAlign w:val="center"/>
          </w:tcPr>
          <w:p w14:paraId="4886B4E4">
            <w:pPr>
              <w:widowControl/>
              <w:spacing w:line="400" w:lineRule="exact"/>
              <w:jc w:val="right"/>
              <w:rPr>
                <w:rFonts w:hint="default" w:ascii="Arial Narrow" w:hAnsi="Arial Narrow" w:eastAsia="Arial Narrow" w:cs="Arial Narrow"/>
                <w:color w:val="000000"/>
                <w:spacing w:val="-2"/>
                <w:kern w:val="0"/>
                <w:sz w:val="21"/>
                <w:szCs w:val="21"/>
                <w:lang w:eastAsia="en-US"/>
              </w:rPr>
            </w:pPr>
          </w:p>
        </w:tc>
        <w:tc>
          <w:tcPr>
            <w:tcW w:w="1701" w:type="dxa"/>
            <w:noWrap/>
            <w:vAlign w:val="center"/>
          </w:tcPr>
          <w:p w14:paraId="5D96A58F">
            <w:pPr>
              <w:widowControl/>
              <w:spacing w:line="400" w:lineRule="exact"/>
              <w:jc w:val="right"/>
              <w:rPr>
                <w:rFonts w:hint="default" w:ascii="Arial Narrow" w:hAnsi="Arial Narrow" w:eastAsia="Arial Narrow" w:cs="Arial Narrow"/>
                <w:color w:val="000000"/>
                <w:spacing w:val="-2"/>
                <w:kern w:val="0"/>
                <w:sz w:val="21"/>
                <w:szCs w:val="21"/>
                <w:lang w:eastAsia="en-US"/>
              </w:rPr>
            </w:pPr>
          </w:p>
        </w:tc>
        <w:tc>
          <w:tcPr>
            <w:tcW w:w="1418" w:type="dxa"/>
            <w:vAlign w:val="center"/>
          </w:tcPr>
          <w:p w14:paraId="75C34FC6">
            <w:pPr>
              <w:widowControl/>
              <w:spacing w:line="400" w:lineRule="exact"/>
              <w:jc w:val="right"/>
              <w:rPr>
                <w:rFonts w:hint="default" w:ascii="Arial Narrow" w:hAnsi="Arial Narrow" w:eastAsia="Arial Narrow" w:cs="Arial Narrow"/>
                <w:color w:val="000000"/>
                <w:spacing w:val="-2"/>
                <w:kern w:val="0"/>
                <w:sz w:val="21"/>
                <w:szCs w:val="21"/>
                <w:lang w:eastAsia="en-US"/>
              </w:rPr>
            </w:pPr>
          </w:p>
        </w:tc>
        <w:tc>
          <w:tcPr>
            <w:tcW w:w="1245" w:type="dxa"/>
            <w:noWrap/>
            <w:vAlign w:val="center"/>
          </w:tcPr>
          <w:p w14:paraId="667C45B0">
            <w:pPr>
              <w:widowControl/>
              <w:spacing w:line="400" w:lineRule="exact"/>
              <w:jc w:val="right"/>
              <w:rPr>
                <w:rFonts w:hint="default" w:ascii="Arial Narrow" w:hAnsi="Arial Narrow" w:eastAsia="Arial Narrow" w:cs="Arial Narrow"/>
                <w:color w:val="000000"/>
                <w:spacing w:val="-2"/>
                <w:kern w:val="0"/>
                <w:sz w:val="21"/>
                <w:szCs w:val="21"/>
                <w:lang w:eastAsia="en-US"/>
              </w:rPr>
            </w:pPr>
            <w:r>
              <w:rPr>
                <w:rFonts w:hint="default" w:ascii="Arial Narrow" w:hAnsi="Arial Narrow" w:eastAsia="Arial Narrow" w:cs="Arial Narrow"/>
                <w:color w:val="000000"/>
                <w:spacing w:val="-2"/>
                <w:kern w:val="0"/>
                <w:sz w:val="21"/>
                <w:szCs w:val="21"/>
                <w:lang w:eastAsia="en-US"/>
              </w:rPr>
              <w:t>14,465,938.54</w:t>
            </w:r>
          </w:p>
        </w:tc>
      </w:tr>
      <w:tr w14:paraId="105824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1045" w:type="dxa"/>
            <w:noWrap/>
            <w:vAlign w:val="center"/>
          </w:tcPr>
          <w:p w14:paraId="1C78D6D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17" w:type="dxa"/>
            <w:noWrap/>
            <w:vAlign w:val="center"/>
          </w:tcPr>
          <w:p w14:paraId="0946F1B1">
            <w:pPr>
              <w:widowControl/>
              <w:spacing w:line="400" w:lineRule="exact"/>
              <w:jc w:val="right"/>
              <w:rPr>
                <w:rFonts w:hint="default" w:ascii="Arial Narrow" w:hAnsi="Arial Narrow" w:cs="Arial Narrow" w:eastAsiaTheme="minorEastAsia"/>
                <w:b/>
                <w:kern w:val="0"/>
                <w:sz w:val="21"/>
                <w:szCs w:val="21"/>
              </w:rPr>
            </w:pPr>
            <w:r>
              <w:rPr>
                <w:rFonts w:hint="default" w:ascii="Arial Narrow" w:hAnsi="Arial Narrow" w:eastAsia="Arial Narrow" w:cs="Arial Narrow"/>
                <w:b/>
                <w:color w:val="000000"/>
                <w:spacing w:val="-2"/>
                <w:kern w:val="0"/>
                <w:sz w:val="21"/>
                <w:szCs w:val="21"/>
                <w:lang w:eastAsia="en-US"/>
              </w:rPr>
              <w:t>14,465,938.54</w:t>
            </w:r>
          </w:p>
        </w:tc>
        <w:tc>
          <w:tcPr>
            <w:tcW w:w="1418" w:type="dxa"/>
            <w:noWrap/>
            <w:vAlign w:val="center"/>
          </w:tcPr>
          <w:p w14:paraId="66A04597">
            <w:pPr>
              <w:widowControl/>
              <w:spacing w:line="400" w:lineRule="exact"/>
              <w:jc w:val="right"/>
              <w:rPr>
                <w:rFonts w:hint="default" w:ascii="Arial Narrow" w:hAnsi="Arial Narrow" w:cs="Arial Narrow" w:eastAsiaTheme="minorEastAsia"/>
                <w:b/>
                <w:kern w:val="0"/>
                <w:sz w:val="21"/>
                <w:szCs w:val="21"/>
              </w:rPr>
            </w:pPr>
          </w:p>
        </w:tc>
        <w:tc>
          <w:tcPr>
            <w:tcW w:w="850" w:type="dxa"/>
            <w:vAlign w:val="center"/>
          </w:tcPr>
          <w:p w14:paraId="58950EE0">
            <w:pPr>
              <w:widowControl/>
              <w:spacing w:line="400" w:lineRule="exact"/>
              <w:jc w:val="right"/>
              <w:rPr>
                <w:rFonts w:hint="default" w:ascii="Arial Narrow" w:hAnsi="Arial Narrow" w:cs="Arial Narrow" w:eastAsiaTheme="minorEastAsia"/>
                <w:b/>
                <w:kern w:val="0"/>
                <w:sz w:val="21"/>
                <w:szCs w:val="21"/>
              </w:rPr>
            </w:pPr>
          </w:p>
        </w:tc>
        <w:tc>
          <w:tcPr>
            <w:tcW w:w="1701" w:type="dxa"/>
            <w:noWrap/>
            <w:vAlign w:val="center"/>
          </w:tcPr>
          <w:p w14:paraId="19613AB6">
            <w:pPr>
              <w:widowControl/>
              <w:spacing w:line="400" w:lineRule="exact"/>
              <w:jc w:val="right"/>
              <w:rPr>
                <w:rFonts w:hint="default" w:ascii="Arial Narrow" w:hAnsi="Arial Narrow" w:cs="Arial Narrow" w:eastAsiaTheme="minorEastAsia"/>
                <w:b/>
                <w:kern w:val="0"/>
                <w:sz w:val="21"/>
                <w:szCs w:val="21"/>
              </w:rPr>
            </w:pPr>
          </w:p>
        </w:tc>
        <w:tc>
          <w:tcPr>
            <w:tcW w:w="1418" w:type="dxa"/>
            <w:vAlign w:val="center"/>
          </w:tcPr>
          <w:p w14:paraId="28E1A41E">
            <w:pPr>
              <w:widowControl/>
              <w:spacing w:line="400" w:lineRule="exact"/>
              <w:jc w:val="right"/>
              <w:rPr>
                <w:rFonts w:hint="default" w:ascii="Arial Narrow" w:hAnsi="Arial Narrow" w:cs="Arial Narrow" w:eastAsiaTheme="minorEastAsia"/>
                <w:b/>
                <w:kern w:val="0"/>
                <w:sz w:val="21"/>
                <w:szCs w:val="21"/>
              </w:rPr>
            </w:pPr>
          </w:p>
        </w:tc>
        <w:tc>
          <w:tcPr>
            <w:tcW w:w="1245" w:type="dxa"/>
            <w:noWrap/>
            <w:vAlign w:val="center"/>
          </w:tcPr>
          <w:p w14:paraId="571C46D8">
            <w:pPr>
              <w:widowControl/>
              <w:spacing w:line="400" w:lineRule="exact"/>
              <w:jc w:val="right"/>
              <w:rPr>
                <w:rFonts w:hint="default" w:ascii="Arial Narrow" w:hAnsi="Arial Narrow" w:cs="Arial Narrow" w:eastAsiaTheme="minorEastAsia"/>
                <w:b/>
                <w:kern w:val="0"/>
                <w:sz w:val="21"/>
                <w:szCs w:val="21"/>
              </w:rPr>
            </w:pPr>
            <w:r>
              <w:rPr>
                <w:rFonts w:hint="default" w:ascii="Arial Narrow" w:hAnsi="Arial Narrow" w:cs="Arial Narrow" w:eastAsiaTheme="minorEastAsia"/>
                <w:b/>
                <w:kern w:val="0"/>
                <w:sz w:val="21"/>
                <w:szCs w:val="21"/>
              </w:rPr>
              <w:t>14,465,938.54</w:t>
            </w:r>
          </w:p>
        </w:tc>
      </w:tr>
    </w:tbl>
    <w:p w14:paraId="1D5D9198">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17</w:t>
      </w:r>
      <w:r>
        <w:rPr>
          <w:rFonts w:cs="Arial" w:asciiTheme="minorEastAsia" w:hAnsiTheme="minorEastAsia" w:eastAsiaTheme="minorEastAsia"/>
          <w:b/>
          <w:szCs w:val="21"/>
        </w:rPr>
        <w:t>、商誉</w:t>
      </w:r>
    </w:p>
    <w:p w14:paraId="6B85FC84">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（1）商誉</w:t>
      </w:r>
      <w:r>
        <w:rPr>
          <w:rFonts w:hint="eastAsia" w:cs="Arial" w:asciiTheme="minorEastAsia" w:hAnsiTheme="minorEastAsia" w:eastAsiaTheme="minorEastAsia"/>
          <w:szCs w:val="21"/>
        </w:rPr>
        <w:t>账面原值</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66"/>
        <w:gridCol w:w="1406"/>
        <w:gridCol w:w="1134"/>
        <w:gridCol w:w="992"/>
        <w:gridCol w:w="1095"/>
        <w:gridCol w:w="1032"/>
        <w:gridCol w:w="1275"/>
      </w:tblGrid>
      <w:tr w14:paraId="4ADBD9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05" w:hRule="atLeast"/>
          <w:tblHeader/>
        </w:trPr>
        <w:tc>
          <w:tcPr>
            <w:tcW w:w="2166" w:type="dxa"/>
            <w:vMerge w:val="restart"/>
            <w:vAlign w:val="center"/>
          </w:tcPr>
          <w:p w14:paraId="32801111">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被投资单位名称或形成商誉的</w:t>
            </w:r>
            <w:bookmarkStart w:id="66" w:name="OLE_LINK199"/>
            <w:bookmarkStart w:id="67" w:name="OLE_LINK200"/>
            <w:r>
              <w:rPr>
                <w:rFonts w:cs="Arial" w:asciiTheme="minorEastAsia" w:hAnsiTheme="minorEastAsia" w:eastAsiaTheme="minorEastAsia"/>
                <w:kern w:val="0"/>
                <w:szCs w:val="21"/>
              </w:rPr>
              <w:t>事项</w:t>
            </w:r>
            <w:bookmarkEnd w:id="66"/>
            <w:bookmarkEnd w:id="67"/>
          </w:p>
        </w:tc>
        <w:tc>
          <w:tcPr>
            <w:tcW w:w="1406" w:type="dxa"/>
            <w:vMerge w:val="restart"/>
            <w:vAlign w:val="center"/>
          </w:tcPr>
          <w:p w14:paraId="34AA5D82">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2126" w:type="dxa"/>
            <w:gridSpan w:val="2"/>
            <w:vAlign w:val="center"/>
          </w:tcPr>
          <w:p w14:paraId="36BCCA85">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2127" w:type="dxa"/>
            <w:gridSpan w:val="2"/>
            <w:vAlign w:val="center"/>
          </w:tcPr>
          <w:p w14:paraId="34FA4916">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275" w:type="dxa"/>
            <w:vMerge w:val="restart"/>
            <w:vAlign w:val="center"/>
          </w:tcPr>
          <w:p w14:paraId="5BAF5BBE">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19076C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90" w:hRule="atLeast"/>
          <w:tblHeader/>
        </w:trPr>
        <w:tc>
          <w:tcPr>
            <w:tcW w:w="2166" w:type="dxa"/>
            <w:vMerge w:val="continue"/>
            <w:vAlign w:val="center"/>
          </w:tcPr>
          <w:p w14:paraId="6161E95F">
            <w:pPr>
              <w:widowControl/>
              <w:jc w:val="center"/>
              <w:rPr>
                <w:rFonts w:hint="eastAsia" w:cs="Arial" w:asciiTheme="minorEastAsia" w:hAnsiTheme="minorEastAsia" w:eastAsiaTheme="minorEastAsia"/>
                <w:kern w:val="0"/>
                <w:szCs w:val="21"/>
              </w:rPr>
            </w:pPr>
          </w:p>
        </w:tc>
        <w:tc>
          <w:tcPr>
            <w:tcW w:w="1406" w:type="dxa"/>
            <w:vMerge w:val="continue"/>
            <w:vAlign w:val="center"/>
          </w:tcPr>
          <w:p w14:paraId="338B8A39">
            <w:pPr>
              <w:widowControl/>
              <w:jc w:val="center"/>
              <w:rPr>
                <w:rFonts w:hint="eastAsia" w:cs="Arial" w:asciiTheme="minorEastAsia" w:hAnsiTheme="minorEastAsia" w:eastAsiaTheme="minorEastAsia"/>
                <w:kern w:val="0"/>
                <w:szCs w:val="21"/>
              </w:rPr>
            </w:pPr>
          </w:p>
        </w:tc>
        <w:tc>
          <w:tcPr>
            <w:tcW w:w="2126" w:type="dxa"/>
            <w:gridSpan w:val="2"/>
            <w:vAlign w:val="center"/>
          </w:tcPr>
          <w:p w14:paraId="1E6A38FD">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企业合并形成的</w:t>
            </w:r>
          </w:p>
        </w:tc>
        <w:tc>
          <w:tcPr>
            <w:tcW w:w="2127" w:type="dxa"/>
            <w:gridSpan w:val="2"/>
            <w:vAlign w:val="center"/>
          </w:tcPr>
          <w:p w14:paraId="079BBC7A">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处置</w:t>
            </w:r>
          </w:p>
        </w:tc>
        <w:tc>
          <w:tcPr>
            <w:tcW w:w="1275" w:type="dxa"/>
            <w:vMerge w:val="continue"/>
            <w:vAlign w:val="center"/>
          </w:tcPr>
          <w:p w14:paraId="12BB95C7">
            <w:pPr>
              <w:widowControl/>
              <w:jc w:val="center"/>
              <w:rPr>
                <w:rFonts w:hint="eastAsia" w:cs="Arial" w:asciiTheme="minorEastAsia" w:hAnsiTheme="minorEastAsia" w:eastAsiaTheme="minorEastAsia"/>
                <w:kern w:val="0"/>
                <w:szCs w:val="21"/>
              </w:rPr>
            </w:pPr>
          </w:p>
        </w:tc>
      </w:tr>
      <w:tr w14:paraId="6DDBC2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2166" w:type="dxa"/>
            <w:vAlign w:val="center"/>
          </w:tcPr>
          <w:p w14:paraId="1F58EC83">
            <w:pPr>
              <w:widowControl/>
              <w:spacing w:line="400" w:lineRule="exact"/>
              <w:rPr>
                <w:rFonts w:hint="eastAsia" w:cs="Arial" w:asciiTheme="minorEastAsia" w:hAnsiTheme="minorEastAsia" w:eastAsiaTheme="minorEastAsia"/>
                <w:kern w:val="0"/>
                <w:szCs w:val="21"/>
              </w:rPr>
            </w:pPr>
            <w:bookmarkStart w:id="68" w:name="OLE_LINK204"/>
            <w:bookmarkStart w:id="69" w:name="OLE_LINK205"/>
            <w:bookmarkStart w:id="70" w:name="_Hlk227684844"/>
            <w:r>
              <w:rPr>
                <w:rFonts w:cs="Arial" w:asciiTheme="minorEastAsia" w:hAnsiTheme="minorEastAsia" w:eastAsiaTheme="minorEastAsia"/>
                <w:kern w:val="0"/>
                <w:szCs w:val="21"/>
              </w:rPr>
              <w:t>北京中软华泰信息技术有限责任公司</w:t>
            </w:r>
            <w:bookmarkEnd w:id="68"/>
            <w:bookmarkEnd w:id="69"/>
          </w:p>
        </w:tc>
        <w:tc>
          <w:tcPr>
            <w:tcW w:w="1406" w:type="dxa"/>
            <w:vAlign w:val="center"/>
          </w:tcPr>
          <w:p w14:paraId="7F42AD17">
            <w:pPr>
              <w:widowControl/>
              <w:spacing w:line="400" w:lineRule="exact"/>
              <w:jc w:val="right"/>
              <w:rPr>
                <w:rFonts w:ascii="Arial Narrow" w:hAnsi="Arial Narrow" w:eastAsia="Arial Narrow" w:cs="Arial Narrow"/>
                <w:color w:val="000000"/>
                <w:spacing w:val="-2"/>
                <w:kern w:val="0"/>
                <w:szCs w:val="21"/>
                <w:lang w:eastAsia="en-US"/>
              </w:rPr>
            </w:pPr>
            <w:bookmarkStart w:id="71" w:name="OLE_LINK201"/>
            <w:bookmarkStart w:id="72" w:name="OLE_LINK202"/>
            <w:r>
              <w:rPr>
                <w:rFonts w:ascii="Arial Narrow" w:hAnsi="Arial Narrow" w:eastAsia="Arial Narrow" w:cs="Arial Narrow"/>
                <w:color w:val="000000"/>
                <w:spacing w:val="-2"/>
                <w:kern w:val="0"/>
                <w:szCs w:val="21"/>
                <w:lang w:eastAsia="en-US"/>
              </w:rPr>
              <w:t>82,754,563.28</w:t>
            </w:r>
            <w:bookmarkEnd w:id="71"/>
            <w:bookmarkEnd w:id="72"/>
          </w:p>
        </w:tc>
        <w:tc>
          <w:tcPr>
            <w:tcW w:w="1134" w:type="dxa"/>
            <w:vAlign w:val="center"/>
          </w:tcPr>
          <w:p w14:paraId="7F8B75E3">
            <w:pPr>
              <w:widowControl/>
              <w:spacing w:line="400" w:lineRule="exact"/>
              <w:jc w:val="right"/>
              <w:rPr>
                <w:rFonts w:hint="eastAsia" w:cs="Arial" w:asciiTheme="minorEastAsia" w:hAnsiTheme="minorEastAsia" w:eastAsiaTheme="minorEastAsia"/>
                <w:kern w:val="0"/>
                <w:szCs w:val="21"/>
              </w:rPr>
            </w:pPr>
          </w:p>
        </w:tc>
        <w:tc>
          <w:tcPr>
            <w:tcW w:w="992" w:type="dxa"/>
            <w:vAlign w:val="center"/>
          </w:tcPr>
          <w:p w14:paraId="0EF754B8">
            <w:pPr>
              <w:widowControl/>
              <w:spacing w:line="400" w:lineRule="exact"/>
              <w:jc w:val="right"/>
              <w:rPr>
                <w:rFonts w:hint="eastAsia" w:cs="Arial" w:asciiTheme="minorEastAsia" w:hAnsiTheme="minorEastAsia" w:eastAsiaTheme="minorEastAsia"/>
                <w:kern w:val="0"/>
                <w:szCs w:val="21"/>
              </w:rPr>
            </w:pPr>
          </w:p>
        </w:tc>
        <w:tc>
          <w:tcPr>
            <w:tcW w:w="1095" w:type="dxa"/>
            <w:vAlign w:val="center"/>
          </w:tcPr>
          <w:p w14:paraId="5FB4892E">
            <w:pPr>
              <w:widowControl/>
              <w:spacing w:line="400" w:lineRule="exact"/>
              <w:jc w:val="right"/>
              <w:rPr>
                <w:rFonts w:hint="eastAsia" w:cs="Arial" w:asciiTheme="minorEastAsia" w:hAnsiTheme="minorEastAsia" w:eastAsiaTheme="minorEastAsia"/>
                <w:kern w:val="0"/>
                <w:szCs w:val="21"/>
              </w:rPr>
            </w:pPr>
          </w:p>
        </w:tc>
        <w:tc>
          <w:tcPr>
            <w:tcW w:w="1032" w:type="dxa"/>
            <w:vAlign w:val="center"/>
          </w:tcPr>
          <w:p w14:paraId="543FEB17">
            <w:pPr>
              <w:widowControl/>
              <w:spacing w:line="400" w:lineRule="exact"/>
              <w:jc w:val="right"/>
              <w:rPr>
                <w:rFonts w:hint="eastAsia" w:cs="Arial" w:asciiTheme="minorEastAsia" w:hAnsiTheme="minorEastAsia" w:eastAsiaTheme="minorEastAsia"/>
                <w:kern w:val="0"/>
                <w:szCs w:val="21"/>
              </w:rPr>
            </w:pPr>
          </w:p>
        </w:tc>
        <w:tc>
          <w:tcPr>
            <w:tcW w:w="1275" w:type="dxa"/>
            <w:vAlign w:val="center"/>
          </w:tcPr>
          <w:p w14:paraId="70E29FF8">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82,754,563.28</w:t>
            </w:r>
          </w:p>
        </w:tc>
      </w:tr>
      <w:tr w14:paraId="6955883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2166" w:type="dxa"/>
            <w:vAlign w:val="center"/>
          </w:tcPr>
          <w:p w14:paraId="21AAD39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06" w:type="dxa"/>
            <w:vAlign w:val="center"/>
          </w:tcPr>
          <w:p w14:paraId="172D63E9">
            <w:pPr>
              <w:widowControl/>
              <w:spacing w:line="400" w:lineRule="exact"/>
              <w:jc w:val="right"/>
              <w:rPr>
                <w:rFonts w:hint="eastAsia" w:cs="Arial" w:asciiTheme="minorEastAsia" w:hAnsiTheme="minorEastAsia" w:eastAsiaTheme="minorEastAsia"/>
                <w:b/>
                <w:kern w:val="0"/>
                <w:szCs w:val="21"/>
              </w:rPr>
            </w:pPr>
            <w:r>
              <w:rPr>
                <w:rFonts w:ascii="Arial Narrow" w:hAnsi="Arial Narrow" w:eastAsia="Arial Narrow" w:cs="Arial Narrow"/>
                <w:b/>
                <w:color w:val="000000"/>
                <w:spacing w:val="-2"/>
                <w:kern w:val="0"/>
                <w:szCs w:val="21"/>
                <w:lang w:eastAsia="en-US"/>
              </w:rPr>
              <w:t>82,754,563.28</w:t>
            </w:r>
          </w:p>
        </w:tc>
        <w:tc>
          <w:tcPr>
            <w:tcW w:w="1134" w:type="dxa"/>
            <w:vAlign w:val="center"/>
          </w:tcPr>
          <w:p w14:paraId="336108A4">
            <w:pPr>
              <w:widowControl/>
              <w:spacing w:line="400" w:lineRule="exact"/>
              <w:jc w:val="right"/>
              <w:rPr>
                <w:rFonts w:hint="eastAsia" w:cs="Arial" w:asciiTheme="minorEastAsia" w:hAnsiTheme="minorEastAsia" w:eastAsiaTheme="minorEastAsia"/>
                <w:b/>
                <w:kern w:val="0"/>
                <w:szCs w:val="21"/>
              </w:rPr>
            </w:pPr>
          </w:p>
        </w:tc>
        <w:tc>
          <w:tcPr>
            <w:tcW w:w="992" w:type="dxa"/>
            <w:vAlign w:val="center"/>
          </w:tcPr>
          <w:p w14:paraId="646DA823">
            <w:pPr>
              <w:widowControl/>
              <w:spacing w:line="400" w:lineRule="exact"/>
              <w:jc w:val="right"/>
              <w:rPr>
                <w:rFonts w:hint="eastAsia" w:cs="Arial" w:asciiTheme="minorEastAsia" w:hAnsiTheme="minorEastAsia" w:eastAsiaTheme="minorEastAsia"/>
                <w:b/>
                <w:kern w:val="0"/>
                <w:szCs w:val="21"/>
              </w:rPr>
            </w:pPr>
          </w:p>
        </w:tc>
        <w:tc>
          <w:tcPr>
            <w:tcW w:w="1095" w:type="dxa"/>
            <w:vAlign w:val="center"/>
          </w:tcPr>
          <w:p w14:paraId="6532F4B6">
            <w:pPr>
              <w:widowControl/>
              <w:spacing w:line="400" w:lineRule="exact"/>
              <w:jc w:val="right"/>
              <w:rPr>
                <w:rFonts w:hint="eastAsia" w:cs="Arial" w:asciiTheme="minorEastAsia" w:hAnsiTheme="minorEastAsia" w:eastAsiaTheme="minorEastAsia"/>
                <w:b/>
                <w:kern w:val="0"/>
                <w:szCs w:val="21"/>
              </w:rPr>
            </w:pPr>
          </w:p>
        </w:tc>
        <w:tc>
          <w:tcPr>
            <w:tcW w:w="1032" w:type="dxa"/>
            <w:vAlign w:val="center"/>
          </w:tcPr>
          <w:p w14:paraId="3160FB74">
            <w:pPr>
              <w:widowControl/>
              <w:spacing w:line="400" w:lineRule="exact"/>
              <w:jc w:val="right"/>
              <w:rPr>
                <w:rFonts w:hint="eastAsia" w:cs="Arial" w:asciiTheme="minorEastAsia" w:hAnsiTheme="minorEastAsia" w:eastAsiaTheme="minorEastAsia"/>
                <w:b/>
                <w:kern w:val="0"/>
                <w:szCs w:val="21"/>
              </w:rPr>
            </w:pPr>
          </w:p>
        </w:tc>
        <w:tc>
          <w:tcPr>
            <w:tcW w:w="1275" w:type="dxa"/>
            <w:vAlign w:val="center"/>
          </w:tcPr>
          <w:p w14:paraId="79ECEA40">
            <w:pPr>
              <w:widowControl/>
              <w:spacing w:line="400" w:lineRule="exact"/>
              <w:jc w:val="right"/>
              <w:rPr>
                <w:rFonts w:hint="eastAsia" w:cs="Arial" w:asciiTheme="minorEastAsia" w:hAnsiTheme="minorEastAsia" w:eastAsiaTheme="minorEastAsia"/>
                <w:b/>
                <w:kern w:val="0"/>
                <w:szCs w:val="21"/>
              </w:rPr>
            </w:pPr>
            <w:r>
              <w:rPr>
                <w:rFonts w:ascii="Arial Narrow" w:hAnsi="Arial Narrow" w:eastAsia="Arial Narrow" w:cs="Arial Narrow"/>
                <w:b/>
                <w:color w:val="000000"/>
                <w:spacing w:val="-2"/>
                <w:kern w:val="0"/>
                <w:szCs w:val="21"/>
                <w:lang w:eastAsia="en-US"/>
              </w:rPr>
              <w:t>82,754,563.28</w:t>
            </w:r>
          </w:p>
        </w:tc>
      </w:tr>
      <w:bookmarkEnd w:id="70"/>
    </w:tbl>
    <w:p w14:paraId="2B29D2B2">
      <w:pPr>
        <w:tabs>
          <w:tab w:val="left" w:pos="900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（2）商誉减值准备</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66"/>
        <w:gridCol w:w="1406"/>
        <w:gridCol w:w="2126"/>
        <w:gridCol w:w="2127"/>
        <w:gridCol w:w="1275"/>
      </w:tblGrid>
      <w:tr w14:paraId="6AD8A0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05" w:hRule="atLeast"/>
          <w:tblHeader/>
        </w:trPr>
        <w:tc>
          <w:tcPr>
            <w:tcW w:w="2166" w:type="dxa"/>
            <w:vMerge w:val="restart"/>
            <w:vAlign w:val="center"/>
          </w:tcPr>
          <w:p w14:paraId="09E4D6D3">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被投资单位名称或形成商誉的事项</w:t>
            </w:r>
          </w:p>
        </w:tc>
        <w:tc>
          <w:tcPr>
            <w:tcW w:w="1406" w:type="dxa"/>
            <w:vMerge w:val="restart"/>
            <w:vAlign w:val="center"/>
          </w:tcPr>
          <w:p w14:paraId="19F758C7">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2126" w:type="dxa"/>
            <w:vAlign w:val="center"/>
          </w:tcPr>
          <w:p w14:paraId="741AB8BA">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2127" w:type="dxa"/>
            <w:vAlign w:val="center"/>
          </w:tcPr>
          <w:p w14:paraId="566B31F3">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275" w:type="dxa"/>
            <w:vMerge w:val="restart"/>
            <w:vAlign w:val="center"/>
          </w:tcPr>
          <w:p w14:paraId="5BD57C92">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3DC0DEE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90" w:hRule="atLeast"/>
          <w:tblHeader/>
        </w:trPr>
        <w:tc>
          <w:tcPr>
            <w:tcW w:w="2166" w:type="dxa"/>
            <w:vMerge w:val="continue"/>
            <w:vAlign w:val="center"/>
          </w:tcPr>
          <w:p w14:paraId="5F73CF53">
            <w:pPr>
              <w:widowControl/>
              <w:jc w:val="center"/>
              <w:rPr>
                <w:rFonts w:hint="eastAsia" w:cs="Arial" w:asciiTheme="minorEastAsia" w:hAnsiTheme="minorEastAsia" w:eastAsiaTheme="minorEastAsia"/>
                <w:kern w:val="0"/>
                <w:szCs w:val="21"/>
              </w:rPr>
            </w:pPr>
          </w:p>
        </w:tc>
        <w:tc>
          <w:tcPr>
            <w:tcW w:w="1406" w:type="dxa"/>
            <w:vMerge w:val="continue"/>
            <w:vAlign w:val="center"/>
          </w:tcPr>
          <w:p w14:paraId="3E56A399">
            <w:pPr>
              <w:widowControl/>
              <w:jc w:val="center"/>
              <w:rPr>
                <w:rFonts w:hint="eastAsia" w:cs="Arial" w:asciiTheme="minorEastAsia" w:hAnsiTheme="minorEastAsia" w:eastAsiaTheme="minorEastAsia"/>
                <w:kern w:val="0"/>
                <w:szCs w:val="21"/>
              </w:rPr>
            </w:pPr>
          </w:p>
        </w:tc>
        <w:tc>
          <w:tcPr>
            <w:tcW w:w="2126" w:type="dxa"/>
            <w:vAlign w:val="center"/>
          </w:tcPr>
          <w:p w14:paraId="5A70E7B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p>
        </w:tc>
        <w:tc>
          <w:tcPr>
            <w:tcW w:w="2127" w:type="dxa"/>
            <w:vAlign w:val="center"/>
          </w:tcPr>
          <w:p w14:paraId="549DE1DA">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处置</w:t>
            </w:r>
          </w:p>
        </w:tc>
        <w:tc>
          <w:tcPr>
            <w:tcW w:w="1275" w:type="dxa"/>
            <w:vMerge w:val="continue"/>
            <w:vAlign w:val="center"/>
          </w:tcPr>
          <w:p w14:paraId="5A9C1791">
            <w:pPr>
              <w:widowControl/>
              <w:jc w:val="center"/>
              <w:rPr>
                <w:rFonts w:hint="eastAsia" w:cs="Arial" w:asciiTheme="minorEastAsia" w:hAnsiTheme="minorEastAsia" w:eastAsiaTheme="minorEastAsia"/>
                <w:kern w:val="0"/>
                <w:szCs w:val="21"/>
              </w:rPr>
            </w:pPr>
          </w:p>
        </w:tc>
      </w:tr>
      <w:tr w14:paraId="1689CC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2166" w:type="dxa"/>
            <w:vAlign w:val="center"/>
          </w:tcPr>
          <w:p w14:paraId="70A5D7C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北京中软华泰信息技术有限责任公司</w:t>
            </w:r>
          </w:p>
        </w:tc>
        <w:tc>
          <w:tcPr>
            <w:tcW w:w="1406" w:type="dxa"/>
            <w:vAlign w:val="center"/>
          </w:tcPr>
          <w:p w14:paraId="1A5ACE85">
            <w:pPr>
              <w:pStyle w:val="71"/>
              <w:spacing w:before="204" w:line="212" w:lineRule="auto"/>
              <w:ind w:right="23"/>
              <w:jc w:val="right"/>
              <w:rPr>
                <w:sz w:val="21"/>
                <w:szCs w:val="21"/>
              </w:rPr>
            </w:pPr>
            <w:r>
              <w:rPr>
                <w:spacing w:val="-1"/>
                <w:sz w:val="21"/>
                <w:szCs w:val="21"/>
              </w:rPr>
              <w:t>38,964,156.22</w:t>
            </w:r>
          </w:p>
        </w:tc>
        <w:tc>
          <w:tcPr>
            <w:tcW w:w="2126" w:type="dxa"/>
            <w:vAlign w:val="center"/>
          </w:tcPr>
          <w:p w14:paraId="2701B102">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5,175,100.00</w:t>
            </w:r>
          </w:p>
        </w:tc>
        <w:tc>
          <w:tcPr>
            <w:tcW w:w="2127" w:type="dxa"/>
            <w:vAlign w:val="center"/>
          </w:tcPr>
          <w:p w14:paraId="309A0886">
            <w:pPr>
              <w:widowControl/>
              <w:spacing w:line="400" w:lineRule="exact"/>
              <w:jc w:val="right"/>
              <w:rPr>
                <w:rFonts w:hint="default" w:ascii="Arial Narrow" w:hAnsi="Arial Narrow" w:cs="Arial Narrow" w:eastAsiaTheme="minorEastAsia"/>
                <w:kern w:val="0"/>
                <w:szCs w:val="21"/>
              </w:rPr>
            </w:pPr>
          </w:p>
        </w:tc>
        <w:tc>
          <w:tcPr>
            <w:tcW w:w="1275" w:type="dxa"/>
            <w:vAlign w:val="center"/>
          </w:tcPr>
          <w:p w14:paraId="46F1DC8C">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44,139,256.22</w:t>
            </w:r>
          </w:p>
        </w:tc>
      </w:tr>
      <w:tr w14:paraId="701FA6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2166" w:type="dxa"/>
            <w:vAlign w:val="center"/>
          </w:tcPr>
          <w:p w14:paraId="2B12829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06" w:type="dxa"/>
            <w:vAlign w:val="center"/>
          </w:tcPr>
          <w:p w14:paraId="2C5C82DC">
            <w:pPr>
              <w:widowControl/>
              <w:spacing w:line="400" w:lineRule="exact"/>
              <w:jc w:val="right"/>
              <w:rPr>
                <w:b/>
                <w:sz w:val="21"/>
                <w:szCs w:val="21"/>
              </w:rPr>
            </w:pPr>
            <w:r>
              <w:rPr>
                <w:rFonts w:hint="default" w:ascii="Arial Narrow" w:hAnsi="Arial Narrow" w:cs="Arial Narrow" w:eastAsiaTheme="minorEastAsia"/>
                <w:b/>
                <w:bCs/>
                <w:kern w:val="0"/>
                <w:szCs w:val="21"/>
              </w:rPr>
              <w:t>38,964,156.22</w:t>
            </w:r>
          </w:p>
        </w:tc>
        <w:tc>
          <w:tcPr>
            <w:tcW w:w="2126" w:type="dxa"/>
            <w:vAlign w:val="center"/>
          </w:tcPr>
          <w:p w14:paraId="2A7435BA">
            <w:pPr>
              <w:widowControl/>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5,175,100.00</w:t>
            </w:r>
          </w:p>
        </w:tc>
        <w:tc>
          <w:tcPr>
            <w:tcW w:w="2127" w:type="dxa"/>
            <w:vAlign w:val="center"/>
          </w:tcPr>
          <w:p w14:paraId="61ECB635">
            <w:pPr>
              <w:widowControl/>
              <w:spacing w:line="400" w:lineRule="exact"/>
              <w:jc w:val="right"/>
              <w:rPr>
                <w:rFonts w:hint="default" w:ascii="Arial Narrow" w:hAnsi="Arial Narrow" w:cs="Arial Narrow" w:eastAsiaTheme="minorEastAsia"/>
                <w:b/>
                <w:bCs/>
                <w:kern w:val="0"/>
                <w:szCs w:val="21"/>
              </w:rPr>
            </w:pPr>
          </w:p>
        </w:tc>
        <w:tc>
          <w:tcPr>
            <w:tcW w:w="1275" w:type="dxa"/>
            <w:vAlign w:val="center"/>
          </w:tcPr>
          <w:p w14:paraId="0947D91A">
            <w:pPr>
              <w:widowControl/>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44,139,256.22</w:t>
            </w:r>
          </w:p>
        </w:tc>
      </w:tr>
    </w:tbl>
    <w:p w14:paraId="0207CDC2">
      <w:pPr>
        <w:spacing w:before="165" w:line="430" w:lineRule="auto"/>
        <w:ind w:left="30" w:right="27" w:firstLine="487"/>
        <w:rPr>
          <w:rFonts w:hint="eastAsia" w:cs="Arial" w:asciiTheme="minorEastAsia" w:hAnsiTheme="minorEastAsia" w:eastAsiaTheme="minorEastAsia"/>
          <w:szCs w:val="21"/>
          <w:highlight w:val="none"/>
        </w:rPr>
      </w:pPr>
      <w:r>
        <w:rPr>
          <w:rFonts w:cs="Arial" w:asciiTheme="minorEastAsia" w:hAnsiTheme="minorEastAsia" w:eastAsiaTheme="minorEastAsia"/>
          <w:szCs w:val="21"/>
        </w:rPr>
        <w:t>说明：本年度本集团对商誉进行减值测试。资产组为本公司收购的北京中软华泰信息技术有限责任公司的相关长期资产</w:t>
      </w:r>
      <w:r>
        <w:rPr>
          <w:rFonts w:cs="Arial" w:asciiTheme="minorEastAsia" w:hAnsiTheme="minorEastAsia" w:eastAsiaTheme="minorEastAsia"/>
          <w:szCs w:val="21"/>
          <w:highlight w:val="none"/>
        </w:rPr>
        <w:t>。商誉的可收回金额按照资产组的预计未来现金流量的现值确定。北京中评正信资产评估有限公司出具了“</w:t>
      </w:r>
      <w:r>
        <w:rPr>
          <w:rFonts w:hint="eastAsia" w:cs="Arial" w:asciiTheme="minorEastAsia" w:hAnsiTheme="minorEastAsia" w:eastAsiaTheme="minorEastAsia"/>
          <w:szCs w:val="21"/>
          <w:highlight w:val="none"/>
        </w:rPr>
        <w:t>深亿通评报字(2026)第1151号</w:t>
      </w:r>
      <w:r>
        <w:rPr>
          <w:rFonts w:cs="Arial" w:asciiTheme="minorEastAsia" w:hAnsiTheme="minorEastAsia" w:eastAsiaTheme="minorEastAsia"/>
          <w:szCs w:val="21"/>
          <w:highlight w:val="none"/>
        </w:rPr>
        <w:t>”《北京北信源软件股份有限公司以财务报告为目的涉及的含并购北京中软华泰信息技术有限责任公司形成的商誉资产组可收回金额资产评估报告》，截至评估基准日，本期计提商誉减值准备5</w:t>
      </w:r>
      <w:r>
        <w:rPr>
          <w:rFonts w:hint="eastAsia" w:cs="Arial" w:asciiTheme="minorEastAsia" w:hAnsiTheme="minorEastAsia" w:eastAsiaTheme="minorEastAsia"/>
          <w:szCs w:val="21"/>
          <w:highlight w:val="none"/>
          <w:lang w:val="en-US" w:eastAsia="zh-CN"/>
        </w:rPr>
        <w:t>17</w:t>
      </w:r>
      <w:r>
        <w:rPr>
          <w:rFonts w:cs="Arial" w:asciiTheme="minorEastAsia" w:hAnsiTheme="minorEastAsia" w:eastAsiaTheme="minorEastAsia"/>
          <w:szCs w:val="21"/>
          <w:highlight w:val="none"/>
        </w:rPr>
        <w:t>.</w:t>
      </w:r>
      <w:r>
        <w:rPr>
          <w:rFonts w:hint="eastAsia" w:cs="Arial" w:asciiTheme="minorEastAsia" w:hAnsiTheme="minorEastAsia" w:eastAsiaTheme="minorEastAsia"/>
          <w:szCs w:val="21"/>
          <w:highlight w:val="none"/>
          <w:lang w:val="en-US" w:eastAsia="zh-CN"/>
        </w:rPr>
        <w:t>51</w:t>
      </w:r>
      <w:r>
        <w:rPr>
          <w:rFonts w:cs="Arial" w:asciiTheme="minorEastAsia" w:hAnsiTheme="minorEastAsia" w:eastAsiaTheme="minorEastAsia"/>
          <w:szCs w:val="21"/>
          <w:highlight w:val="none"/>
        </w:rPr>
        <w:t>万元。</w:t>
      </w:r>
    </w:p>
    <w:p w14:paraId="4A14B16E">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18</w:t>
      </w:r>
      <w:r>
        <w:rPr>
          <w:rFonts w:cs="Arial" w:asciiTheme="minorEastAsia" w:hAnsiTheme="minorEastAsia" w:eastAsiaTheme="minorEastAsia"/>
          <w:b/>
          <w:szCs w:val="21"/>
        </w:rPr>
        <w:t>、长期待摊费用</w:t>
      </w:r>
    </w:p>
    <w:tbl>
      <w:tblPr>
        <w:tblStyle w:val="20"/>
        <w:tblW w:w="8959"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871"/>
        <w:gridCol w:w="1276"/>
        <w:gridCol w:w="1417"/>
        <w:gridCol w:w="1560"/>
        <w:gridCol w:w="1417"/>
        <w:gridCol w:w="1418"/>
      </w:tblGrid>
      <w:tr w14:paraId="71E461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65" w:hRule="atLeast"/>
          <w:tblHeader/>
        </w:trPr>
        <w:tc>
          <w:tcPr>
            <w:tcW w:w="1871" w:type="dxa"/>
            <w:vAlign w:val="center"/>
          </w:tcPr>
          <w:p w14:paraId="4203B7F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276" w:type="dxa"/>
            <w:vAlign w:val="center"/>
          </w:tcPr>
          <w:p w14:paraId="44543A7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417" w:type="dxa"/>
            <w:vAlign w:val="center"/>
          </w:tcPr>
          <w:p w14:paraId="2992095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r>
              <w:rPr>
                <w:rFonts w:hint="eastAsia" w:cs="Arial" w:asciiTheme="minorEastAsia" w:hAnsiTheme="minorEastAsia" w:eastAsiaTheme="minorEastAsia"/>
                <w:kern w:val="0"/>
                <w:szCs w:val="21"/>
              </w:rPr>
              <w:t>金额</w:t>
            </w:r>
          </w:p>
        </w:tc>
        <w:tc>
          <w:tcPr>
            <w:tcW w:w="1560" w:type="dxa"/>
            <w:vAlign w:val="center"/>
          </w:tcPr>
          <w:p w14:paraId="09225C1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本期摊销</w:t>
            </w:r>
            <w:r>
              <w:rPr>
                <w:rFonts w:hint="eastAsia" w:cs="Arial" w:asciiTheme="minorEastAsia" w:hAnsiTheme="minorEastAsia" w:eastAsiaTheme="minorEastAsia"/>
                <w:kern w:val="0"/>
                <w:szCs w:val="21"/>
              </w:rPr>
              <w:t>金额</w:t>
            </w:r>
          </w:p>
        </w:tc>
        <w:tc>
          <w:tcPr>
            <w:tcW w:w="1417" w:type="dxa"/>
            <w:vAlign w:val="center"/>
          </w:tcPr>
          <w:p w14:paraId="0554177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其他减少</w:t>
            </w:r>
            <w:r>
              <w:rPr>
                <w:rFonts w:hint="eastAsia" w:cs="Arial" w:asciiTheme="minorEastAsia" w:hAnsiTheme="minorEastAsia" w:eastAsiaTheme="minorEastAsia"/>
                <w:kern w:val="0"/>
                <w:szCs w:val="21"/>
              </w:rPr>
              <w:t>金额</w:t>
            </w:r>
          </w:p>
        </w:tc>
        <w:tc>
          <w:tcPr>
            <w:tcW w:w="1418" w:type="dxa"/>
            <w:vAlign w:val="center"/>
          </w:tcPr>
          <w:p w14:paraId="540AF0C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34E119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71" w:type="dxa"/>
          </w:tcPr>
          <w:p w14:paraId="72039C6D">
            <w:pPr>
              <w:spacing w:before="160" w:line="219" w:lineRule="auto"/>
              <w:ind w:left="135"/>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房屋装修费</w:t>
            </w:r>
          </w:p>
        </w:tc>
        <w:tc>
          <w:tcPr>
            <w:tcW w:w="1276" w:type="dxa"/>
            <w:vAlign w:val="center"/>
          </w:tcPr>
          <w:p w14:paraId="1ADC8591">
            <w:pPr>
              <w:jc w:val="right"/>
              <w:rPr>
                <w:rFonts w:ascii="Arial Narrow" w:hAnsi="Arial Narrow"/>
              </w:rPr>
            </w:pPr>
            <w:r>
              <w:rPr>
                <w:rFonts w:ascii="Arial Narrow" w:hAnsi="Arial Narrow"/>
              </w:rPr>
              <w:t>2,504,338.55</w:t>
            </w:r>
          </w:p>
        </w:tc>
        <w:tc>
          <w:tcPr>
            <w:tcW w:w="1417" w:type="dxa"/>
            <w:vAlign w:val="center"/>
          </w:tcPr>
          <w:p w14:paraId="15DCA9FF">
            <w:pPr>
              <w:jc w:val="right"/>
              <w:rPr>
                <w:rFonts w:hint="eastAsia" w:ascii="Arial Narrow" w:hAnsi="Arial Narrow" w:eastAsia="宋体"/>
                <w:lang w:eastAsia="zh-CN"/>
              </w:rPr>
            </w:pPr>
            <w:r>
              <w:rPr>
                <w:rFonts w:ascii="Arial Narrow" w:hAnsi="Arial Narrow"/>
              </w:rPr>
              <w:t>2,132,766.92</w:t>
            </w:r>
          </w:p>
        </w:tc>
        <w:tc>
          <w:tcPr>
            <w:tcW w:w="1560" w:type="dxa"/>
            <w:vAlign w:val="center"/>
          </w:tcPr>
          <w:p w14:paraId="6D999898">
            <w:pPr>
              <w:jc w:val="right"/>
              <w:rPr>
                <w:rFonts w:hint="eastAsia" w:ascii="Arial Narrow" w:hAnsi="Arial Narrow" w:eastAsia="宋体"/>
                <w:lang w:eastAsia="zh-CN"/>
              </w:rPr>
            </w:pPr>
            <w:r>
              <w:rPr>
                <w:rFonts w:ascii="Arial Narrow" w:hAnsi="Arial Narrow"/>
              </w:rPr>
              <w:t>2,091,101.41</w:t>
            </w:r>
          </w:p>
        </w:tc>
        <w:tc>
          <w:tcPr>
            <w:tcW w:w="1417" w:type="dxa"/>
            <w:vAlign w:val="center"/>
          </w:tcPr>
          <w:p w14:paraId="30E356C0">
            <w:pPr>
              <w:jc w:val="right"/>
              <w:rPr>
                <w:rFonts w:ascii="Arial Narrow" w:hAnsi="Arial Narrow"/>
              </w:rPr>
            </w:pPr>
          </w:p>
        </w:tc>
        <w:tc>
          <w:tcPr>
            <w:tcW w:w="1418" w:type="dxa"/>
            <w:vAlign w:val="center"/>
          </w:tcPr>
          <w:p w14:paraId="5E0F45CA">
            <w:pPr>
              <w:jc w:val="right"/>
              <w:rPr>
                <w:rFonts w:hint="eastAsia" w:ascii="Arial Narrow" w:hAnsi="Arial Narrow" w:eastAsia="宋体"/>
                <w:lang w:eastAsia="zh-CN"/>
              </w:rPr>
            </w:pPr>
            <w:r>
              <w:rPr>
                <w:rFonts w:ascii="Arial Narrow" w:hAnsi="Arial Narrow"/>
              </w:rPr>
              <w:t>2,546,004.06</w:t>
            </w:r>
          </w:p>
        </w:tc>
      </w:tr>
      <w:tr w14:paraId="3900FD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76" w:hRule="atLeast"/>
        </w:trPr>
        <w:tc>
          <w:tcPr>
            <w:tcW w:w="1871" w:type="dxa"/>
          </w:tcPr>
          <w:p w14:paraId="5C3879A7">
            <w:pPr>
              <w:spacing w:before="163" w:line="218" w:lineRule="auto"/>
              <w:ind w:left="13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w:t>
            </w:r>
          </w:p>
        </w:tc>
        <w:tc>
          <w:tcPr>
            <w:tcW w:w="1276" w:type="dxa"/>
            <w:vAlign w:val="center"/>
          </w:tcPr>
          <w:p w14:paraId="1E7041F1">
            <w:pPr>
              <w:jc w:val="right"/>
              <w:rPr>
                <w:rFonts w:ascii="Arial Narrow" w:hAnsi="Arial Narrow"/>
              </w:rPr>
            </w:pPr>
            <w:r>
              <w:rPr>
                <w:rFonts w:ascii="Arial Narrow" w:hAnsi="Arial Narrow"/>
              </w:rPr>
              <w:t>636,173.69</w:t>
            </w:r>
          </w:p>
        </w:tc>
        <w:tc>
          <w:tcPr>
            <w:tcW w:w="1417" w:type="dxa"/>
            <w:vAlign w:val="center"/>
          </w:tcPr>
          <w:p w14:paraId="24E45BC0">
            <w:pPr>
              <w:jc w:val="right"/>
              <w:rPr>
                <w:rFonts w:ascii="Arial Narrow" w:hAnsi="Arial Narrow"/>
              </w:rPr>
            </w:pPr>
          </w:p>
        </w:tc>
        <w:tc>
          <w:tcPr>
            <w:tcW w:w="1560" w:type="dxa"/>
            <w:vAlign w:val="center"/>
          </w:tcPr>
          <w:p w14:paraId="24E4E478">
            <w:pPr>
              <w:jc w:val="right"/>
              <w:rPr>
                <w:rFonts w:hint="eastAsia" w:ascii="Arial Narrow" w:hAnsi="Arial Narrow" w:eastAsia="宋体"/>
                <w:lang w:eastAsia="zh-CN"/>
              </w:rPr>
            </w:pPr>
            <w:r>
              <w:rPr>
                <w:rFonts w:ascii="Arial Narrow" w:hAnsi="Arial Narrow"/>
              </w:rPr>
              <w:t>338,810.15</w:t>
            </w:r>
          </w:p>
        </w:tc>
        <w:tc>
          <w:tcPr>
            <w:tcW w:w="1417" w:type="dxa"/>
            <w:vAlign w:val="center"/>
          </w:tcPr>
          <w:p w14:paraId="23DD91C5">
            <w:pPr>
              <w:jc w:val="right"/>
              <w:rPr>
                <w:rFonts w:ascii="Arial Narrow" w:hAnsi="Arial Narrow"/>
              </w:rPr>
            </w:pPr>
          </w:p>
        </w:tc>
        <w:tc>
          <w:tcPr>
            <w:tcW w:w="1418" w:type="dxa"/>
            <w:vAlign w:val="center"/>
          </w:tcPr>
          <w:p w14:paraId="6A8E8A9F">
            <w:pPr>
              <w:jc w:val="right"/>
              <w:rPr>
                <w:rFonts w:hint="eastAsia" w:ascii="Arial Narrow" w:hAnsi="Arial Narrow" w:eastAsia="宋体"/>
                <w:lang w:eastAsia="zh-CN"/>
              </w:rPr>
            </w:pPr>
            <w:r>
              <w:rPr>
                <w:rFonts w:ascii="Arial Narrow" w:hAnsi="Arial Narrow"/>
              </w:rPr>
              <w:t>297,363.54</w:t>
            </w:r>
          </w:p>
        </w:tc>
      </w:tr>
      <w:tr w14:paraId="5F75DD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71" w:type="dxa"/>
            <w:vAlign w:val="center"/>
          </w:tcPr>
          <w:p w14:paraId="4600B7AF">
            <w:pPr>
              <w:widowControl/>
              <w:spacing w:line="400" w:lineRule="exact"/>
              <w:jc w:val="center"/>
              <w:rPr>
                <w:rFonts w:hint="eastAsia" w:cs="Arial" w:asciiTheme="minorEastAsia" w:hAnsiTheme="minorEastAsia" w:eastAsiaTheme="minorEastAsia"/>
                <w:kern w:val="0"/>
                <w:szCs w:val="21"/>
              </w:rPr>
            </w:pPr>
            <w:bookmarkStart w:id="73" w:name="_Hlk227685102"/>
            <w:r>
              <w:rPr>
                <w:rFonts w:cs="Arial" w:asciiTheme="minorEastAsia" w:hAnsiTheme="minorEastAsia" w:eastAsiaTheme="minorEastAsia"/>
                <w:kern w:val="0"/>
                <w:szCs w:val="21"/>
              </w:rPr>
              <w:t>合计</w:t>
            </w:r>
          </w:p>
        </w:tc>
        <w:tc>
          <w:tcPr>
            <w:tcW w:w="1276" w:type="dxa"/>
            <w:vAlign w:val="center"/>
          </w:tcPr>
          <w:p w14:paraId="01D1E962">
            <w:pPr>
              <w:jc w:val="right"/>
              <w:rPr>
                <w:rFonts w:ascii="Arial Narrow" w:hAnsi="Arial Narrow"/>
                <w:b/>
              </w:rPr>
            </w:pPr>
            <w:r>
              <w:rPr>
                <w:rFonts w:ascii="Arial Narrow" w:hAnsi="Arial Narrow"/>
                <w:b/>
              </w:rPr>
              <w:t>3,140,512.24</w:t>
            </w:r>
          </w:p>
        </w:tc>
        <w:tc>
          <w:tcPr>
            <w:tcW w:w="1417" w:type="dxa"/>
            <w:vAlign w:val="center"/>
          </w:tcPr>
          <w:p w14:paraId="4B954099">
            <w:pPr>
              <w:jc w:val="right"/>
              <w:rPr>
                <w:rFonts w:hint="eastAsia" w:ascii="Arial Narrow" w:hAnsi="Arial Narrow" w:eastAsia="宋体"/>
                <w:b/>
                <w:lang w:eastAsia="zh-CN"/>
              </w:rPr>
            </w:pPr>
            <w:r>
              <w:rPr>
                <w:rFonts w:ascii="Arial Narrow" w:hAnsi="Arial Narrow"/>
                <w:b/>
              </w:rPr>
              <w:t>2,132,766.92</w:t>
            </w:r>
          </w:p>
        </w:tc>
        <w:tc>
          <w:tcPr>
            <w:tcW w:w="1560" w:type="dxa"/>
            <w:vAlign w:val="center"/>
          </w:tcPr>
          <w:p w14:paraId="05F9A2ED">
            <w:pPr>
              <w:jc w:val="right"/>
              <w:rPr>
                <w:rFonts w:hint="eastAsia" w:ascii="Arial Narrow" w:hAnsi="Arial Narrow" w:eastAsia="宋体"/>
                <w:b/>
                <w:lang w:eastAsia="zh-CN"/>
              </w:rPr>
            </w:pPr>
            <w:r>
              <w:rPr>
                <w:rFonts w:ascii="Arial Narrow" w:hAnsi="Arial Narrow"/>
                <w:b/>
              </w:rPr>
              <w:t>2,429,911.56</w:t>
            </w:r>
          </w:p>
        </w:tc>
        <w:tc>
          <w:tcPr>
            <w:tcW w:w="1417" w:type="dxa"/>
            <w:vAlign w:val="center"/>
          </w:tcPr>
          <w:p w14:paraId="18A197EA">
            <w:pPr>
              <w:jc w:val="right"/>
              <w:rPr>
                <w:rFonts w:hint="eastAsia" w:ascii="Arial Narrow" w:hAnsi="Arial Narrow" w:eastAsia="宋体"/>
                <w:b/>
                <w:lang w:eastAsia="zh-CN"/>
              </w:rPr>
            </w:pPr>
          </w:p>
        </w:tc>
        <w:tc>
          <w:tcPr>
            <w:tcW w:w="1418" w:type="dxa"/>
            <w:vAlign w:val="center"/>
          </w:tcPr>
          <w:p w14:paraId="6E84201E">
            <w:pPr>
              <w:jc w:val="right"/>
              <w:rPr>
                <w:rFonts w:hint="eastAsia" w:ascii="Arial Narrow" w:hAnsi="Arial Narrow" w:eastAsia="宋体"/>
                <w:b/>
                <w:lang w:eastAsia="zh-CN"/>
              </w:rPr>
            </w:pPr>
            <w:r>
              <w:rPr>
                <w:rFonts w:ascii="Arial Narrow" w:hAnsi="Arial Narrow"/>
                <w:b/>
              </w:rPr>
              <w:t>2,843,367.60</w:t>
            </w:r>
          </w:p>
        </w:tc>
      </w:tr>
      <w:bookmarkEnd w:id="73"/>
    </w:tbl>
    <w:p w14:paraId="134CC74F">
      <w:pPr>
        <w:spacing w:line="400" w:lineRule="exact"/>
        <w:ind w:firstLine="422" w:firstLineChars="200"/>
        <w:outlineLvl w:val="1"/>
        <w:rPr>
          <w:rFonts w:hint="eastAsia" w:cs="Arial" w:asciiTheme="minorEastAsia" w:hAnsiTheme="minorEastAsia" w:eastAsiaTheme="minorEastAsia"/>
          <w:b/>
          <w:szCs w:val="21"/>
        </w:rPr>
      </w:pPr>
      <w:bookmarkStart w:id="74" w:name="OLE_LINK92"/>
      <w:bookmarkStart w:id="75" w:name="OLE_LINK93"/>
      <w:r>
        <w:rPr>
          <w:rFonts w:hint="eastAsia" w:cs="Arial" w:asciiTheme="minorEastAsia" w:hAnsiTheme="minorEastAsia" w:eastAsiaTheme="minorEastAsia"/>
          <w:b/>
          <w:szCs w:val="21"/>
        </w:rPr>
        <w:t>19</w:t>
      </w:r>
      <w:r>
        <w:rPr>
          <w:rFonts w:cs="Arial" w:asciiTheme="minorEastAsia" w:hAnsiTheme="minorEastAsia" w:eastAsiaTheme="minorEastAsia"/>
          <w:b/>
          <w:szCs w:val="21"/>
        </w:rPr>
        <w:t>、递延所得税资产/递延所得税负债</w:t>
      </w:r>
    </w:p>
    <w:p w14:paraId="2B40D7A9">
      <w:pPr>
        <w:spacing w:line="400" w:lineRule="exact"/>
        <w:ind w:firstLine="420" w:firstLineChars="200"/>
        <w:rPr>
          <w:rFonts w:hint="eastAsia" w:cs="Arial" w:asciiTheme="minorEastAsia" w:hAnsiTheme="minorEastAsia" w:eastAsiaTheme="minorEastAsia"/>
          <w:b/>
          <w:color w:val="0000FF"/>
          <w:szCs w:val="21"/>
        </w:rPr>
      </w:pPr>
      <w:r>
        <w:rPr>
          <w:rFonts w:cs="Arial" w:asciiTheme="minorEastAsia" w:hAnsiTheme="minorEastAsia" w:eastAsiaTheme="minorEastAsia"/>
          <w:szCs w:val="21"/>
        </w:rPr>
        <w:t>（1）</w:t>
      </w:r>
      <w:r>
        <w:rPr>
          <w:rFonts w:hint="eastAsia" w:cs="Arial" w:asciiTheme="minorEastAsia" w:hAnsiTheme="minorEastAsia" w:eastAsiaTheme="minorEastAsia"/>
          <w:szCs w:val="21"/>
        </w:rPr>
        <w:t>未经抵销</w:t>
      </w:r>
      <w:r>
        <w:rPr>
          <w:rFonts w:cs="Arial" w:asciiTheme="minorEastAsia" w:hAnsiTheme="minorEastAsia" w:eastAsiaTheme="minorEastAsia"/>
          <w:szCs w:val="21"/>
        </w:rPr>
        <w:t>的递延所得税资产</w:t>
      </w:r>
      <w:r>
        <w:rPr>
          <w:rFonts w:hint="eastAsia" w:cs="Arial" w:asciiTheme="minorEastAsia" w:hAnsiTheme="minorEastAsia" w:eastAsiaTheme="minorEastAsia"/>
          <w:szCs w:val="21"/>
        </w:rPr>
        <w:t>明细</w:t>
      </w:r>
    </w:p>
    <w:tbl>
      <w:tblPr>
        <w:tblStyle w:val="20"/>
        <w:tblW w:w="5088" w:type="pct"/>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81"/>
        <w:gridCol w:w="1930"/>
        <w:gridCol w:w="1561"/>
        <w:gridCol w:w="1843"/>
        <w:gridCol w:w="1702"/>
      </w:tblGrid>
      <w:tr w14:paraId="4E5809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42" w:hRule="atLeast"/>
          <w:tblHeader/>
        </w:trPr>
        <w:tc>
          <w:tcPr>
            <w:tcW w:w="2181" w:type="dxa"/>
            <w:vMerge w:val="restart"/>
            <w:vAlign w:val="center"/>
          </w:tcPr>
          <w:p w14:paraId="1980DD7C">
            <w:pPr>
              <w:spacing w:line="400" w:lineRule="exact"/>
              <w:jc w:val="center"/>
              <w:rPr>
                <w:rFonts w:hint="eastAsia" w:cs="Arial" w:asciiTheme="minorEastAsia" w:hAnsiTheme="minorEastAsia" w:eastAsiaTheme="minorEastAsia"/>
                <w:szCs w:val="21"/>
                <w:lang w:val="fr-FR"/>
              </w:rPr>
            </w:pPr>
            <w:r>
              <w:rPr>
                <w:rFonts w:cs="Arial" w:asciiTheme="minorEastAsia" w:hAnsiTheme="minorEastAsia" w:eastAsiaTheme="minorEastAsia"/>
                <w:szCs w:val="21"/>
                <w:lang w:val="fr-FR"/>
              </w:rPr>
              <w:t>项目</w:t>
            </w:r>
          </w:p>
        </w:tc>
        <w:tc>
          <w:tcPr>
            <w:tcW w:w="3491" w:type="dxa"/>
            <w:gridSpan w:val="2"/>
            <w:vAlign w:val="center"/>
          </w:tcPr>
          <w:p w14:paraId="1D8B784E">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期末</w:t>
            </w:r>
            <w:r>
              <w:rPr>
                <w:rFonts w:hint="eastAsia" w:cs="Arial" w:asciiTheme="minorEastAsia" w:hAnsiTheme="minorEastAsia" w:eastAsiaTheme="minorEastAsia"/>
                <w:szCs w:val="21"/>
              </w:rPr>
              <w:t>余额</w:t>
            </w:r>
          </w:p>
        </w:tc>
        <w:tc>
          <w:tcPr>
            <w:tcW w:w="3545" w:type="dxa"/>
            <w:gridSpan w:val="2"/>
            <w:vAlign w:val="center"/>
          </w:tcPr>
          <w:p w14:paraId="430CBDC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hint="eastAsia" w:cs="Arial" w:asciiTheme="minorEastAsia" w:hAnsiTheme="minorEastAsia" w:eastAsiaTheme="minorEastAsia"/>
                <w:szCs w:val="21"/>
              </w:rPr>
              <w:t>余额</w:t>
            </w:r>
          </w:p>
        </w:tc>
      </w:tr>
      <w:tr w14:paraId="1600F1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trPr>
        <w:tc>
          <w:tcPr>
            <w:tcW w:w="2181" w:type="dxa"/>
            <w:vMerge w:val="continue"/>
            <w:vAlign w:val="center"/>
          </w:tcPr>
          <w:p w14:paraId="50542FCF">
            <w:pPr>
              <w:spacing w:line="400" w:lineRule="exact"/>
              <w:rPr>
                <w:rFonts w:hint="eastAsia" w:cs="Arial" w:asciiTheme="minorEastAsia" w:hAnsiTheme="minorEastAsia" w:eastAsiaTheme="minorEastAsia"/>
                <w:color w:val="FF0000"/>
                <w:szCs w:val="21"/>
              </w:rPr>
            </w:pPr>
          </w:p>
        </w:tc>
        <w:tc>
          <w:tcPr>
            <w:tcW w:w="1930" w:type="dxa"/>
            <w:vAlign w:val="center"/>
          </w:tcPr>
          <w:p w14:paraId="50756ECF">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可抵扣暂时性差异</w:t>
            </w:r>
          </w:p>
        </w:tc>
        <w:tc>
          <w:tcPr>
            <w:tcW w:w="1561" w:type="dxa"/>
            <w:vAlign w:val="center"/>
          </w:tcPr>
          <w:p w14:paraId="4D554B15">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递延所得税资产</w:t>
            </w:r>
          </w:p>
        </w:tc>
        <w:tc>
          <w:tcPr>
            <w:tcW w:w="1843" w:type="dxa"/>
            <w:vAlign w:val="center"/>
          </w:tcPr>
          <w:p w14:paraId="00AC5A65">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可抵扣暂时性差异</w:t>
            </w:r>
          </w:p>
        </w:tc>
        <w:tc>
          <w:tcPr>
            <w:tcW w:w="1702" w:type="dxa"/>
            <w:vAlign w:val="center"/>
          </w:tcPr>
          <w:p w14:paraId="3638CA38">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递延所得税资产</w:t>
            </w:r>
          </w:p>
        </w:tc>
      </w:tr>
      <w:tr w14:paraId="0196AC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057D778D">
            <w:pPr>
              <w:spacing w:before="165" w:line="219" w:lineRule="auto"/>
              <w:ind w:left="22"/>
              <w:jc w:val="both"/>
              <w:rPr>
                <w:rFonts w:hint="eastAsia" w:ascii="Arial" w:hAnsi="宋体" w:cs="Arial"/>
                <w:szCs w:val="21"/>
              </w:rPr>
            </w:pPr>
            <w:r>
              <w:rPr>
                <w:rFonts w:hint="eastAsia" w:ascii="Arial" w:hAnsi="宋体" w:cs="Arial"/>
                <w:szCs w:val="21"/>
              </w:rPr>
              <w:t>信用减值准备</w:t>
            </w:r>
          </w:p>
        </w:tc>
        <w:tc>
          <w:tcPr>
            <w:tcW w:w="1930" w:type="dxa"/>
            <w:vAlign w:val="center"/>
          </w:tcPr>
          <w:p w14:paraId="386E3F93">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935,190,309.61</w:t>
            </w:r>
          </w:p>
        </w:tc>
        <w:tc>
          <w:tcPr>
            <w:tcW w:w="1561" w:type="dxa"/>
            <w:vAlign w:val="center"/>
          </w:tcPr>
          <w:p w14:paraId="27989C86">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140,447,121.43</w:t>
            </w:r>
          </w:p>
        </w:tc>
        <w:tc>
          <w:tcPr>
            <w:tcW w:w="1843" w:type="dxa"/>
            <w:vAlign w:val="center"/>
          </w:tcPr>
          <w:p w14:paraId="15E2FE83">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806,417,548.32</w:t>
            </w:r>
          </w:p>
        </w:tc>
        <w:tc>
          <w:tcPr>
            <w:tcW w:w="1702" w:type="dxa"/>
            <w:vAlign w:val="center"/>
          </w:tcPr>
          <w:p w14:paraId="228E5572">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124,284,348.26</w:t>
            </w:r>
          </w:p>
        </w:tc>
      </w:tr>
      <w:tr w14:paraId="47C355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637B85E0">
            <w:pPr>
              <w:spacing w:before="165" w:line="219" w:lineRule="auto"/>
              <w:ind w:left="22"/>
              <w:jc w:val="both"/>
              <w:rPr>
                <w:rFonts w:hint="eastAsia" w:ascii="Arial" w:hAnsi="宋体" w:cs="Arial"/>
                <w:szCs w:val="21"/>
              </w:rPr>
            </w:pPr>
            <w:r>
              <w:rPr>
                <w:rFonts w:hint="eastAsia" w:ascii="Arial" w:hAnsi="宋体" w:cs="Arial"/>
                <w:szCs w:val="21"/>
              </w:rPr>
              <w:t>资产减值准备</w:t>
            </w:r>
          </w:p>
        </w:tc>
        <w:tc>
          <w:tcPr>
            <w:tcW w:w="1930" w:type="dxa"/>
            <w:vAlign w:val="center"/>
          </w:tcPr>
          <w:p w14:paraId="21AC3AC8">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32,006.40</w:t>
            </w:r>
          </w:p>
        </w:tc>
        <w:tc>
          <w:tcPr>
            <w:tcW w:w="1561" w:type="dxa"/>
            <w:vAlign w:val="center"/>
          </w:tcPr>
          <w:p w14:paraId="2A005618">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4,800.96</w:t>
            </w:r>
          </w:p>
        </w:tc>
        <w:tc>
          <w:tcPr>
            <w:tcW w:w="1843" w:type="dxa"/>
            <w:vAlign w:val="center"/>
          </w:tcPr>
          <w:p w14:paraId="55F21CAB">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1,812,748.70</w:t>
            </w:r>
          </w:p>
        </w:tc>
        <w:tc>
          <w:tcPr>
            <w:tcW w:w="1702" w:type="dxa"/>
            <w:vAlign w:val="center"/>
          </w:tcPr>
          <w:p w14:paraId="613B4688">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294,666.60</w:t>
            </w:r>
          </w:p>
        </w:tc>
      </w:tr>
      <w:tr w14:paraId="68232E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599C1EDE">
            <w:pPr>
              <w:spacing w:before="165" w:line="219" w:lineRule="auto"/>
              <w:ind w:left="22"/>
              <w:jc w:val="both"/>
              <w:rPr>
                <w:rFonts w:hint="eastAsia" w:ascii="Arial" w:hAnsi="宋体" w:cs="Arial"/>
                <w:szCs w:val="21"/>
              </w:rPr>
            </w:pPr>
            <w:r>
              <w:rPr>
                <w:rFonts w:hint="eastAsia" w:ascii="Arial" w:hAnsi="宋体" w:cs="Arial"/>
                <w:szCs w:val="21"/>
              </w:rPr>
              <w:t>内部交易未实现利润</w:t>
            </w:r>
          </w:p>
        </w:tc>
        <w:tc>
          <w:tcPr>
            <w:tcW w:w="1930" w:type="dxa"/>
            <w:vAlign w:val="center"/>
          </w:tcPr>
          <w:p w14:paraId="06744EED">
            <w:pPr>
              <w:jc w:val="right"/>
              <w:rPr>
                <w:rFonts w:hint="default" w:ascii="Arial Narrow" w:hAnsi="Arial Narrow"/>
              </w:rPr>
            </w:pPr>
          </w:p>
        </w:tc>
        <w:tc>
          <w:tcPr>
            <w:tcW w:w="1561" w:type="dxa"/>
            <w:vAlign w:val="center"/>
          </w:tcPr>
          <w:p w14:paraId="16142351">
            <w:pPr>
              <w:jc w:val="right"/>
              <w:rPr>
                <w:rFonts w:hint="default" w:ascii="Arial Narrow" w:hAnsi="Arial Narrow"/>
              </w:rPr>
            </w:pPr>
          </w:p>
        </w:tc>
        <w:tc>
          <w:tcPr>
            <w:tcW w:w="1843" w:type="dxa"/>
            <w:vAlign w:val="center"/>
          </w:tcPr>
          <w:p w14:paraId="5B080C2F">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2,078,615.60</w:t>
            </w:r>
          </w:p>
        </w:tc>
        <w:tc>
          <w:tcPr>
            <w:tcW w:w="1702" w:type="dxa"/>
            <w:vAlign w:val="center"/>
          </w:tcPr>
          <w:p w14:paraId="37632D0B">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311,792.34</w:t>
            </w:r>
          </w:p>
        </w:tc>
      </w:tr>
      <w:tr w14:paraId="6AD685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65D732E0">
            <w:pPr>
              <w:spacing w:before="165" w:line="219" w:lineRule="auto"/>
              <w:ind w:left="22"/>
              <w:jc w:val="both"/>
              <w:rPr>
                <w:rFonts w:hint="eastAsia" w:ascii="Arial" w:hAnsi="宋体" w:cs="Arial"/>
                <w:szCs w:val="21"/>
              </w:rPr>
            </w:pPr>
            <w:r>
              <w:rPr>
                <w:rFonts w:hint="eastAsia" w:ascii="Arial" w:hAnsi="宋体" w:cs="Arial"/>
                <w:szCs w:val="21"/>
              </w:rPr>
              <w:t>可抵扣亏损</w:t>
            </w:r>
          </w:p>
        </w:tc>
        <w:tc>
          <w:tcPr>
            <w:tcW w:w="1930" w:type="dxa"/>
            <w:vAlign w:val="center"/>
          </w:tcPr>
          <w:p w14:paraId="1B7245FB">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778,089,176.07</w:t>
            </w:r>
          </w:p>
        </w:tc>
        <w:tc>
          <w:tcPr>
            <w:tcW w:w="1561" w:type="dxa"/>
            <w:vAlign w:val="center"/>
          </w:tcPr>
          <w:p w14:paraId="7A700657">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116,713,376.41</w:t>
            </w:r>
          </w:p>
        </w:tc>
        <w:tc>
          <w:tcPr>
            <w:tcW w:w="1843" w:type="dxa"/>
            <w:vAlign w:val="center"/>
          </w:tcPr>
          <w:p w14:paraId="7AFDE411">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692,757,731.85</w:t>
            </w:r>
          </w:p>
        </w:tc>
        <w:tc>
          <w:tcPr>
            <w:tcW w:w="1702" w:type="dxa"/>
            <w:vAlign w:val="center"/>
          </w:tcPr>
          <w:p w14:paraId="2E1AA013">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108,443,315.31</w:t>
            </w:r>
          </w:p>
        </w:tc>
      </w:tr>
      <w:tr w14:paraId="2F6A5A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04" w:hRule="atLeast"/>
        </w:trPr>
        <w:tc>
          <w:tcPr>
            <w:tcW w:w="2181" w:type="dxa"/>
            <w:vAlign w:val="center"/>
          </w:tcPr>
          <w:p w14:paraId="1B65EB9D">
            <w:pPr>
              <w:spacing w:before="165" w:line="219" w:lineRule="auto"/>
              <w:ind w:left="22"/>
              <w:jc w:val="both"/>
              <w:rPr>
                <w:rFonts w:hint="eastAsia" w:ascii="Arial" w:hAnsi="宋体" w:cs="Arial"/>
                <w:szCs w:val="21"/>
              </w:rPr>
            </w:pPr>
            <w:r>
              <w:rPr>
                <w:rFonts w:hint="eastAsia" w:ascii="Arial" w:hAnsi="宋体" w:cs="Arial"/>
                <w:szCs w:val="21"/>
              </w:rPr>
              <w:t>租赁负债</w:t>
            </w:r>
          </w:p>
        </w:tc>
        <w:tc>
          <w:tcPr>
            <w:tcW w:w="1930" w:type="dxa"/>
            <w:vAlign w:val="center"/>
          </w:tcPr>
          <w:p w14:paraId="2B4E0B84">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8,318,225.78</w:t>
            </w:r>
          </w:p>
        </w:tc>
        <w:tc>
          <w:tcPr>
            <w:tcW w:w="1561" w:type="dxa"/>
            <w:vAlign w:val="center"/>
          </w:tcPr>
          <w:p w14:paraId="49049853">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1,368,643.64</w:t>
            </w:r>
          </w:p>
        </w:tc>
        <w:tc>
          <w:tcPr>
            <w:tcW w:w="1843" w:type="dxa"/>
            <w:vAlign w:val="center"/>
          </w:tcPr>
          <w:p w14:paraId="44A35F25">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22,312,698.07</w:t>
            </w:r>
          </w:p>
        </w:tc>
        <w:tc>
          <w:tcPr>
            <w:tcW w:w="1702" w:type="dxa"/>
            <w:vAlign w:val="center"/>
          </w:tcPr>
          <w:p w14:paraId="50ED6161">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4,073,740.99</w:t>
            </w:r>
          </w:p>
        </w:tc>
      </w:tr>
      <w:tr w14:paraId="5523B7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22CB7A48">
            <w:pPr>
              <w:spacing w:before="165" w:line="219" w:lineRule="auto"/>
              <w:ind w:left="22"/>
              <w:jc w:val="both"/>
              <w:rPr>
                <w:rFonts w:hint="eastAsia" w:ascii="Arial" w:hAnsi="宋体" w:cs="Arial"/>
                <w:szCs w:val="21"/>
              </w:rPr>
            </w:pPr>
            <w:r>
              <w:rPr>
                <w:rFonts w:hint="eastAsia" w:ascii="Arial" w:hAnsi="宋体" w:cs="Arial"/>
                <w:szCs w:val="21"/>
              </w:rPr>
              <w:t>递延收益</w:t>
            </w:r>
          </w:p>
        </w:tc>
        <w:tc>
          <w:tcPr>
            <w:tcW w:w="1930" w:type="dxa"/>
            <w:vAlign w:val="center"/>
          </w:tcPr>
          <w:p w14:paraId="43A53987">
            <w:pPr>
              <w:jc w:val="right"/>
              <w:rPr>
                <w:rFonts w:hint="default" w:ascii="Arial Narrow" w:hAnsi="Arial Narrow" w:cs="Arial Narrow"/>
                <w:szCs w:val="21"/>
              </w:rPr>
            </w:pPr>
          </w:p>
        </w:tc>
        <w:tc>
          <w:tcPr>
            <w:tcW w:w="1561" w:type="dxa"/>
            <w:vAlign w:val="center"/>
          </w:tcPr>
          <w:p w14:paraId="31E9FE56">
            <w:pPr>
              <w:jc w:val="right"/>
              <w:rPr>
                <w:rFonts w:hint="default" w:ascii="Arial Narrow" w:hAnsi="Arial Narrow" w:cs="Arial Narrow"/>
                <w:szCs w:val="21"/>
              </w:rPr>
            </w:pPr>
          </w:p>
        </w:tc>
        <w:tc>
          <w:tcPr>
            <w:tcW w:w="1843" w:type="dxa"/>
            <w:vAlign w:val="center"/>
          </w:tcPr>
          <w:p w14:paraId="30EA4711">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292,675.00</w:t>
            </w:r>
          </w:p>
        </w:tc>
        <w:tc>
          <w:tcPr>
            <w:tcW w:w="1702" w:type="dxa"/>
            <w:vAlign w:val="center"/>
          </w:tcPr>
          <w:p w14:paraId="6699E168">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43,901.25</w:t>
            </w:r>
          </w:p>
        </w:tc>
      </w:tr>
      <w:tr w14:paraId="2E7F22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181" w:type="dxa"/>
            <w:vAlign w:val="center"/>
          </w:tcPr>
          <w:p w14:paraId="4CBCFE9C">
            <w:pPr>
              <w:spacing w:line="400" w:lineRule="exact"/>
              <w:ind w:left="167" w:hanging="167"/>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1930" w:type="dxa"/>
            <w:vAlign w:val="center"/>
          </w:tcPr>
          <w:p w14:paraId="1C0171FA">
            <w:pPr>
              <w:keepNext w:val="0"/>
              <w:keepLines w:val="0"/>
              <w:widowControl/>
              <w:suppressLineNumbers w:val="0"/>
              <w:jc w:val="right"/>
              <w:textAlignment w:val="center"/>
              <w:rPr>
                <w:rFonts w:hint="default" w:ascii="Arial Narrow" w:hAnsi="Arial Narrow" w:cs="Arial Narrow"/>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1,721,629,717.86</w:t>
            </w:r>
          </w:p>
        </w:tc>
        <w:tc>
          <w:tcPr>
            <w:tcW w:w="1561" w:type="dxa"/>
            <w:vAlign w:val="center"/>
          </w:tcPr>
          <w:p w14:paraId="0D38C930">
            <w:pPr>
              <w:keepNext w:val="0"/>
              <w:keepLines w:val="0"/>
              <w:widowControl/>
              <w:suppressLineNumbers w:val="0"/>
              <w:jc w:val="right"/>
              <w:textAlignment w:val="center"/>
              <w:rPr>
                <w:rFonts w:hint="default" w:ascii="Arial Narrow" w:hAnsi="Arial Narrow" w:cs="Arial Narrow"/>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258,533,942.44</w:t>
            </w:r>
          </w:p>
        </w:tc>
        <w:tc>
          <w:tcPr>
            <w:tcW w:w="1843" w:type="dxa"/>
            <w:vAlign w:val="center"/>
          </w:tcPr>
          <w:p w14:paraId="4E323FE1">
            <w:pPr>
              <w:jc w:val="right"/>
              <w:rPr>
                <w:rFonts w:hint="default" w:ascii="Arial Narrow" w:hAnsi="Arial Narrow" w:cs="Arial Narrow"/>
                <w:b/>
                <w:bCs/>
                <w:color w:val="000000"/>
                <w:szCs w:val="21"/>
              </w:rPr>
            </w:pPr>
            <w:r>
              <w:rPr>
                <w:rFonts w:hint="default" w:ascii="Arial Narrow" w:hAnsi="Arial Narrow" w:cs="Arial Narrow"/>
                <w:b/>
                <w:bCs/>
                <w:color w:val="000000"/>
                <w:szCs w:val="21"/>
              </w:rPr>
              <w:t>1,525,672,017.54</w:t>
            </w:r>
          </w:p>
        </w:tc>
        <w:tc>
          <w:tcPr>
            <w:tcW w:w="1702" w:type="dxa"/>
            <w:vAlign w:val="center"/>
          </w:tcPr>
          <w:p w14:paraId="65D29B72">
            <w:pPr>
              <w:jc w:val="right"/>
              <w:rPr>
                <w:rFonts w:hint="default" w:ascii="Arial Narrow" w:hAnsi="Arial Narrow" w:cs="Arial Narrow"/>
                <w:b/>
                <w:bCs/>
                <w:color w:val="000000"/>
                <w:szCs w:val="21"/>
              </w:rPr>
            </w:pPr>
            <w:r>
              <w:rPr>
                <w:rFonts w:hint="default" w:ascii="Arial Narrow" w:hAnsi="Arial Narrow" w:cs="Arial Narrow"/>
                <w:b/>
                <w:bCs/>
                <w:color w:val="000000"/>
                <w:szCs w:val="21"/>
              </w:rPr>
              <w:t>237,451,764.75</w:t>
            </w:r>
          </w:p>
        </w:tc>
      </w:tr>
    </w:tbl>
    <w:p w14:paraId="09054BC1">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（2）未经抵销的递延所得税负债明细</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94"/>
        <w:gridCol w:w="1843"/>
        <w:gridCol w:w="1718"/>
        <w:gridCol w:w="1825"/>
        <w:gridCol w:w="1734"/>
      </w:tblGrid>
      <w:tr w14:paraId="53CBD6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2094" w:type="dxa"/>
            <w:vMerge w:val="restart"/>
            <w:vAlign w:val="center"/>
          </w:tcPr>
          <w:p w14:paraId="66BF9481">
            <w:pPr>
              <w:spacing w:line="400" w:lineRule="exact"/>
              <w:jc w:val="center"/>
              <w:rPr>
                <w:rFonts w:hint="eastAsia" w:cs="Arial" w:asciiTheme="minorEastAsia" w:hAnsiTheme="minorEastAsia" w:eastAsiaTheme="minorEastAsia"/>
                <w:szCs w:val="21"/>
                <w:lang w:val="fr-FR"/>
              </w:rPr>
            </w:pPr>
            <w:r>
              <w:rPr>
                <w:rFonts w:cs="Arial" w:asciiTheme="minorEastAsia" w:hAnsiTheme="minorEastAsia" w:eastAsiaTheme="minorEastAsia"/>
                <w:szCs w:val="21"/>
                <w:lang w:val="fr-FR"/>
              </w:rPr>
              <w:t>项目</w:t>
            </w:r>
          </w:p>
        </w:tc>
        <w:tc>
          <w:tcPr>
            <w:tcW w:w="3561" w:type="dxa"/>
            <w:gridSpan w:val="2"/>
          </w:tcPr>
          <w:p w14:paraId="0A473337">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期末</w:t>
            </w:r>
            <w:r>
              <w:rPr>
                <w:rFonts w:hint="eastAsia" w:cs="Arial" w:asciiTheme="minorEastAsia" w:hAnsiTheme="minorEastAsia" w:eastAsiaTheme="minorEastAsia"/>
                <w:szCs w:val="21"/>
              </w:rPr>
              <w:t>余额</w:t>
            </w:r>
          </w:p>
        </w:tc>
        <w:tc>
          <w:tcPr>
            <w:tcW w:w="3559" w:type="dxa"/>
            <w:gridSpan w:val="2"/>
          </w:tcPr>
          <w:p w14:paraId="2A039D21">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hint="eastAsia" w:cs="Arial" w:asciiTheme="minorEastAsia" w:hAnsiTheme="minorEastAsia" w:eastAsiaTheme="minorEastAsia"/>
                <w:szCs w:val="21"/>
              </w:rPr>
              <w:t>余额</w:t>
            </w:r>
          </w:p>
        </w:tc>
      </w:tr>
      <w:tr w14:paraId="21DC1A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2094" w:type="dxa"/>
            <w:vMerge w:val="continue"/>
          </w:tcPr>
          <w:p w14:paraId="07A01FB8">
            <w:pPr>
              <w:spacing w:line="400" w:lineRule="exact"/>
              <w:jc w:val="right"/>
              <w:rPr>
                <w:rFonts w:hint="eastAsia" w:cs="Arial" w:asciiTheme="minorEastAsia" w:hAnsiTheme="minorEastAsia" w:eastAsiaTheme="minorEastAsia"/>
                <w:color w:val="FF0000"/>
                <w:szCs w:val="21"/>
              </w:rPr>
            </w:pPr>
          </w:p>
        </w:tc>
        <w:tc>
          <w:tcPr>
            <w:tcW w:w="1843" w:type="dxa"/>
            <w:vAlign w:val="center"/>
          </w:tcPr>
          <w:p w14:paraId="78E84AD5">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应纳税暂时性差异</w:t>
            </w:r>
          </w:p>
        </w:tc>
        <w:tc>
          <w:tcPr>
            <w:tcW w:w="1718" w:type="dxa"/>
            <w:vAlign w:val="center"/>
          </w:tcPr>
          <w:p w14:paraId="2C0B44DE">
            <w:pPr>
              <w:tabs>
                <w:tab w:val="right" w:pos="4140"/>
                <w:tab w:val="right" w:pos="5220"/>
                <w:tab w:val="right" w:pos="6480"/>
                <w:tab w:val="right" w:pos="7805"/>
              </w:tabs>
              <w:spacing w:line="400" w:lineRule="exact"/>
              <w:ind w:left="-163" w:right="-108"/>
              <w:jc w:val="center"/>
              <w:rPr>
                <w:rFonts w:hint="eastAsia" w:cs="Arial" w:asciiTheme="minorEastAsia" w:hAnsiTheme="minorEastAsia" w:eastAsiaTheme="minorEastAsia"/>
                <w:szCs w:val="21"/>
              </w:rPr>
            </w:pPr>
            <w:r>
              <w:rPr>
                <w:rFonts w:cs="Arial" w:asciiTheme="minorEastAsia" w:hAnsiTheme="minorEastAsia" w:eastAsiaTheme="minorEastAsia"/>
                <w:szCs w:val="21"/>
              </w:rPr>
              <w:t>递延所得税负债</w:t>
            </w:r>
          </w:p>
        </w:tc>
        <w:tc>
          <w:tcPr>
            <w:tcW w:w="1825" w:type="dxa"/>
            <w:vAlign w:val="center"/>
          </w:tcPr>
          <w:p w14:paraId="2300B800">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应纳税暂时性差异</w:t>
            </w:r>
          </w:p>
        </w:tc>
        <w:tc>
          <w:tcPr>
            <w:tcW w:w="1734" w:type="dxa"/>
            <w:vAlign w:val="center"/>
          </w:tcPr>
          <w:p w14:paraId="1DAE68F5">
            <w:pPr>
              <w:tabs>
                <w:tab w:val="right" w:pos="4140"/>
                <w:tab w:val="right" w:pos="5220"/>
                <w:tab w:val="right" w:pos="6480"/>
                <w:tab w:val="right" w:pos="7805"/>
              </w:tabs>
              <w:spacing w:line="400" w:lineRule="exact"/>
              <w:ind w:left="-157" w:right="-108"/>
              <w:jc w:val="center"/>
              <w:rPr>
                <w:rFonts w:hint="eastAsia" w:cs="Arial" w:asciiTheme="minorEastAsia" w:hAnsiTheme="minorEastAsia" w:eastAsiaTheme="minorEastAsia"/>
                <w:szCs w:val="21"/>
              </w:rPr>
            </w:pPr>
            <w:r>
              <w:rPr>
                <w:rFonts w:cs="Arial" w:asciiTheme="minorEastAsia" w:hAnsiTheme="minorEastAsia" w:eastAsiaTheme="minorEastAsia"/>
                <w:szCs w:val="21"/>
              </w:rPr>
              <w:t>递延所得税负债</w:t>
            </w:r>
          </w:p>
        </w:tc>
      </w:tr>
      <w:tr w14:paraId="58F717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094" w:type="dxa"/>
          </w:tcPr>
          <w:p w14:paraId="74089C3B">
            <w:pPr>
              <w:spacing w:before="43" w:line="216" w:lineRule="auto"/>
              <w:ind w:left="34" w:right="125" w:firstLine="2"/>
              <w:rPr>
                <w:rFonts w:hint="eastAsia" w:ascii="Arial" w:hAnsi="宋体" w:cs="Arial"/>
                <w:szCs w:val="21"/>
              </w:rPr>
            </w:pPr>
            <w:r>
              <w:rPr>
                <w:rFonts w:ascii="Arial" w:hAnsi="宋体" w:cs="Arial"/>
                <w:szCs w:val="21"/>
              </w:rPr>
              <w:t>非同一控制下企业合并资产评估增值</w:t>
            </w:r>
          </w:p>
        </w:tc>
        <w:tc>
          <w:tcPr>
            <w:tcW w:w="1843" w:type="dxa"/>
          </w:tcPr>
          <w:p w14:paraId="23B30554">
            <w:pPr>
              <w:tabs>
                <w:tab w:val="right" w:pos="4140"/>
                <w:tab w:val="right" w:pos="5220"/>
                <w:tab w:val="right" w:pos="6480"/>
                <w:tab w:val="right" w:pos="7805"/>
              </w:tabs>
              <w:spacing w:line="400" w:lineRule="exact"/>
              <w:jc w:val="right"/>
              <w:rPr>
                <w:rFonts w:hint="eastAsia" w:cs="Arial" w:asciiTheme="minorEastAsia" w:hAnsiTheme="minorEastAsia" w:eastAsiaTheme="minorEastAsia"/>
                <w:color w:val="FF0000"/>
                <w:szCs w:val="21"/>
              </w:rPr>
            </w:pPr>
          </w:p>
        </w:tc>
        <w:tc>
          <w:tcPr>
            <w:tcW w:w="1718" w:type="dxa"/>
          </w:tcPr>
          <w:p w14:paraId="38850261">
            <w:pPr>
              <w:tabs>
                <w:tab w:val="right" w:pos="4140"/>
                <w:tab w:val="right" w:pos="5220"/>
                <w:tab w:val="right" w:pos="6480"/>
                <w:tab w:val="right" w:pos="7805"/>
              </w:tabs>
              <w:spacing w:line="400" w:lineRule="exact"/>
              <w:jc w:val="right"/>
              <w:rPr>
                <w:rFonts w:hint="eastAsia" w:cs="Arial" w:asciiTheme="minorEastAsia" w:hAnsiTheme="minorEastAsia" w:eastAsiaTheme="minorEastAsia"/>
                <w:color w:val="FF0000"/>
                <w:szCs w:val="21"/>
              </w:rPr>
            </w:pPr>
          </w:p>
        </w:tc>
        <w:tc>
          <w:tcPr>
            <w:tcW w:w="1825" w:type="dxa"/>
            <w:vAlign w:val="center"/>
          </w:tcPr>
          <w:p w14:paraId="723AB5C6">
            <w:pPr>
              <w:jc w:val="right"/>
              <w:rPr>
                <w:rFonts w:ascii="Arial Narrow" w:hAnsi="Arial Narrow" w:cs="宋体"/>
                <w:color w:val="000000"/>
                <w:szCs w:val="21"/>
              </w:rPr>
            </w:pPr>
            <w:r>
              <w:rPr>
                <w:rFonts w:ascii="Arial Narrow" w:hAnsi="Arial Narrow"/>
                <w:color w:val="000000"/>
                <w:szCs w:val="21"/>
              </w:rPr>
              <w:t>780,000.00</w:t>
            </w:r>
          </w:p>
        </w:tc>
        <w:tc>
          <w:tcPr>
            <w:tcW w:w="1734" w:type="dxa"/>
            <w:vAlign w:val="center"/>
          </w:tcPr>
          <w:p w14:paraId="2BB7603A">
            <w:pPr>
              <w:jc w:val="right"/>
              <w:rPr>
                <w:rFonts w:ascii="Arial Narrow" w:hAnsi="Arial Narrow" w:cs="宋体"/>
                <w:color w:val="000000"/>
                <w:szCs w:val="21"/>
              </w:rPr>
            </w:pPr>
            <w:r>
              <w:rPr>
                <w:rFonts w:ascii="Arial Narrow" w:hAnsi="Arial Narrow"/>
                <w:color w:val="000000"/>
                <w:szCs w:val="21"/>
              </w:rPr>
              <w:t>117,000.00</w:t>
            </w:r>
          </w:p>
        </w:tc>
      </w:tr>
      <w:tr w14:paraId="452AFE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094" w:type="dxa"/>
          </w:tcPr>
          <w:p w14:paraId="70F91D2A">
            <w:pPr>
              <w:spacing w:before="165" w:line="219" w:lineRule="auto"/>
              <w:ind w:left="22"/>
              <w:rPr>
                <w:rFonts w:hint="eastAsia" w:ascii="Arial" w:hAnsi="宋体" w:cs="Arial"/>
                <w:szCs w:val="21"/>
              </w:rPr>
            </w:pPr>
            <w:r>
              <w:rPr>
                <w:rFonts w:ascii="Arial" w:hAnsi="宋体" w:cs="Arial"/>
                <w:szCs w:val="21"/>
              </w:rPr>
              <w:t>使用权资产</w:t>
            </w:r>
          </w:p>
        </w:tc>
        <w:tc>
          <w:tcPr>
            <w:tcW w:w="1843" w:type="dxa"/>
            <w:vAlign w:val="center"/>
          </w:tcPr>
          <w:p w14:paraId="615EE0C2">
            <w:pPr>
              <w:jc w:val="right"/>
              <w:rPr>
                <w:rFonts w:hint="eastAsia" w:ascii="Arial Narrow" w:hAnsi="Arial Narrow"/>
                <w:color w:val="000000"/>
                <w:szCs w:val="21"/>
              </w:rPr>
            </w:pPr>
            <w:r>
              <w:rPr>
                <w:rFonts w:hint="eastAsia" w:ascii="Arial Narrow" w:hAnsi="Arial Narrow"/>
                <w:color w:val="000000"/>
                <w:szCs w:val="21"/>
                <w:lang w:val="en-US" w:eastAsia="zh-CN"/>
              </w:rPr>
              <w:t xml:space="preserve"> 10,313,300.31 </w:t>
            </w:r>
          </w:p>
        </w:tc>
        <w:tc>
          <w:tcPr>
            <w:tcW w:w="1718" w:type="dxa"/>
            <w:vAlign w:val="center"/>
          </w:tcPr>
          <w:p w14:paraId="149C268A">
            <w:pPr>
              <w:jc w:val="right"/>
              <w:rPr>
                <w:rFonts w:hint="eastAsia" w:ascii="Arial Narrow" w:hAnsi="Arial Narrow"/>
                <w:color w:val="000000"/>
                <w:szCs w:val="21"/>
              </w:rPr>
            </w:pPr>
            <w:r>
              <w:rPr>
                <w:rFonts w:hint="eastAsia" w:ascii="Arial Narrow" w:hAnsi="Arial Narrow"/>
                <w:color w:val="000000"/>
                <w:szCs w:val="21"/>
                <w:lang w:val="en-US" w:eastAsia="zh-CN"/>
              </w:rPr>
              <w:t xml:space="preserve"> 1,733,866.24 </w:t>
            </w:r>
          </w:p>
        </w:tc>
        <w:tc>
          <w:tcPr>
            <w:tcW w:w="1825" w:type="dxa"/>
            <w:vAlign w:val="center"/>
          </w:tcPr>
          <w:p w14:paraId="47BB0C65">
            <w:pPr>
              <w:jc w:val="right"/>
              <w:rPr>
                <w:rFonts w:ascii="Arial Narrow" w:hAnsi="Arial Narrow" w:cs="宋体"/>
                <w:color w:val="000000"/>
                <w:szCs w:val="21"/>
              </w:rPr>
            </w:pPr>
            <w:r>
              <w:rPr>
                <w:rFonts w:ascii="Arial Narrow" w:hAnsi="Arial Narrow"/>
                <w:color w:val="000000"/>
                <w:szCs w:val="21"/>
              </w:rPr>
              <w:t>14,291,418.72</w:t>
            </w:r>
          </w:p>
        </w:tc>
        <w:tc>
          <w:tcPr>
            <w:tcW w:w="1734" w:type="dxa"/>
            <w:vAlign w:val="center"/>
          </w:tcPr>
          <w:p w14:paraId="1524AB50">
            <w:pPr>
              <w:jc w:val="right"/>
              <w:rPr>
                <w:rFonts w:ascii="Arial Narrow" w:hAnsi="Arial Narrow" w:cs="宋体"/>
                <w:color w:val="000000"/>
                <w:szCs w:val="21"/>
              </w:rPr>
            </w:pPr>
            <w:r>
              <w:rPr>
                <w:rFonts w:ascii="Arial Narrow" w:hAnsi="Arial Narrow"/>
                <w:color w:val="000000"/>
                <w:szCs w:val="21"/>
              </w:rPr>
              <w:t>2,578,456.20</w:t>
            </w:r>
          </w:p>
        </w:tc>
      </w:tr>
      <w:tr w14:paraId="7CE3B8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094" w:type="dxa"/>
          </w:tcPr>
          <w:p w14:paraId="0DF3B100">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1843" w:type="dxa"/>
            <w:vAlign w:val="center"/>
          </w:tcPr>
          <w:p w14:paraId="3A67B66A">
            <w:pPr>
              <w:jc w:val="right"/>
              <w:rPr>
                <w:rFonts w:hint="eastAsia" w:ascii="Arial Narrow" w:hAnsi="Arial Narrow"/>
                <w:b/>
                <w:bCs/>
                <w:color w:val="000000"/>
                <w:szCs w:val="21"/>
              </w:rPr>
            </w:pPr>
            <w:r>
              <w:rPr>
                <w:rFonts w:hint="eastAsia" w:ascii="Arial Narrow" w:hAnsi="Arial Narrow"/>
                <w:b/>
                <w:bCs/>
                <w:color w:val="000000"/>
                <w:szCs w:val="21"/>
                <w:lang w:val="en-US" w:eastAsia="zh-CN"/>
              </w:rPr>
              <w:t xml:space="preserve"> 10,313,300.31 </w:t>
            </w:r>
          </w:p>
        </w:tc>
        <w:tc>
          <w:tcPr>
            <w:tcW w:w="1718" w:type="dxa"/>
            <w:vAlign w:val="center"/>
          </w:tcPr>
          <w:p w14:paraId="598CC9DB">
            <w:pPr>
              <w:jc w:val="right"/>
              <w:rPr>
                <w:rFonts w:hint="eastAsia" w:ascii="Arial Narrow" w:hAnsi="Arial Narrow"/>
                <w:b/>
                <w:bCs/>
                <w:color w:val="000000"/>
                <w:szCs w:val="21"/>
              </w:rPr>
            </w:pPr>
            <w:r>
              <w:rPr>
                <w:rFonts w:hint="eastAsia" w:ascii="Arial Narrow" w:hAnsi="Arial Narrow"/>
                <w:b/>
                <w:bCs/>
                <w:color w:val="000000"/>
                <w:szCs w:val="21"/>
                <w:lang w:val="en-US" w:eastAsia="zh-CN"/>
              </w:rPr>
              <w:t xml:space="preserve"> 1,733,866.24 </w:t>
            </w:r>
          </w:p>
        </w:tc>
        <w:tc>
          <w:tcPr>
            <w:tcW w:w="1825" w:type="dxa"/>
            <w:vAlign w:val="center"/>
          </w:tcPr>
          <w:p w14:paraId="52BBAB4D">
            <w:pPr>
              <w:jc w:val="right"/>
              <w:rPr>
                <w:rFonts w:ascii="Arial Narrow" w:hAnsi="Arial Narrow" w:cs="宋体"/>
                <w:b/>
                <w:bCs/>
                <w:color w:val="000000"/>
                <w:szCs w:val="21"/>
              </w:rPr>
            </w:pPr>
            <w:r>
              <w:rPr>
                <w:rFonts w:ascii="Arial Narrow" w:hAnsi="Arial Narrow"/>
                <w:b/>
                <w:bCs/>
                <w:color w:val="000000"/>
                <w:szCs w:val="21"/>
              </w:rPr>
              <w:t>15,071,418.72</w:t>
            </w:r>
          </w:p>
        </w:tc>
        <w:tc>
          <w:tcPr>
            <w:tcW w:w="1734" w:type="dxa"/>
            <w:vAlign w:val="center"/>
          </w:tcPr>
          <w:p w14:paraId="30F41263">
            <w:pPr>
              <w:jc w:val="right"/>
              <w:rPr>
                <w:rFonts w:ascii="Arial Narrow" w:hAnsi="Arial Narrow" w:cs="宋体"/>
                <w:b/>
                <w:bCs/>
                <w:color w:val="000000"/>
                <w:szCs w:val="21"/>
              </w:rPr>
            </w:pPr>
            <w:r>
              <w:rPr>
                <w:rFonts w:ascii="Arial Narrow" w:hAnsi="Arial Narrow"/>
                <w:b/>
                <w:bCs/>
                <w:color w:val="000000"/>
                <w:szCs w:val="21"/>
              </w:rPr>
              <w:t>2,695,456.20</w:t>
            </w:r>
          </w:p>
        </w:tc>
      </w:tr>
    </w:tbl>
    <w:p w14:paraId="14FD92F1">
      <w:pPr>
        <w:spacing w:line="400" w:lineRule="exact"/>
        <w:ind w:left="540"/>
        <w:rPr>
          <w:rFonts w:hint="eastAsia" w:cs="Arial" w:asciiTheme="minorEastAsia" w:hAnsiTheme="minorEastAsia" w:eastAsiaTheme="minorEastAsia"/>
          <w:szCs w:val="21"/>
        </w:rPr>
      </w:pPr>
      <w:r>
        <w:rPr>
          <w:rFonts w:cs="Arial" w:asciiTheme="minorEastAsia" w:hAnsiTheme="minorEastAsia" w:eastAsiaTheme="minorEastAsia"/>
          <w:szCs w:val="21"/>
        </w:rPr>
        <w:t>（</w:t>
      </w:r>
      <w:r>
        <w:rPr>
          <w:rFonts w:hint="eastAsia" w:cs="Arial" w:asciiTheme="minorEastAsia" w:hAnsiTheme="minorEastAsia" w:eastAsiaTheme="minorEastAsia"/>
          <w:szCs w:val="21"/>
        </w:rPr>
        <w:t>4</w:t>
      </w:r>
      <w:r>
        <w:rPr>
          <w:rFonts w:cs="Arial" w:asciiTheme="minorEastAsia" w:hAnsiTheme="minorEastAsia" w:eastAsiaTheme="minorEastAsia"/>
          <w:szCs w:val="21"/>
        </w:rPr>
        <w:t>）未确认递延所得税资产明细</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00"/>
        <w:gridCol w:w="3107"/>
        <w:gridCol w:w="3007"/>
      </w:tblGrid>
      <w:tr w14:paraId="33A7BE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100" w:type="dxa"/>
            <w:vAlign w:val="center"/>
          </w:tcPr>
          <w:p w14:paraId="47752BB9">
            <w:pPr>
              <w:widowControl/>
              <w:spacing w:line="400" w:lineRule="exact"/>
              <w:jc w:val="center"/>
              <w:rPr>
                <w:rFonts w:hint="eastAsia" w:ascii="Arial" w:hAnsi="宋体" w:cs="Arial"/>
                <w:szCs w:val="21"/>
              </w:rPr>
            </w:pPr>
            <w:r>
              <w:rPr>
                <w:rFonts w:ascii="Arial" w:hAnsi="宋体" w:cs="Arial"/>
                <w:szCs w:val="21"/>
              </w:rPr>
              <w:t>项目</w:t>
            </w:r>
          </w:p>
        </w:tc>
        <w:tc>
          <w:tcPr>
            <w:tcW w:w="3107" w:type="dxa"/>
            <w:vAlign w:val="center"/>
          </w:tcPr>
          <w:p w14:paraId="5278665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3007" w:type="dxa"/>
            <w:vAlign w:val="center"/>
          </w:tcPr>
          <w:p w14:paraId="27C7C75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338E00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100" w:type="dxa"/>
          </w:tcPr>
          <w:p w14:paraId="42DF8985">
            <w:pPr>
              <w:spacing w:before="153" w:line="220" w:lineRule="auto"/>
              <w:ind w:left="58"/>
              <w:rPr>
                <w:rFonts w:hint="eastAsia" w:ascii="Arial" w:hAnsi="宋体" w:cs="Arial"/>
                <w:szCs w:val="21"/>
              </w:rPr>
            </w:pPr>
            <w:r>
              <w:rPr>
                <w:rFonts w:ascii="Arial" w:hAnsi="宋体" w:cs="Arial"/>
                <w:szCs w:val="21"/>
              </w:rPr>
              <w:t>可抵扣亏损</w:t>
            </w:r>
          </w:p>
        </w:tc>
        <w:tc>
          <w:tcPr>
            <w:tcW w:w="3107" w:type="dxa"/>
            <w:vAlign w:val="center"/>
          </w:tcPr>
          <w:p w14:paraId="0AC73370">
            <w:pPr>
              <w:pStyle w:val="71"/>
              <w:spacing w:before="183" w:line="212" w:lineRule="auto"/>
              <w:ind w:right="23"/>
              <w:jc w:val="right"/>
              <w:rPr>
                <w:rFonts w:hint="eastAsia"/>
                <w:spacing w:val="-2"/>
                <w:sz w:val="21"/>
                <w:szCs w:val="21"/>
              </w:rPr>
            </w:pPr>
            <w:r>
              <w:rPr>
                <w:rFonts w:hint="eastAsia"/>
                <w:spacing w:val="-2"/>
                <w:sz w:val="21"/>
                <w:szCs w:val="21"/>
              </w:rPr>
              <w:t xml:space="preserve"> 23,074,883.48 </w:t>
            </w:r>
          </w:p>
        </w:tc>
        <w:tc>
          <w:tcPr>
            <w:tcW w:w="3007" w:type="dxa"/>
            <w:vAlign w:val="center"/>
          </w:tcPr>
          <w:p w14:paraId="5D4220FB">
            <w:pPr>
              <w:pStyle w:val="71"/>
              <w:spacing w:before="183" w:line="212" w:lineRule="auto"/>
              <w:ind w:right="23"/>
              <w:jc w:val="right"/>
              <w:rPr>
                <w:sz w:val="21"/>
                <w:szCs w:val="21"/>
              </w:rPr>
            </w:pPr>
            <w:r>
              <w:rPr>
                <w:spacing w:val="-2"/>
                <w:sz w:val="21"/>
                <w:szCs w:val="21"/>
              </w:rPr>
              <w:t>174,926,140.67</w:t>
            </w:r>
          </w:p>
        </w:tc>
      </w:tr>
      <w:tr w14:paraId="38D675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100" w:type="dxa"/>
          </w:tcPr>
          <w:p w14:paraId="4D1C0853">
            <w:pPr>
              <w:spacing w:before="163" w:line="218" w:lineRule="auto"/>
              <w:ind w:left="42"/>
              <w:rPr>
                <w:rFonts w:hint="eastAsia" w:ascii="Arial" w:hAnsi="宋体" w:cs="Arial"/>
                <w:szCs w:val="21"/>
              </w:rPr>
            </w:pPr>
            <w:r>
              <w:rPr>
                <w:rFonts w:ascii="Arial" w:hAnsi="宋体" w:cs="Arial"/>
                <w:szCs w:val="21"/>
              </w:rPr>
              <w:t>信用减值准备</w:t>
            </w:r>
          </w:p>
        </w:tc>
        <w:tc>
          <w:tcPr>
            <w:tcW w:w="3107" w:type="dxa"/>
            <w:vAlign w:val="center"/>
          </w:tcPr>
          <w:p w14:paraId="398936D1">
            <w:pPr>
              <w:pStyle w:val="71"/>
              <w:spacing w:before="183" w:line="212" w:lineRule="auto"/>
              <w:ind w:right="23"/>
              <w:jc w:val="right"/>
              <w:rPr>
                <w:rFonts w:hint="eastAsia"/>
                <w:spacing w:val="-2"/>
                <w:sz w:val="21"/>
                <w:szCs w:val="21"/>
              </w:rPr>
            </w:pPr>
            <w:r>
              <w:rPr>
                <w:rFonts w:hint="eastAsia"/>
                <w:spacing w:val="-2"/>
                <w:sz w:val="21"/>
                <w:szCs w:val="21"/>
              </w:rPr>
              <w:t xml:space="preserve"> 19,481,768.94 </w:t>
            </w:r>
          </w:p>
        </w:tc>
        <w:tc>
          <w:tcPr>
            <w:tcW w:w="3007" w:type="dxa"/>
            <w:vAlign w:val="center"/>
          </w:tcPr>
          <w:p w14:paraId="2FE96290">
            <w:pPr>
              <w:pStyle w:val="71"/>
              <w:spacing w:before="192" w:line="212" w:lineRule="auto"/>
              <w:ind w:right="23"/>
              <w:jc w:val="right"/>
              <w:rPr>
                <w:sz w:val="21"/>
                <w:szCs w:val="21"/>
              </w:rPr>
            </w:pPr>
            <w:r>
              <w:rPr>
                <w:spacing w:val="-1"/>
                <w:sz w:val="21"/>
                <w:szCs w:val="21"/>
              </w:rPr>
              <w:t>20,213,984.68</w:t>
            </w:r>
          </w:p>
        </w:tc>
      </w:tr>
      <w:tr w14:paraId="5B3FA0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100" w:type="dxa"/>
            <w:vAlign w:val="center"/>
          </w:tcPr>
          <w:p w14:paraId="5D1D1F7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07" w:type="dxa"/>
            <w:vAlign w:val="center"/>
          </w:tcPr>
          <w:p w14:paraId="01311438">
            <w:pPr>
              <w:pStyle w:val="71"/>
              <w:spacing w:before="183" w:line="212" w:lineRule="auto"/>
              <w:ind w:right="23"/>
              <w:jc w:val="right"/>
              <w:rPr>
                <w:rFonts w:hint="eastAsia"/>
                <w:spacing w:val="-2"/>
                <w:sz w:val="21"/>
                <w:szCs w:val="21"/>
              </w:rPr>
            </w:pPr>
            <w:r>
              <w:rPr>
                <w:rFonts w:hint="eastAsia"/>
                <w:b/>
                <w:bCs/>
                <w:spacing w:val="-2"/>
                <w:sz w:val="21"/>
                <w:szCs w:val="21"/>
              </w:rPr>
              <w:t xml:space="preserve"> 42,556,652.4</w:t>
            </w:r>
            <w:r>
              <w:rPr>
                <w:rFonts w:hint="eastAsia" w:eastAsia="宋体"/>
                <w:b/>
                <w:bCs/>
                <w:spacing w:val="-2"/>
                <w:sz w:val="21"/>
                <w:szCs w:val="21"/>
                <w:lang w:val="en-US" w:eastAsia="zh-CN"/>
              </w:rPr>
              <w:t>2</w:t>
            </w:r>
            <w:r>
              <w:rPr>
                <w:rFonts w:hint="eastAsia"/>
                <w:spacing w:val="-2"/>
                <w:sz w:val="21"/>
                <w:szCs w:val="21"/>
              </w:rPr>
              <w:t xml:space="preserve"> </w:t>
            </w:r>
          </w:p>
        </w:tc>
        <w:tc>
          <w:tcPr>
            <w:tcW w:w="3007" w:type="dxa"/>
            <w:vAlign w:val="center"/>
          </w:tcPr>
          <w:p w14:paraId="2E239D54">
            <w:pPr>
              <w:pStyle w:val="71"/>
              <w:spacing w:before="196" w:line="208" w:lineRule="auto"/>
              <w:ind w:right="23"/>
              <w:jc w:val="right"/>
              <w:rPr>
                <w:sz w:val="21"/>
                <w:szCs w:val="21"/>
              </w:rPr>
            </w:pPr>
            <w:r>
              <w:rPr>
                <w:b/>
                <w:bCs/>
                <w:spacing w:val="-1"/>
                <w:sz w:val="21"/>
                <w:szCs w:val="21"/>
              </w:rPr>
              <w:t>195,140,125.35</w:t>
            </w:r>
          </w:p>
        </w:tc>
      </w:tr>
    </w:tbl>
    <w:p w14:paraId="60C97008">
      <w:pPr>
        <w:spacing w:line="400" w:lineRule="exact"/>
        <w:ind w:left="540"/>
        <w:rPr>
          <w:rFonts w:hint="eastAsia" w:cs="Arial" w:asciiTheme="minorEastAsia" w:hAnsiTheme="minorEastAsia" w:eastAsiaTheme="minorEastAsia"/>
          <w:szCs w:val="21"/>
        </w:rPr>
      </w:pPr>
      <w:r>
        <w:rPr>
          <w:rFonts w:cs="Arial" w:asciiTheme="minorEastAsia" w:hAnsiTheme="minorEastAsia" w:eastAsiaTheme="minorEastAsia"/>
          <w:szCs w:val="21"/>
        </w:rPr>
        <w:t>（</w:t>
      </w:r>
      <w:r>
        <w:rPr>
          <w:rFonts w:hint="eastAsia" w:cs="Arial" w:asciiTheme="minorEastAsia" w:hAnsiTheme="minorEastAsia" w:eastAsiaTheme="minorEastAsia"/>
          <w:szCs w:val="21"/>
        </w:rPr>
        <w:t>5</w:t>
      </w:r>
      <w:r>
        <w:rPr>
          <w:rFonts w:cs="Arial" w:asciiTheme="minorEastAsia" w:hAnsiTheme="minorEastAsia" w:eastAsiaTheme="minorEastAsia"/>
          <w:szCs w:val="21"/>
        </w:rPr>
        <w:t>）未确认递延所得税资产的可抵扣亏损将于以下年度到期</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19"/>
        <w:gridCol w:w="2893"/>
        <w:gridCol w:w="2175"/>
        <w:gridCol w:w="1127"/>
      </w:tblGrid>
      <w:tr w14:paraId="7ACFE8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60" w:hRule="atLeast"/>
          <w:tblHeader/>
          <w:jc w:val="center"/>
        </w:trPr>
        <w:tc>
          <w:tcPr>
            <w:tcW w:w="3019" w:type="dxa"/>
            <w:vAlign w:val="center"/>
          </w:tcPr>
          <w:p w14:paraId="71707F4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年份</w:t>
            </w:r>
          </w:p>
        </w:tc>
        <w:tc>
          <w:tcPr>
            <w:tcW w:w="2893" w:type="dxa"/>
            <w:vAlign w:val="center"/>
          </w:tcPr>
          <w:p w14:paraId="10DC562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175" w:type="dxa"/>
            <w:vAlign w:val="center"/>
          </w:tcPr>
          <w:p w14:paraId="250D3A1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1127" w:type="dxa"/>
            <w:vAlign w:val="center"/>
          </w:tcPr>
          <w:p w14:paraId="7EB463C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备注</w:t>
            </w:r>
          </w:p>
        </w:tc>
      </w:tr>
      <w:tr w14:paraId="4F34F2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0766DB48">
            <w:pPr>
              <w:keepNext w:val="0"/>
              <w:keepLines w:val="0"/>
              <w:widowControl/>
              <w:suppressLineNumbers w:val="0"/>
              <w:jc w:val="lef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2026年</w:t>
            </w:r>
          </w:p>
        </w:tc>
        <w:tc>
          <w:tcPr>
            <w:tcW w:w="2893" w:type="dxa"/>
            <w:vAlign w:val="center"/>
          </w:tcPr>
          <w:p w14:paraId="0C92C5A1">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85,930.41</w:t>
            </w:r>
          </w:p>
        </w:tc>
        <w:tc>
          <w:tcPr>
            <w:tcW w:w="2175" w:type="dxa"/>
            <w:vAlign w:val="center"/>
          </w:tcPr>
          <w:p w14:paraId="30D13650">
            <w:pPr>
              <w:rPr>
                <w:sz w:val="21"/>
                <w:szCs w:val="21"/>
              </w:rPr>
            </w:pPr>
          </w:p>
        </w:tc>
        <w:tc>
          <w:tcPr>
            <w:tcW w:w="1127" w:type="dxa"/>
            <w:vAlign w:val="center"/>
          </w:tcPr>
          <w:p w14:paraId="62DEF994">
            <w:pPr>
              <w:widowControl/>
              <w:spacing w:line="400" w:lineRule="exact"/>
              <w:rPr>
                <w:rFonts w:hint="eastAsia" w:cs="Arial" w:asciiTheme="minorEastAsia" w:hAnsiTheme="minorEastAsia" w:eastAsiaTheme="minorEastAsia"/>
                <w:kern w:val="0"/>
                <w:szCs w:val="21"/>
              </w:rPr>
            </w:pPr>
          </w:p>
        </w:tc>
      </w:tr>
      <w:tr w14:paraId="6E5B36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39F33F67">
            <w:pPr>
              <w:keepNext w:val="0"/>
              <w:keepLines w:val="0"/>
              <w:widowControl/>
              <w:suppressLineNumbers w:val="0"/>
              <w:jc w:val="lef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2027年</w:t>
            </w:r>
          </w:p>
        </w:tc>
        <w:tc>
          <w:tcPr>
            <w:tcW w:w="2893" w:type="dxa"/>
            <w:vAlign w:val="center"/>
          </w:tcPr>
          <w:p w14:paraId="6324E096">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2,009,822.56</w:t>
            </w:r>
          </w:p>
        </w:tc>
        <w:tc>
          <w:tcPr>
            <w:tcW w:w="2175" w:type="dxa"/>
            <w:vAlign w:val="center"/>
          </w:tcPr>
          <w:p w14:paraId="5191894E">
            <w:pPr>
              <w:rPr>
                <w:sz w:val="21"/>
                <w:szCs w:val="21"/>
              </w:rPr>
            </w:pPr>
          </w:p>
        </w:tc>
        <w:tc>
          <w:tcPr>
            <w:tcW w:w="1127" w:type="dxa"/>
            <w:vAlign w:val="center"/>
          </w:tcPr>
          <w:p w14:paraId="3FD5CBBE">
            <w:pPr>
              <w:widowControl/>
              <w:spacing w:line="400" w:lineRule="exact"/>
              <w:rPr>
                <w:rFonts w:hint="eastAsia" w:cs="Arial" w:asciiTheme="minorEastAsia" w:hAnsiTheme="minorEastAsia" w:eastAsiaTheme="minorEastAsia"/>
                <w:kern w:val="0"/>
                <w:szCs w:val="21"/>
              </w:rPr>
            </w:pPr>
          </w:p>
        </w:tc>
      </w:tr>
      <w:tr w14:paraId="710606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94" w:hRule="atLeast"/>
          <w:jc w:val="center"/>
        </w:trPr>
        <w:tc>
          <w:tcPr>
            <w:tcW w:w="3019" w:type="dxa"/>
            <w:vAlign w:val="top"/>
          </w:tcPr>
          <w:p w14:paraId="0F2848F8">
            <w:pPr>
              <w:keepNext w:val="0"/>
              <w:keepLines w:val="0"/>
              <w:widowControl/>
              <w:suppressLineNumbers w:val="0"/>
              <w:jc w:val="lef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2028年</w:t>
            </w:r>
          </w:p>
        </w:tc>
        <w:tc>
          <w:tcPr>
            <w:tcW w:w="2893" w:type="dxa"/>
            <w:vAlign w:val="center"/>
          </w:tcPr>
          <w:p w14:paraId="30EA4108">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3,903,470.13</w:t>
            </w:r>
          </w:p>
        </w:tc>
        <w:tc>
          <w:tcPr>
            <w:tcW w:w="2175" w:type="dxa"/>
            <w:vAlign w:val="center"/>
          </w:tcPr>
          <w:p w14:paraId="7FDF0C01">
            <w:pPr>
              <w:rPr>
                <w:sz w:val="21"/>
                <w:szCs w:val="21"/>
              </w:rPr>
            </w:pPr>
          </w:p>
        </w:tc>
        <w:tc>
          <w:tcPr>
            <w:tcW w:w="1127" w:type="dxa"/>
            <w:vAlign w:val="center"/>
          </w:tcPr>
          <w:p w14:paraId="3E1C28FA">
            <w:pPr>
              <w:widowControl/>
              <w:spacing w:line="400" w:lineRule="exact"/>
              <w:rPr>
                <w:rFonts w:hint="eastAsia" w:cs="Arial" w:asciiTheme="minorEastAsia" w:hAnsiTheme="minorEastAsia" w:eastAsiaTheme="minorEastAsia"/>
                <w:kern w:val="0"/>
                <w:szCs w:val="21"/>
              </w:rPr>
            </w:pPr>
          </w:p>
        </w:tc>
      </w:tr>
      <w:tr w14:paraId="448705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18CA02AC">
            <w:pPr>
              <w:keepNext w:val="0"/>
              <w:keepLines w:val="0"/>
              <w:widowControl/>
              <w:suppressLineNumbers w:val="0"/>
              <w:jc w:val="lef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2029年</w:t>
            </w:r>
          </w:p>
        </w:tc>
        <w:tc>
          <w:tcPr>
            <w:tcW w:w="2893" w:type="dxa"/>
            <w:vAlign w:val="center"/>
          </w:tcPr>
          <w:p w14:paraId="689DCC1C">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3,779,850.85</w:t>
            </w:r>
          </w:p>
        </w:tc>
        <w:tc>
          <w:tcPr>
            <w:tcW w:w="2175" w:type="dxa"/>
            <w:vAlign w:val="center"/>
          </w:tcPr>
          <w:p w14:paraId="0DC33EBA">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34,393,119.54</w:t>
            </w:r>
          </w:p>
        </w:tc>
        <w:tc>
          <w:tcPr>
            <w:tcW w:w="1127" w:type="dxa"/>
            <w:vAlign w:val="center"/>
          </w:tcPr>
          <w:p w14:paraId="36B3D843">
            <w:pPr>
              <w:widowControl/>
              <w:spacing w:line="400" w:lineRule="exact"/>
              <w:rPr>
                <w:rFonts w:hint="eastAsia" w:cs="Arial" w:asciiTheme="minorEastAsia" w:hAnsiTheme="minorEastAsia" w:eastAsiaTheme="minorEastAsia"/>
                <w:kern w:val="0"/>
                <w:szCs w:val="21"/>
              </w:rPr>
            </w:pPr>
          </w:p>
        </w:tc>
      </w:tr>
      <w:tr w14:paraId="622779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51916C75">
            <w:pPr>
              <w:keepNext w:val="0"/>
              <w:keepLines w:val="0"/>
              <w:widowControl/>
              <w:suppressLineNumbers w:val="0"/>
              <w:jc w:val="left"/>
              <w:textAlignment w:val="top"/>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2030年</w:t>
            </w:r>
          </w:p>
        </w:tc>
        <w:tc>
          <w:tcPr>
            <w:tcW w:w="2893" w:type="dxa"/>
            <w:vAlign w:val="center"/>
          </w:tcPr>
          <w:p w14:paraId="4126655E">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4,029,118.60</w:t>
            </w:r>
          </w:p>
        </w:tc>
        <w:tc>
          <w:tcPr>
            <w:tcW w:w="2175" w:type="dxa"/>
            <w:vAlign w:val="center"/>
          </w:tcPr>
          <w:p w14:paraId="47F591E5">
            <w:pPr>
              <w:keepNext w:val="0"/>
              <w:keepLines w:val="0"/>
              <w:widowControl/>
              <w:suppressLineNumbers w:val="0"/>
              <w:jc w:val="right"/>
              <w:textAlignment w:val="center"/>
              <w:rPr>
                <w:b/>
                <w:bCs/>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30,388,990.16</w:t>
            </w:r>
          </w:p>
        </w:tc>
        <w:tc>
          <w:tcPr>
            <w:tcW w:w="1127" w:type="dxa"/>
            <w:vAlign w:val="center"/>
          </w:tcPr>
          <w:p w14:paraId="73341DBF">
            <w:pPr>
              <w:widowControl/>
              <w:spacing w:line="400" w:lineRule="exact"/>
              <w:rPr>
                <w:rFonts w:hint="eastAsia" w:cs="Arial" w:asciiTheme="minorEastAsia" w:hAnsiTheme="minorEastAsia" w:eastAsiaTheme="minorEastAsia"/>
                <w:kern w:val="0"/>
                <w:szCs w:val="21"/>
              </w:rPr>
            </w:pPr>
          </w:p>
        </w:tc>
      </w:tr>
      <w:tr w14:paraId="7AC512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63609FAF">
            <w:pPr>
              <w:keepNext w:val="0"/>
              <w:keepLines w:val="0"/>
              <w:widowControl/>
              <w:suppressLineNumbers w:val="0"/>
              <w:jc w:val="left"/>
              <w:textAlignment w:val="top"/>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2031年</w:t>
            </w:r>
          </w:p>
        </w:tc>
        <w:tc>
          <w:tcPr>
            <w:tcW w:w="2893" w:type="dxa"/>
            <w:vAlign w:val="center"/>
          </w:tcPr>
          <w:p w14:paraId="4912780C">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9,266,690.94</w:t>
            </w:r>
          </w:p>
        </w:tc>
        <w:tc>
          <w:tcPr>
            <w:tcW w:w="2175" w:type="dxa"/>
            <w:vAlign w:val="center"/>
          </w:tcPr>
          <w:p w14:paraId="224CB665">
            <w:pPr>
              <w:keepNext w:val="0"/>
              <w:keepLines w:val="0"/>
              <w:widowControl/>
              <w:suppressLineNumbers w:val="0"/>
              <w:jc w:val="right"/>
              <w:textAlignment w:val="center"/>
              <w:rPr>
                <w:b/>
                <w:bCs/>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110,144,030.97</w:t>
            </w:r>
          </w:p>
        </w:tc>
        <w:tc>
          <w:tcPr>
            <w:tcW w:w="1127" w:type="dxa"/>
            <w:vAlign w:val="center"/>
          </w:tcPr>
          <w:p w14:paraId="2FF99BE0">
            <w:pPr>
              <w:widowControl/>
              <w:spacing w:line="400" w:lineRule="exact"/>
              <w:rPr>
                <w:rFonts w:hint="eastAsia" w:cs="Arial" w:asciiTheme="minorEastAsia" w:hAnsiTheme="minorEastAsia" w:eastAsiaTheme="minorEastAsia"/>
                <w:kern w:val="0"/>
                <w:szCs w:val="21"/>
              </w:rPr>
            </w:pPr>
          </w:p>
        </w:tc>
      </w:tr>
      <w:tr w14:paraId="4C1862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center"/>
          </w:tcPr>
          <w:p w14:paraId="4F23875F">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2893" w:type="dxa"/>
            <w:vAlign w:val="center"/>
          </w:tcPr>
          <w:p w14:paraId="7DB8207F">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en-US" w:bidi="ar-SA"/>
              </w:rPr>
            </w:pPr>
            <w:r>
              <w:rPr>
                <w:rFonts w:hint="default" w:ascii="Arial Narrow" w:hAnsi="Arial Narrow" w:eastAsia="Arial Narrow" w:cs="Arial Narrow"/>
                <w:b/>
                <w:bCs/>
                <w:i w:val="0"/>
                <w:iCs w:val="0"/>
                <w:color w:val="000000"/>
                <w:kern w:val="0"/>
                <w:sz w:val="21"/>
                <w:szCs w:val="21"/>
                <w:u w:val="none"/>
                <w:lang w:val="en-US" w:eastAsia="zh-CN" w:bidi="ar"/>
              </w:rPr>
              <w:t>23,074,883.49</w:t>
            </w:r>
          </w:p>
        </w:tc>
        <w:tc>
          <w:tcPr>
            <w:tcW w:w="2175" w:type="dxa"/>
            <w:vAlign w:val="center"/>
          </w:tcPr>
          <w:p w14:paraId="3A179F47">
            <w:pPr>
              <w:keepNext w:val="0"/>
              <w:keepLines w:val="0"/>
              <w:widowControl/>
              <w:suppressLineNumbers w:val="0"/>
              <w:jc w:val="right"/>
              <w:textAlignment w:val="center"/>
              <w:rPr>
                <w:b/>
                <w:bCs/>
                <w:spacing w:val="-1"/>
                <w:sz w:val="21"/>
                <w:szCs w:val="21"/>
              </w:rPr>
            </w:pPr>
            <w:r>
              <w:rPr>
                <w:rFonts w:hint="eastAsia" w:ascii="宋体" w:hAnsi="宋体" w:eastAsia="宋体" w:cs="宋体"/>
                <w:i w:val="0"/>
                <w:iCs w:val="0"/>
                <w:color w:val="000000"/>
                <w:kern w:val="0"/>
                <w:sz w:val="22"/>
                <w:szCs w:val="22"/>
                <w:u w:val="none"/>
                <w:lang w:val="en-US" w:eastAsia="zh-CN" w:bidi="ar"/>
              </w:rPr>
              <w:t xml:space="preserve"> </w:t>
            </w:r>
            <w:r>
              <w:rPr>
                <w:rFonts w:hint="eastAsia" w:ascii="Arial Narrow" w:hAnsi="Arial Narrow" w:eastAsia="Arial Narrow" w:cs="Arial Narrow"/>
                <w:b/>
                <w:bCs/>
                <w:i w:val="0"/>
                <w:iCs w:val="0"/>
                <w:color w:val="000000"/>
                <w:kern w:val="0"/>
                <w:sz w:val="21"/>
                <w:szCs w:val="21"/>
                <w:u w:val="none"/>
                <w:lang w:val="en-US" w:eastAsia="zh-CN" w:bidi="ar"/>
              </w:rPr>
              <w:t xml:space="preserve">174,926,140.67 </w:t>
            </w:r>
          </w:p>
        </w:tc>
        <w:tc>
          <w:tcPr>
            <w:tcW w:w="1127" w:type="dxa"/>
            <w:vAlign w:val="center"/>
          </w:tcPr>
          <w:p w14:paraId="7E7EF776">
            <w:pPr>
              <w:keepNext w:val="0"/>
              <w:keepLines w:val="0"/>
              <w:widowControl/>
              <w:suppressLineNumbers w:val="0"/>
              <w:jc w:val="right"/>
              <w:textAlignment w:val="center"/>
              <w:rPr>
                <w:rFonts w:hint="eastAsia" w:cs="Arial" w:asciiTheme="minorEastAsia" w:hAnsiTheme="minorEastAsia" w:eastAsiaTheme="minorEastAsia"/>
                <w:kern w:val="0"/>
                <w:szCs w:val="21"/>
              </w:rPr>
            </w:pPr>
          </w:p>
        </w:tc>
      </w:tr>
      <w:bookmarkEnd w:id="74"/>
      <w:bookmarkEnd w:id="75"/>
    </w:tbl>
    <w:p w14:paraId="4AFF755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20</w:t>
      </w:r>
      <w:r>
        <w:rPr>
          <w:rFonts w:cs="Arial" w:asciiTheme="minorEastAsia" w:hAnsiTheme="minorEastAsia" w:eastAsiaTheme="minorEastAsia"/>
          <w:b/>
          <w:szCs w:val="21"/>
        </w:rPr>
        <w:t>、其他非流动资产</w:t>
      </w:r>
    </w:p>
    <w:tbl>
      <w:tblPr>
        <w:tblStyle w:val="20"/>
        <w:tblW w:w="9189" w:type="dxa"/>
        <w:tblInd w:w="-89"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94"/>
        <w:gridCol w:w="2977"/>
        <w:gridCol w:w="3118"/>
      </w:tblGrid>
      <w:tr w14:paraId="59DB71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trPr>
        <w:tc>
          <w:tcPr>
            <w:tcW w:w="3094" w:type="dxa"/>
            <w:vAlign w:val="center"/>
          </w:tcPr>
          <w:p w14:paraId="148891E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977" w:type="dxa"/>
            <w:vAlign w:val="center"/>
          </w:tcPr>
          <w:p w14:paraId="02E904D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3118" w:type="dxa"/>
            <w:vAlign w:val="center"/>
          </w:tcPr>
          <w:p w14:paraId="002F230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4180B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094" w:type="dxa"/>
            <w:vAlign w:val="center"/>
          </w:tcPr>
          <w:p w14:paraId="4CC5577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预付工程款</w:t>
            </w:r>
          </w:p>
        </w:tc>
        <w:tc>
          <w:tcPr>
            <w:tcW w:w="2977" w:type="dxa"/>
            <w:vAlign w:val="center"/>
          </w:tcPr>
          <w:p w14:paraId="71864114">
            <w:pPr>
              <w:pStyle w:val="71"/>
              <w:spacing w:before="180" w:line="212" w:lineRule="auto"/>
              <w:ind w:right="21" w:rightChars="0"/>
              <w:jc w:val="right"/>
              <w:rPr>
                <w:rFonts w:hint="eastAsia" w:cs="Arial" w:asciiTheme="minorEastAsia" w:hAnsiTheme="minorEastAsia" w:eastAsiaTheme="minorEastAsia"/>
                <w:kern w:val="0"/>
                <w:szCs w:val="21"/>
              </w:rPr>
            </w:pPr>
            <w:r>
              <w:rPr>
                <w:rFonts w:hint="eastAsia"/>
                <w:spacing w:val="-1"/>
                <w:sz w:val="21"/>
                <w:szCs w:val="21"/>
                <w:lang w:val="en-US" w:eastAsia="zh-CN"/>
              </w:rPr>
              <w:t xml:space="preserve"> 11,427,686.24 </w:t>
            </w:r>
          </w:p>
        </w:tc>
        <w:tc>
          <w:tcPr>
            <w:tcW w:w="3118" w:type="dxa"/>
          </w:tcPr>
          <w:p w14:paraId="383AE32F">
            <w:pPr>
              <w:pStyle w:val="71"/>
              <w:spacing w:before="180" w:line="212" w:lineRule="auto"/>
              <w:ind w:right="21"/>
              <w:jc w:val="right"/>
              <w:rPr>
                <w:sz w:val="21"/>
                <w:szCs w:val="21"/>
              </w:rPr>
            </w:pPr>
            <w:r>
              <w:rPr>
                <w:spacing w:val="-1"/>
                <w:sz w:val="21"/>
                <w:szCs w:val="21"/>
              </w:rPr>
              <w:t>21,413,351.27</w:t>
            </w:r>
          </w:p>
        </w:tc>
      </w:tr>
      <w:tr w14:paraId="2E7821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094" w:type="dxa"/>
            <w:vAlign w:val="center"/>
          </w:tcPr>
          <w:p w14:paraId="1C9EECF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77" w:type="dxa"/>
            <w:vAlign w:val="center"/>
          </w:tcPr>
          <w:p w14:paraId="59B63A3B">
            <w:pPr>
              <w:pStyle w:val="71"/>
              <w:spacing w:before="180" w:line="212" w:lineRule="auto"/>
              <w:ind w:right="21" w:rightChars="0"/>
              <w:jc w:val="right"/>
              <w:rPr>
                <w:rFonts w:hint="eastAsia" w:cs="Arial" w:asciiTheme="minorEastAsia" w:hAnsiTheme="minorEastAsia" w:eastAsiaTheme="minorEastAsia"/>
                <w:kern w:val="0"/>
                <w:szCs w:val="21"/>
              </w:rPr>
            </w:pPr>
            <w:r>
              <w:rPr>
                <w:rFonts w:hint="eastAsia"/>
                <w:b/>
                <w:bCs/>
                <w:spacing w:val="-1"/>
                <w:sz w:val="21"/>
                <w:szCs w:val="21"/>
                <w:lang w:val="en-US" w:eastAsia="zh-CN"/>
              </w:rPr>
              <w:t xml:space="preserve"> 11,427,686.24 </w:t>
            </w:r>
          </w:p>
        </w:tc>
        <w:tc>
          <w:tcPr>
            <w:tcW w:w="3118" w:type="dxa"/>
          </w:tcPr>
          <w:p w14:paraId="0938407B">
            <w:pPr>
              <w:pStyle w:val="71"/>
              <w:spacing w:before="189" w:line="208" w:lineRule="auto"/>
              <w:ind w:right="21"/>
              <w:jc w:val="right"/>
              <w:rPr>
                <w:sz w:val="21"/>
                <w:szCs w:val="21"/>
              </w:rPr>
            </w:pPr>
            <w:r>
              <w:rPr>
                <w:b/>
                <w:bCs/>
                <w:spacing w:val="-1"/>
                <w:sz w:val="21"/>
                <w:szCs w:val="21"/>
              </w:rPr>
              <w:t>21,413,351.27</w:t>
            </w:r>
          </w:p>
        </w:tc>
      </w:tr>
    </w:tbl>
    <w:p w14:paraId="033C5BF2">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21</w:t>
      </w:r>
      <w:r>
        <w:rPr>
          <w:rFonts w:cs="Arial" w:asciiTheme="minorEastAsia" w:hAnsiTheme="minorEastAsia" w:eastAsiaTheme="minorEastAsia"/>
          <w:b/>
          <w:szCs w:val="21"/>
        </w:rPr>
        <w:t>、短期借款</w:t>
      </w:r>
    </w:p>
    <w:p w14:paraId="4A4A88C6">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（1）短期借款分类</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86"/>
        <w:gridCol w:w="2977"/>
        <w:gridCol w:w="3151"/>
      </w:tblGrid>
      <w:tr w14:paraId="458FA6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jc w:val="center"/>
        </w:trPr>
        <w:tc>
          <w:tcPr>
            <w:tcW w:w="3086" w:type="dxa"/>
            <w:vAlign w:val="center"/>
          </w:tcPr>
          <w:p w14:paraId="3347C30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977" w:type="dxa"/>
            <w:vAlign w:val="center"/>
          </w:tcPr>
          <w:p w14:paraId="688212D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3151" w:type="dxa"/>
            <w:vAlign w:val="center"/>
          </w:tcPr>
          <w:p w14:paraId="6C774D1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68E679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086" w:type="dxa"/>
            <w:noWrap/>
          </w:tcPr>
          <w:p w14:paraId="3B4EFFB9">
            <w:pPr>
              <w:kinsoku w:val="0"/>
              <w:autoSpaceDE w:val="0"/>
              <w:autoSpaceDN w:val="0"/>
              <w:adjustRightInd w:val="0"/>
              <w:snapToGrid w:val="0"/>
              <w:spacing w:before="149" w:line="216" w:lineRule="auto"/>
              <w:ind w:left="12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信用借款</w:t>
            </w:r>
          </w:p>
        </w:tc>
        <w:tc>
          <w:tcPr>
            <w:tcW w:w="2977" w:type="dxa"/>
            <w:vAlign w:val="center"/>
          </w:tcPr>
          <w:p w14:paraId="027DBB99">
            <w:pPr>
              <w:widowControl/>
              <w:spacing w:line="400" w:lineRule="exact"/>
              <w:jc w:val="right"/>
              <w:rPr>
                <w:rFonts w:hint="eastAsia" w:cs="Arial" w:asciiTheme="minorEastAsia" w:hAnsiTheme="minorEastAsia" w:eastAsiaTheme="minorEastAsia"/>
                <w:kern w:val="0"/>
                <w:szCs w:val="21"/>
              </w:rPr>
            </w:pPr>
          </w:p>
        </w:tc>
        <w:tc>
          <w:tcPr>
            <w:tcW w:w="3151" w:type="dxa"/>
            <w:vAlign w:val="center"/>
          </w:tcPr>
          <w:p w14:paraId="764D35D7">
            <w:pPr>
              <w:widowControl/>
              <w:spacing w:line="400" w:lineRule="exact"/>
              <w:jc w:val="right"/>
              <w:rPr>
                <w:rFonts w:hint="eastAsia" w:cs="Arial" w:asciiTheme="minorEastAsia" w:hAnsiTheme="minorEastAsia" w:eastAsiaTheme="minorEastAsia"/>
                <w:kern w:val="0"/>
                <w:szCs w:val="21"/>
              </w:rPr>
            </w:pPr>
          </w:p>
        </w:tc>
      </w:tr>
      <w:tr w14:paraId="2FA9CD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086" w:type="dxa"/>
            <w:noWrap/>
          </w:tcPr>
          <w:p w14:paraId="2D408CC9">
            <w:pPr>
              <w:kinsoku w:val="0"/>
              <w:autoSpaceDE w:val="0"/>
              <w:autoSpaceDN w:val="0"/>
              <w:adjustRightInd w:val="0"/>
              <w:snapToGrid w:val="0"/>
              <w:spacing w:before="154" w:line="216" w:lineRule="auto"/>
              <w:ind w:left="12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保证借款</w:t>
            </w:r>
          </w:p>
        </w:tc>
        <w:tc>
          <w:tcPr>
            <w:tcW w:w="2977" w:type="dxa"/>
            <w:vAlign w:val="center"/>
          </w:tcPr>
          <w:p w14:paraId="1CA92162">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129,739,219.03</w:t>
            </w:r>
          </w:p>
        </w:tc>
        <w:tc>
          <w:tcPr>
            <w:tcW w:w="3151" w:type="dxa"/>
            <w:vAlign w:val="center"/>
          </w:tcPr>
          <w:p w14:paraId="26307B8E">
            <w:pPr>
              <w:pStyle w:val="71"/>
              <w:spacing w:before="181" w:line="211" w:lineRule="auto"/>
              <w:ind w:left="1533"/>
              <w:jc w:val="right"/>
              <w:rPr>
                <w:sz w:val="21"/>
                <w:szCs w:val="21"/>
              </w:rPr>
            </w:pPr>
            <w:r>
              <w:rPr>
                <w:spacing w:val="-1"/>
                <w:sz w:val="21"/>
                <w:szCs w:val="21"/>
              </w:rPr>
              <w:t>207,147,569.50</w:t>
            </w:r>
          </w:p>
        </w:tc>
      </w:tr>
      <w:tr w14:paraId="370253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086" w:type="dxa"/>
            <w:noWrap/>
          </w:tcPr>
          <w:p w14:paraId="3B7DC379">
            <w:pPr>
              <w:kinsoku w:val="0"/>
              <w:autoSpaceDE w:val="0"/>
              <w:autoSpaceDN w:val="0"/>
              <w:adjustRightInd w:val="0"/>
              <w:snapToGrid w:val="0"/>
              <w:spacing w:before="159" w:line="218" w:lineRule="auto"/>
              <w:ind w:left="131"/>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抵押借款</w:t>
            </w:r>
          </w:p>
        </w:tc>
        <w:tc>
          <w:tcPr>
            <w:tcW w:w="2977" w:type="dxa"/>
            <w:vAlign w:val="center"/>
          </w:tcPr>
          <w:p w14:paraId="219F0792">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20,000,000.00</w:t>
            </w:r>
          </w:p>
        </w:tc>
        <w:tc>
          <w:tcPr>
            <w:tcW w:w="3151" w:type="dxa"/>
            <w:vAlign w:val="center"/>
          </w:tcPr>
          <w:p w14:paraId="7D95E2B4">
            <w:pPr>
              <w:kinsoku w:val="0"/>
              <w:autoSpaceDE w:val="0"/>
              <w:autoSpaceDN w:val="0"/>
              <w:adjustRightInd w:val="0"/>
              <w:snapToGrid w:val="0"/>
              <w:jc w:val="right"/>
              <w:rPr>
                <w:rFonts w:eastAsia="Arial"/>
                <w:color w:val="000000"/>
                <w:szCs w:val="21"/>
                <w:lang w:eastAsia="en-US"/>
              </w:rPr>
            </w:pPr>
          </w:p>
        </w:tc>
      </w:tr>
      <w:tr w14:paraId="27D967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086" w:type="dxa"/>
            <w:vAlign w:val="center"/>
          </w:tcPr>
          <w:p w14:paraId="3238532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77" w:type="dxa"/>
            <w:vAlign w:val="center"/>
          </w:tcPr>
          <w:p w14:paraId="55AA2518">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149,739,219.03</w:t>
            </w:r>
          </w:p>
        </w:tc>
        <w:tc>
          <w:tcPr>
            <w:tcW w:w="3151" w:type="dxa"/>
            <w:vAlign w:val="center"/>
          </w:tcPr>
          <w:p w14:paraId="71B6752B">
            <w:pPr>
              <w:pStyle w:val="71"/>
              <w:spacing w:before="192" w:line="206" w:lineRule="auto"/>
              <w:ind w:left="1533"/>
              <w:jc w:val="right"/>
              <w:rPr>
                <w:sz w:val="21"/>
                <w:szCs w:val="21"/>
              </w:rPr>
            </w:pPr>
            <w:r>
              <w:rPr>
                <w:b/>
                <w:bCs/>
                <w:spacing w:val="-1"/>
                <w:sz w:val="21"/>
                <w:szCs w:val="21"/>
              </w:rPr>
              <w:t>207,147,569.50</w:t>
            </w:r>
          </w:p>
        </w:tc>
      </w:tr>
    </w:tbl>
    <w:p w14:paraId="1B82C376">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22</w:t>
      </w:r>
      <w:r>
        <w:rPr>
          <w:rFonts w:cs="Arial" w:asciiTheme="minorEastAsia" w:hAnsiTheme="minorEastAsia" w:eastAsiaTheme="minorEastAsia"/>
          <w:b/>
          <w:szCs w:val="21"/>
        </w:rPr>
        <w:t>、应付票据</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37"/>
        <w:gridCol w:w="2816"/>
        <w:gridCol w:w="3161"/>
      </w:tblGrid>
      <w:tr w14:paraId="1E6BDC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514" w:type="dxa"/>
            <w:vAlign w:val="center"/>
          </w:tcPr>
          <w:p w14:paraId="180F63C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种类</w:t>
            </w:r>
          </w:p>
        </w:tc>
        <w:tc>
          <w:tcPr>
            <w:tcW w:w="2188" w:type="dxa"/>
            <w:vAlign w:val="center"/>
          </w:tcPr>
          <w:p w14:paraId="14DAD6C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456" w:type="dxa"/>
            <w:vAlign w:val="center"/>
          </w:tcPr>
          <w:p w14:paraId="18BA659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6FE189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4" w:type="dxa"/>
            <w:vAlign w:val="center"/>
          </w:tcPr>
          <w:p w14:paraId="0D1754CD">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商业</w:t>
            </w:r>
            <w:r>
              <w:rPr>
                <w:rFonts w:cs="Arial" w:asciiTheme="minorEastAsia" w:hAnsiTheme="minorEastAsia" w:eastAsiaTheme="minorEastAsia"/>
                <w:kern w:val="0"/>
                <w:szCs w:val="21"/>
              </w:rPr>
              <w:t>承兑汇票</w:t>
            </w:r>
          </w:p>
        </w:tc>
        <w:tc>
          <w:tcPr>
            <w:tcW w:w="2188" w:type="dxa"/>
            <w:vAlign w:val="center"/>
          </w:tcPr>
          <w:p w14:paraId="4AFE7614">
            <w:pPr>
              <w:widowControl/>
              <w:spacing w:line="400" w:lineRule="exact"/>
              <w:jc w:val="right"/>
              <w:rPr>
                <w:rFonts w:ascii="Arial Narrow" w:hAnsi="Arial Narrow" w:eastAsia="Arial Narrow" w:cs="Arial Narrow"/>
                <w:color w:val="000000"/>
                <w:spacing w:val="-1"/>
                <w:kern w:val="0"/>
                <w:szCs w:val="21"/>
                <w:lang w:eastAsia="en-US"/>
              </w:rPr>
            </w:pPr>
            <w:bookmarkStart w:id="76" w:name="OLE_LINK11"/>
            <w:r>
              <w:rPr>
                <w:rFonts w:ascii="Arial Narrow" w:hAnsi="Arial Narrow" w:eastAsia="Arial Narrow" w:cs="Arial Narrow"/>
                <w:color w:val="000000"/>
                <w:spacing w:val="-1"/>
                <w:kern w:val="0"/>
                <w:szCs w:val="21"/>
                <w:lang w:eastAsia="en-US"/>
              </w:rPr>
              <w:t>22</w:t>
            </w:r>
            <w:r>
              <w:rPr>
                <w:rFonts w:hint="eastAsia" w:ascii="Arial Narrow" w:hAnsi="Arial Narrow" w:cs="Arial Narrow" w:eastAsiaTheme="minorEastAsia"/>
                <w:color w:val="000000"/>
                <w:spacing w:val="-1"/>
                <w:kern w:val="0"/>
                <w:szCs w:val="21"/>
              </w:rPr>
              <w:t>,</w:t>
            </w:r>
            <w:r>
              <w:rPr>
                <w:rFonts w:ascii="Arial Narrow" w:hAnsi="Arial Narrow" w:eastAsia="Arial Narrow" w:cs="Arial Narrow"/>
                <w:color w:val="000000"/>
                <w:spacing w:val="-1"/>
                <w:kern w:val="0"/>
                <w:szCs w:val="21"/>
                <w:lang w:eastAsia="en-US"/>
              </w:rPr>
              <w:t>662</w:t>
            </w:r>
            <w:r>
              <w:rPr>
                <w:rFonts w:hint="eastAsia" w:ascii="Arial Narrow" w:hAnsi="Arial Narrow" w:cs="Arial Narrow" w:eastAsiaTheme="minorEastAsia"/>
                <w:color w:val="000000"/>
                <w:spacing w:val="-1"/>
                <w:kern w:val="0"/>
                <w:szCs w:val="21"/>
              </w:rPr>
              <w:t>,</w:t>
            </w:r>
            <w:r>
              <w:rPr>
                <w:rFonts w:ascii="Arial Narrow" w:hAnsi="Arial Narrow" w:eastAsia="Arial Narrow" w:cs="Arial Narrow"/>
                <w:color w:val="000000"/>
                <w:spacing w:val="-1"/>
                <w:kern w:val="0"/>
                <w:szCs w:val="21"/>
                <w:lang w:eastAsia="en-US"/>
              </w:rPr>
              <w:t>439.67</w:t>
            </w:r>
            <w:bookmarkEnd w:id="76"/>
          </w:p>
        </w:tc>
        <w:tc>
          <w:tcPr>
            <w:tcW w:w="2456" w:type="dxa"/>
            <w:vAlign w:val="center"/>
          </w:tcPr>
          <w:p w14:paraId="15E9638B">
            <w:pPr>
              <w:widowControl/>
              <w:spacing w:line="400" w:lineRule="exact"/>
              <w:jc w:val="right"/>
              <w:rPr>
                <w:rFonts w:ascii="Arial Narrow" w:hAnsi="Arial Narrow" w:eastAsia="Arial Narrow" w:cs="Arial Narrow"/>
                <w:color w:val="000000"/>
                <w:spacing w:val="-1"/>
                <w:kern w:val="0"/>
                <w:szCs w:val="21"/>
                <w:lang w:eastAsia="en-US"/>
              </w:rPr>
            </w:pPr>
            <w:r>
              <w:rPr>
                <w:rFonts w:ascii="Arial Narrow" w:hAnsi="Arial Narrow" w:eastAsia="Arial Narrow" w:cs="Arial Narrow"/>
                <w:color w:val="000000"/>
                <w:spacing w:val="-1"/>
                <w:kern w:val="0"/>
                <w:szCs w:val="21"/>
                <w:lang w:eastAsia="en-US"/>
              </w:rPr>
              <w:t>31,235,726.73</w:t>
            </w:r>
          </w:p>
        </w:tc>
      </w:tr>
      <w:tr w14:paraId="187339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4" w:type="dxa"/>
            <w:vAlign w:val="center"/>
          </w:tcPr>
          <w:p w14:paraId="49C2486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银行</w:t>
            </w:r>
            <w:r>
              <w:rPr>
                <w:rFonts w:cs="Arial" w:asciiTheme="minorEastAsia" w:hAnsiTheme="minorEastAsia" w:eastAsiaTheme="minorEastAsia"/>
                <w:kern w:val="0"/>
                <w:szCs w:val="21"/>
              </w:rPr>
              <w:t>承兑汇票</w:t>
            </w:r>
          </w:p>
        </w:tc>
        <w:tc>
          <w:tcPr>
            <w:tcW w:w="2188" w:type="dxa"/>
            <w:vAlign w:val="center"/>
          </w:tcPr>
          <w:p w14:paraId="5568D2B9">
            <w:pPr>
              <w:widowControl/>
              <w:spacing w:line="400" w:lineRule="exact"/>
              <w:jc w:val="right"/>
              <w:rPr>
                <w:rFonts w:hint="eastAsia" w:cs="Arial" w:asciiTheme="minorEastAsia" w:hAnsiTheme="minorEastAsia" w:eastAsiaTheme="minorEastAsia"/>
                <w:kern w:val="0"/>
                <w:szCs w:val="21"/>
              </w:rPr>
            </w:pPr>
          </w:p>
        </w:tc>
        <w:tc>
          <w:tcPr>
            <w:tcW w:w="2456" w:type="dxa"/>
            <w:vAlign w:val="center"/>
          </w:tcPr>
          <w:p w14:paraId="0AE73FF1">
            <w:pPr>
              <w:widowControl/>
              <w:spacing w:line="400" w:lineRule="exact"/>
              <w:jc w:val="right"/>
              <w:rPr>
                <w:rFonts w:ascii="Arial Narrow" w:hAnsi="Arial Narrow" w:eastAsia="Arial Narrow" w:cs="Arial Narrow"/>
                <w:color w:val="000000"/>
                <w:spacing w:val="-1"/>
                <w:kern w:val="0"/>
                <w:szCs w:val="21"/>
                <w:lang w:eastAsia="en-US"/>
              </w:rPr>
            </w:pPr>
          </w:p>
        </w:tc>
      </w:tr>
      <w:tr w14:paraId="575B42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4" w:type="dxa"/>
            <w:vAlign w:val="center"/>
          </w:tcPr>
          <w:p w14:paraId="3395246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188" w:type="dxa"/>
            <w:vAlign w:val="center"/>
          </w:tcPr>
          <w:p w14:paraId="711FE0C3">
            <w:pPr>
              <w:widowControl/>
              <w:spacing w:line="400" w:lineRule="exact"/>
              <w:jc w:val="right"/>
              <w:rPr>
                <w:rFonts w:hint="eastAsia" w:cs="Arial" w:asciiTheme="minorEastAsia" w:hAnsiTheme="minorEastAsia" w:eastAsiaTheme="minorEastAsia"/>
                <w:b/>
                <w:kern w:val="0"/>
                <w:szCs w:val="21"/>
              </w:rPr>
            </w:pPr>
            <w:r>
              <w:rPr>
                <w:rFonts w:ascii="Arial Narrow" w:hAnsi="Arial Narrow" w:eastAsia="Arial Narrow" w:cs="Arial Narrow"/>
                <w:b/>
                <w:color w:val="000000"/>
                <w:spacing w:val="-1"/>
                <w:kern w:val="0"/>
                <w:szCs w:val="21"/>
                <w:lang w:eastAsia="en-US"/>
              </w:rPr>
              <w:t>22</w:t>
            </w:r>
            <w:r>
              <w:rPr>
                <w:rFonts w:hint="eastAsia" w:ascii="Arial Narrow" w:hAnsi="Arial Narrow" w:cs="Arial Narrow" w:eastAsiaTheme="minorEastAsia"/>
                <w:b/>
                <w:color w:val="000000"/>
                <w:spacing w:val="-1"/>
                <w:kern w:val="0"/>
                <w:szCs w:val="21"/>
              </w:rPr>
              <w:t>,</w:t>
            </w:r>
            <w:r>
              <w:rPr>
                <w:rFonts w:ascii="Arial Narrow" w:hAnsi="Arial Narrow" w:eastAsia="Arial Narrow" w:cs="Arial Narrow"/>
                <w:b/>
                <w:color w:val="000000"/>
                <w:spacing w:val="-1"/>
                <w:kern w:val="0"/>
                <w:szCs w:val="21"/>
                <w:lang w:eastAsia="en-US"/>
              </w:rPr>
              <w:t>662</w:t>
            </w:r>
            <w:r>
              <w:rPr>
                <w:rFonts w:hint="eastAsia" w:ascii="Arial Narrow" w:hAnsi="Arial Narrow" w:cs="Arial Narrow" w:eastAsiaTheme="minorEastAsia"/>
                <w:b/>
                <w:color w:val="000000"/>
                <w:spacing w:val="-1"/>
                <w:kern w:val="0"/>
                <w:szCs w:val="21"/>
              </w:rPr>
              <w:t>,</w:t>
            </w:r>
            <w:r>
              <w:rPr>
                <w:rFonts w:ascii="Arial Narrow" w:hAnsi="Arial Narrow" w:eastAsia="Arial Narrow" w:cs="Arial Narrow"/>
                <w:b/>
                <w:color w:val="000000"/>
                <w:spacing w:val="-1"/>
                <w:kern w:val="0"/>
                <w:szCs w:val="21"/>
                <w:lang w:eastAsia="en-US"/>
              </w:rPr>
              <w:t>439.67</w:t>
            </w:r>
          </w:p>
        </w:tc>
        <w:tc>
          <w:tcPr>
            <w:tcW w:w="2456" w:type="dxa"/>
            <w:vAlign w:val="center"/>
          </w:tcPr>
          <w:p w14:paraId="7D553327">
            <w:pPr>
              <w:widowControl/>
              <w:spacing w:line="400" w:lineRule="exact"/>
              <w:jc w:val="right"/>
              <w:rPr>
                <w:rFonts w:ascii="Arial Narrow" w:hAnsi="Arial Narrow" w:eastAsia="Arial Narrow" w:cs="Arial Narrow"/>
                <w:b/>
                <w:color w:val="000000"/>
                <w:spacing w:val="-1"/>
                <w:kern w:val="0"/>
                <w:szCs w:val="21"/>
                <w:lang w:eastAsia="en-US"/>
              </w:rPr>
            </w:pPr>
            <w:r>
              <w:rPr>
                <w:rFonts w:ascii="Arial Narrow" w:hAnsi="Arial Narrow" w:eastAsia="Arial Narrow" w:cs="Arial Narrow"/>
                <w:b/>
                <w:color w:val="000000"/>
                <w:spacing w:val="-1"/>
                <w:kern w:val="0"/>
                <w:szCs w:val="21"/>
                <w:lang w:eastAsia="en-US"/>
              </w:rPr>
              <w:t>31,235,726.73</w:t>
            </w:r>
          </w:p>
        </w:tc>
      </w:tr>
    </w:tbl>
    <w:p w14:paraId="4E024C8B">
      <w:pPr>
        <w:tabs>
          <w:tab w:val="left" w:pos="630"/>
          <w:tab w:val="left" w:pos="900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注：于2025年12月31日已到期未支付的应付票据总额为22,662,439.67</w:t>
      </w:r>
      <w:r>
        <w:rPr>
          <w:rFonts w:hint="eastAsia" w:cs="Arial" w:asciiTheme="minorEastAsia" w:hAnsiTheme="minorEastAsia" w:eastAsiaTheme="minorEastAsia"/>
          <w:bCs/>
          <w:szCs w:val="21"/>
        </w:rPr>
        <w:t>元。到期未付的原因是尚未达到结算条件。</w:t>
      </w:r>
    </w:p>
    <w:p w14:paraId="23149F0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23、</w:t>
      </w:r>
      <w:r>
        <w:rPr>
          <w:rFonts w:cs="Arial" w:asciiTheme="minorEastAsia" w:hAnsiTheme="minorEastAsia" w:eastAsiaTheme="minorEastAsia"/>
          <w:b/>
          <w:szCs w:val="21"/>
        </w:rPr>
        <w:t>应付账款</w:t>
      </w:r>
    </w:p>
    <w:p w14:paraId="7048394E">
      <w:pPr>
        <w:tabs>
          <w:tab w:val="left" w:pos="8945"/>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应付账款</w:t>
      </w:r>
      <w:r>
        <w:rPr>
          <w:rFonts w:hint="eastAsia" w:cs="Arial" w:asciiTheme="minorEastAsia" w:hAnsiTheme="minorEastAsia" w:eastAsiaTheme="minorEastAsia"/>
          <w:szCs w:val="21"/>
        </w:rPr>
        <w:t>列示</w:t>
      </w:r>
    </w:p>
    <w:tbl>
      <w:tblPr>
        <w:tblStyle w:val="20"/>
        <w:tblW w:w="9215"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320"/>
        <w:gridCol w:w="3049"/>
        <w:gridCol w:w="2846"/>
      </w:tblGrid>
      <w:tr w14:paraId="4AA60A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tblHeader/>
          <w:jc w:val="center"/>
        </w:trPr>
        <w:tc>
          <w:tcPr>
            <w:tcW w:w="3320" w:type="dxa"/>
            <w:noWrap/>
            <w:vAlign w:val="center"/>
          </w:tcPr>
          <w:p w14:paraId="1B63204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049" w:type="dxa"/>
            <w:noWrap/>
            <w:vAlign w:val="center"/>
          </w:tcPr>
          <w:p w14:paraId="6587782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846" w:type="dxa"/>
            <w:noWrap/>
            <w:vAlign w:val="center"/>
          </w:tcPr>
          <w:p w14:paraId="639F3F3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51A296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3320" w:type="dxa"/>
            <w:noWrap/>
            <w:vAlign w:val="center"/>
          </w:tcPr>
          <w:p w14:paraId="684E3371">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采购产品款</w:t>
            </w:r>
          </w:p>
        </w:tc>
        <w:tc>
          <w:tcPr>
            <w:tcW w:w="3049" w:type="dxa"/>
            <w:noWrap/>
            <w:vAlign w:val="center"/>
          </w:tcPr>
          <w:p w14:paraId="510B050C">
            <w:pPr>
              <w:pStyle w:val="71"/>
              <w:spacing w:before="180" w:line="212" w:lineRule="auto"/>
              <w:jc w:val="right"/>
              <w:rPr>
                <w:spacing w:val="-2"/>
                <w:sz w:val="21"/>
                <w:szCs w:val="21"/>
              </w:rPr>
            </w:pPr>
            <w:r>
              <w:rPr>
                <w:spacing w:val="-2"/>
                <w:sz w:val="21"/>
                <w:szCs w:val="21"/>
              </w:rPr>
              <w:t>116,475,099.73</w:t>
            </w:r>
          </w:p>
        </w:tc>
        <w:tc>
          <w:tcPr>
            <w:tcW w:w="2846" w:type="dxa"/>
            <w:noWrap/>
            <w:vAlign w:val="center"/>
          </w:tcPr>
          <w:p w14:paraId="54989D10">
            <w:pPr>
              <w:pStyle w:val="71"/>
              <w:spacing w:before="180" w:line="212" w:lineRule="auto"/>
              <w:jc w:val="right"/>
              <w:rPr>
                <w:sz w:val="21"/>
                <w:szCs w:val="21"/>
              </w:rPr>
            </w:pPr>
            <w:r>
              <w:rPr>
                <w:spacing w:val="-2"/>
                <w:sz w:val="21"/>
                <w:szCs w:val="21"/>
              </w:rPr>
              <w:t>186,598,809.59</w:t>
            </w:r>
          </w:p>
        </w:tc>
      </w:tr>
      <w:tr w14:paraId="51006C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3320" w:type="dxa"/>
            <w:noWrap/>
            <w:vAlign w:val="center"/>
          </w:tcPr>
          <w:p w14:paraId="040D416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049" w:type="dxa"/>
            <w:noWrap/>
            <w:vAlign w:val="center"/>
          </w:tcPr>
          <w:p w14:paraId="515D0D57">
            <w:pPr>
              <w:pStyle w:val="71"/>
              <w:spacing w:before="189" w:line="208" w:lineRule="auto"/>
              <w:jc w:val="right"/>
              <w:rPr>
                <w:b/>
                <w:bCs/>
                <w:spacing w:val="-1"/>
                <w:sz w:val="21"/>
                <w:szCs w:val="21"/>
              </w:rPr>
            </w:pPr>
            <w:r>
              <w:rPr>
                <w:b/>
                <w:bCs/>
                <w:spacing w:val="-1"/>
                <w:sz w:val="21"/>
                <w:szCs w:val="21"/>
              </w:rPr>
              <w:t>116,475,099.73</w:t>
            </w:r>
          </w:p>
        </w:tc>
        <w:tc>
          <w:tcPr>
            <w:tcW w:w="2846" w:type="dxa"/>
            <w:noWrap/>
            <w:vAlign w:val="center"/>
          </w:tcPr>
          <w:p w14:paraId="58C412CC">
            <w:pPr>
              <w:pStyle w:val="71"/>
              <w:spacing w:before="189" w:line="208" w:lineRule="auto"/>
              <w:jc w:val="right"/>
              <w:rPr>
                <w:sz w:val="21"/>
                <w:szCs w:val="21"/>
              </w:rPr>
            </w:pPr>
            <w:r>
              <w:rPr>
                <w:b/>
                <w:bCs/>
                <w:spacing w:val="-1"/>
                <w:sz w:val="21"/>
                <w:szCs w:val="21"/>
              </w:rPr>
              <w:t>186,598,809.59</w:t>
            </w:r>
          </w:p>
        </w:tc>
      </w:tr>
    </w:tbl>
    <w:p w14:paraId="3C5FA100">
      <w:pPr>
        <w:tabs>
          <w:tab w:val="left" w:pos="9000"/>
        </w:tabs>
        <w:spacing w:line="400" w:lineRule="exact"/>
        <w:ind w:left="540"/>
        <w:rPr>
          <w:rFonts w:hint="eastAsia" w:cs="Arial" w:asciiTheme="minorEastAsia" w:hAnsiTheme="minorEastAsia" w:eastAsiaTheme="minorEastAsia"/>
          <w:szCs w:val="21"/>
        </w:rPr>
      </w:pPr>
      <w:r>
        <w:rPr>
          <w:rFonts w:hint="eastAsia" w:cs="Arial" w:asciiTheme="minorEastAsia" w:hAnsiTheme="minorEastAsia" w:eastAsiaTheme="minorEastAsia"/>
          <w:szCs w:val="21"/>
        </w:rPr>
        <w:t>（2）</w:t>
      </w:r>
      <w:r>
        <w:rPr>
          <w:rFonts w:cs="Arial" w:asciiTheme="minorEastAsia" w:hAnsiTheme="minorEastAsia" w:eastAsiaTheme="minorEastAsia"/>
          <w:szCs w:val="21"/>
        </w:rPr>
        <w:t>账龄超过1年的</w:t>
      </w:r>
      <w:r>
        <w:rPr>
          <w:rFonts w:hint="eastAsia" w:cs="Arial" w:asciiTheme="minorEastAsia" w:hAnsiTheme="minorEastAsia" w:eastAsiaTheme="minorEastAsia"/>
          <w:szCs w:val="21"/>
        </w:rPr>
        <w:t>重要</w:t>
      </w:r>
      <w:r>
        <w:rPr>
          <w:rFonts w:cs="Arial" w:asciiTheme="minorEastAsia" w:hAnsiTheme="minorEastAsia" w:eastAsiaTheme="minorEastAsia"/>
          <w:szCs w:val="21"/>
        </w:rPr>
        <w:t>应付账款</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03"/>
        <w:gridCol w:w="2976"/>
        <w:gridCol w:w="2835"/>
      </w:tblGrid>
      <w:tr w14:paraId="15517C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10" w:hRule="atLeast"/>
        </w:trPr>
        <w:tc>
          <w:tcPr>
            <w:tcW w:w="3403" w:type="dxa"/>
            <w:noWrap/>
            <w:vAlign w:val="center"/>
          </w:tcPr>
          <w:p w14:paraId="5C9F045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2976" w:type="dxa"/>
            <w:noWrap/>
            <w:vAlign w:val="center"/>
          </w:tcPr>
          <w:p w14:paraId="039BC32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835" w:type="dxa"/>
            <w:noWrap/>
            <w:vAlign w:val="center"/>
          </w:tcPr>
          <w:p w14:paraId="52E9E32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未偿还</w:t>
            </w:r>
            <w:r>
              <w:rPr>
                <w:rFonts w:hint="eastAsia" w:cs="Arial" w:asciiTheme="minorEastAsia" w:hAnsiTheme="minorEastAsia" w:eastAsiaTheme="minorEastAsia"/>
                <w:kern w:val="0"/>
                <w:szCs w:val="21"/>
              </w:rPr>
              <w:t>或未结转</w:t>
            </w:r>
            <w:r>
              <w:rPr>
                <w:rFonts w:cs="Arial" w:asciiTheme="minorEastAsia" w:hAnsiTheme="minorEastAsia" w:eastAsiaTheme="minorEastAsia"/>
                <w:kern w:val="0"/>
                <w:szCs w:val="21"/>
              </w:rPr>
              <w:t>的原因</w:t>
            </w:r>
          </w:p>
        </w:tc>
      </w:tr>
      <w:tr w14:paraId="7B43BD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403" w:type="dxa"/>
            <w:noWrap/>
            <w:vAlign w:val="center"/>
          </w:tcPr>
          <w:p w14:paraId="02466115">
            <w:pPr>
              <w:widowControl/>
              <w:spacing w:line="400" w:lineRule="exact"/>
              <w:rPr>
                <w:rFonts w:hint="eastAsia" w:cs="Arial" w:asciiTheme="minorEastAsia" w:hAnsiTheme="minorEastAsia" w:eastAsiaTheme="minorEastAsia"/>
                <w:kern w:val="0"/>
                <w:szCs w:val="21"/>
                <w:lang w:eastAsia="zh-CN"/>
              </w:rPr>
            </w:pPr>
            <w:r>
              <w:rPr>
                <w:rFonts w:hint="eastAsia" w:eastAsiaTheme="minorEastAsia"/>
                <w:lang w:val="en-US" w:eastAsia="zh-CN"/>
              </w:rPr>
              <w:t>第一名</w:t>
            </w:r>
          </w:p>
        </w:tc>
        <w:tc>
          <w:tcPr>
            <w:tcW w:w="2976" w:type="dxa"/>
            <w:noWrap/>
            <w:vAlign w:val="center"/>
          </w:tcPr>
          <w:p w14:paraId="59DE6D1F">
            <w:pPr>
              <w:pStyle w:val="71"/>
              <w:spacing w:before="180" w:line="212" w:lineRule="auto"/>
              <w:jc w:val="right"/>
              <w:rPr>
                <w:rFonts w:hint="eastAsia" w:eastAsia="宋体"/>
                <w:spacing w:val="-2"/>
                <w:sz w:val="21"/>
                <w:szCs w:val="21"/>
                <w:lang w:eastAsia="zh-CN"/>
              </w:rPr>
            </w:pPr>
            <w:r>
              <w:rPr>
                <w:spacing w:val="-2"/>
                <w:sz w:val="21"/>
                <w:szCs w:val="21"/>
              </w:rPr>
              <w:t>5,569,073.35</w:t>
            </w:r>
          </w:p>
        </w:tc>
        <w:tc>
          <w:tcPr>
            <w:tcW w:w="2835" w:type="dxa"/>
            <w:noWrap/>
            <w:vAlign w:val="center"/>
          </w:tcPr>
          <w:p w14:paraId="6429D76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未达到结算条件</w:t>
            </w:r>
          </w:p>
        </w:tc>
      </w:tr>
      <w:tr w14:paraId="5810D1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403" w:type="dxa"/>
            <w:noWrap/>
            <w:vAlign w:val="center"/>
          </w:tcPr>
          <w:p w14:paraId="23A2E12E">
            <w:pPr>
              <w:widowControl/>
              <w:spacing w:line="400" w:lineRule="exact"/>
              <w:rPr>
                <w:rFonts w:hint="eastAsia" w:cs="Arial" w:asciiTheme="minorEastAsia" w:hAnsiTheme="minorEastAsia" w:eastAsiaTheme="minorEastAsia"/>
                <w:kern w:val="0"/>
                <w:szCs w:val="21"/>
              </w:rPr>
            </w:pPr>
            <w:r>
              <w:rPr>
                <w:rFonts w:hint="eastAsia" w:eastAsiaTheme="minorEastAsia"/>
                <w:lang w:val="en-US" w:eastAsia="zh-CN"/>
              </w:rPr>
              <w:t>第二名</w:t>
            </w:r>
          </w:p>
        </w:tc>
        <w:tc>
          <w:tcPr>
            <w:tcW w:w="2976" w:type="dxa"/>
            <w:noWrap/>
            <w:vAlign w:val="center"/>
          </w:tcPr>
          <w:p w14:paraId="3AA56F43">
            <w:pPr>
              <w:pStyle w:val="71"/>
              <w:spacing w:before="180" w:line="212" w:lineRule="auto"/>
              <w:jc w:val="right"/>
              <w:rPr>
                <w:rFonts w:hint="eastAsia" w:eastAsia="宋体"/>
                <w:spacing w:val="-2"/>
                <w:sz w:val="21"/>
                <w:szCs w:val="21"/>
                <w:lang w:eastAsia="zh-CN"/>
              </w:rPr>
            </w:pPr>
            <w:r>
              <w:rPr>
                <w:spacing w:val="-2"/>
                <w:sz w:val="21"/>
                <w:szCs w:val="21"/>
              </w:rPr>
              <w:t>3,185,393.05</w:t>
            </w:r>
          </w:p>
        </w:tc>
        <w:tc>
          <w:tcPr>
            <w:tcW w:w="2835" w:type="dxa"/>
            <w:noWrap/>
            <w:vAlign w:val="center"/>
          </w:tcPr>
          <w:p w14:paraId="77AA371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未达到结算条件</w:t>
            </w:r>
          </w:p>
        </w:tc>
      </w:tr>
      <w:tr w14:paraId="1D39C1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403" w:type="dxa"/>
            <w:noWrap/>
            <w:vAlign w:val="center"/>
          </w:tcPr>
          <w:p w14:paraId="1E3D58CA">
            <w:pPr>
              <w:widowControl/>
              <w:spacing w:line="400" w:lineRule="exact"/>
              <w:rPr>
                <w:rFonts w:hint="eastAsia" w:cs="Arial" w:asciiTheme="minorEastAsia" w:hAnsiTheme="minorEastAsia" w:eastAsiaTheme="minorEastAsia"/>
                <w:kern w:val="0"/>
                <w:szCs w:val="21"/>
              </w:rPr>
            </w:pPr>
            <w:r>
              <w:rPr>
                <w:rFonts w:hint="eastAsia" w:eastAsiaTheme="minorEastAsia"/>
                <w:lang w:val="en-US" w:eastAsia="zh-CN"/>
              </w:rPr>
              <w:t>第三名</w:t>
            </w:r>
          </w:p>
        </w:tc>
        <w:tc>
          <w:tcPr>
            <w:tcW w:w="2976" w:type="dxa"/>
            <w:noWrap/>
            <w:vAlign w:val="center"/>
          </w:tcPr>
          <w:p w14:paraId="04300C37">
            <w:pPr>
              <w:pStyle w:val="71"/>
              <w:spacing w:before="180" w:line="212" w:lineRule="auto"/>
              <w:jc w:val="right"/>
              <w:rPr>
                <w:rFonts w:hint="eastAsia" w:eastAsia="宋体"/>
                <w:spacing w:val="-2"/>
                <w:sz w:val="21"/>
                <w:szCs w:val="21"/>
                <w:lang w:eastAsia="zh-CN"/>
              </w:rPr>
            </w:pPr>
            <w:r>
              <w:rPr>
                <w:spacing w:val="-2"/>
                <w:sz w:val="21"/>
                <w:szCs w:val="21"/>
              </w:rPr>
              <w:t>2,676,425.83</w:t>
            </w:r>
          </w:p>
        </w:tc>
        <w:tc>
          <w:tcPr>
            <w:tcW w:w="2835" w:type="dxa"/>
            <w:noWrap/>
            <w:vAlign w:val="center"/>
          </w:tcPr>
          <w:p w14:paraId="4CA78DE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未达到结算条件</w:t>
            </w:r>
          </w:p>
        </w:tc>
      </w:tr>
      <w:tr w14:paraId="4A2356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403" w:type="dxa"/>
            <w:noWrap/>
            <w:vAlign w:val="center"/>
          </w:tcPr>
          <w:p w14:paraId="321F161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76" w:type="dxa"/>
            <w:noWrap/>
            <w:vAlign w:val="center"/>
          </w:tcPr>
          <w:p w14:paraId="6AAC6D39">
            <w:pPr>
              <w:pStyle w:val="71"/>
              <w:spacing w:before="180" w:line="212" w:lineRule="auto"/>
              <w:jc w:val="right"/>
              <w:rPr>
                <w:spacing w:val="-2"/>
                <w:sz w:val="21"/>
                <w:szCs w:val="21"/>
              </w:rPr>
            </w:pPr>
            <w:r>
              <w:rPr>
                <w:b/>
                <w:spacing w:val="-2"/>
                <w:sz w:val="21"/>
                <w:szCs w:val="21"/>
              </w:rPr>
              <w:t>11,430,892.23</w:t>
            </w:r>
          </w:p>
        </w:tc>
        <w:tc>
          <w:tcPr>
            <w:tcW w:w="2835" w:type="dxa"/>
            <w:noWrap/>
            <w:vAlign w:val="center"/>
          </w:tcPr>
          <w:p w14:paraId="4A7E66F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w:t>
            </w:r>
          </w:p>
        </w:tc>
      </w:tr>
    </w:tbl>
    <w:p w14:paraId="61D1A3A4">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24</w:t>
      </w:r>
      <w:r>
        <w:rPr>
          <w:rFonts w:cs="Arial" w:asciiTheme="minorEastAsia" w:hAnsiTheme="minorEastAsia" w:eastAsiaTheme="minorEastAsia"/>
          <w:b/>
          <w:szCs w:val="21"/>
        </w:rPr>
        <w:t>、预收款项</w:t>
      </w:r>
    </w:p>
    <w:p w14:paraId="46732661">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（1）预收款项</w:t>
      </w:r>
      <w:r>
        <w:rPr>
          <w:rFonts w:hint="eastAsia" w:cs="Arial" w:asciiTheme="minorEastAsia" w:hAnsiTheme="minorEastAsia" w:eastAsiaTheme="minorEastAsia"/>
          <w:szCs w:val="21"/>
        </w:rPr>
        <w:t>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380"/>
        <w:gridCol w:w="2917"/>
        <w:gridCol w:w="2917"/>
      </w:tblGrid>
      <w:tr w14:paraId="43ACC7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jc w:val="center"/>
        </w:trPr>
        <w:tc>
          <w:tcPr>
            <w:tcW w:w="3380" w:type="dxa"/>
            <w:noWrap/>
            <w:vAlign w:val="center"/>
          </w:tcPr>
          <w:p w14:paraId="59B25DC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917" w:type="dxa"/>
            <w:noWrap/>
            <w:vAlign w:val="center"/>
          </w:tcPr>
          <w:p w14:paraId="3C1BFB5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917" w:type="dxa"/>
            <w:noWrap/>
            <w:vAlign w:val="center"/>
          </w:tcPr>
          <w:p w14:paraId="78D7E53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F1374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3380" w:type="dxa"/>
            <w:noWrap/>
            <w:vAlign w:val="top"/>
          </w:tcPr>
          <w:p w14:paraId="27EBBB36">
            <w:pPr>
              <w:widowControl/>
              <w:spacing w:line="400" w:lineRule="exact"/>
              <w:rPr>
                <w:rFonts w:hint="eastAsia" w:ascii="仿宋" w:hAnsi="仿宋" w:eastAsia="仿宋" w:cs="仿宋"/>
              </w:rPr>
            </w:pPr>
            <w:r>
              <w:rPr>
                <w:rFonts w:ascii="宋体" w:hAnsi="宋体"/>
                <w:szCs w:val="21"/>
              </w:rPr>
              <w:t>预收产品款</w:t>
            </w:r>
          </w:p>
        </w:tc>
        <w:tc>
          <w:tcPr>
            <w:tcW w:w="2917" w:type="dxa"/>
            <w:noWrap/>
            <w:vAlign w:val="center"/>
          </w:tcPr>
          <w:p w14:paraId="0239CD1E">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color w:val="000000"/>
                <w:spacing w:val="-1"/>
                <w:kern w:val="0"/>
                <w:szCs w:val="21"/>
                <w:lang w:eastAsia="en-US"/>
              </w:rPr>
              <w:t>121,457.55</w:t>
            </w:r>
          </w:p>
        </w:tc>
        <w:tc>
          <w:tcPr>
            <w:tcW w:w="2917" w:type="dxa"/>
            <w:noWrap/>
            <w:vAlign w:val="center"/>
          </w:tcPr>
          <w:p w14:paraId="4DF8673F">
            <w:pPr>
              <w:pStyle w:val="71"/>
              <w:spacing w:before="180" w:line="212" w:lineRule="auto"/>
              <w:jc w:val="right"/>
              <w:rPr>
                <w:sz w:val="21"/>
                <w:szCs w:val="21"/>
              </w:rPr>
            </w:pPr>
            <w:r>
              <w:rPr>
                <w:spacing w:val="-1"/>
                <w:sz w:val="21"/>
                <w:szCs w:val="21"/>
              </w:rPr>
              <w:t>50,541.55</w:t>
            </w:r>
          </w:p>
        </w:tc>
      </w:tr>
      <w:tr w14:paraId="2AED28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3380" w:type="dxa"/>
            <w:noWrap/>
            <w:vAlign w:val="center"/>
          </w:tcPr>
          <w:p w14:paraId="2345E1E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17" w:type="dxa"/>
            <w:noWrap/>
            <w:vAlign w:val="center"/>
          </w:tcPr>
          <w:p w14:paraId="33052380">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bCs/>
                <w:color w:val="000000"/>
                <w:spacing w:val="-1"/>
                <w:kern w:val="0"/>
                <w:szCs w:val="21"/>
                <w:lang w:eastAsia="en-US"/>
              </w:rPr>
              <w:t>121,457.55</w:t>
            </w:r>
          </w:p>
        </w:tc>
        <w:tc>
          <w:tcPr>
            <w:tcW w:w="2917" w:type="dxa"/>
            <w:noWrap/>
            <w:vAlign w:val="center"/>
          </w:tcPr>
          <w:p w14:paraId="6BC6ACDE">
            <w:pPr>
              <w:pStyle w:val="71"/>
              <w:spacing w:before="189" w:line="208" w:lineRule="auto"/>
              <w:jc w:val="right"/>
              <w:rPr>
                <w:sz w:val="21"/>
                <w:szCs w:val="21"/>
              </w:rPr>
            </w:pPr>
            <w:r>
              <w:rPr>
                <w:rFonts w:hint="eastAsia"/>
                <w:b/>
                <w:bCs/>
                <w:spacing w:val="-1"/>
                <w:sz w:val="21"/>
                <w:szCs w:val="21"/>
              </w:rPr>
              <w:t>50,541.55</w:t>
            </w:r>
          </w:p>
        </w:tc>
      </w:tr>
    </w:tbl>
    <w:p w14:paraId="754CBB40">
      <w:pPr>
        <w:spacing w:line="400" w:lineRule="exact"/>
        <w:ind w:firstLine="422" w:firstLineChars="200"/>
        <w:outlineLvl w:val="1"/>
        <w:rPr>
          <w:rFonts w:hint="eastAsia" w:ascii="宋体" w:hAnsi="宋体" w:cs="Arial"/>
          <w:b/>
          <w:szCs w:val="21"/>
        </w:rPr>
      </w:pPr>
      <w:r>
        <w:rPr>
          <w:rFonts w:hint="eastAsia" w:cs="Arial" w:asciiTheme="minorEastAsia" w:hAnsiTheme="minorEastAsia" w:eastAsiaTheme="minorEastAsia"/>
          <w:b/>
          <w:szCs w:val="21"/>
        </w:rPr>
        <w:t>25</w:t>
      </w:r>
      <w:r>
        <w:rPr>
          <w:rFonts w:cs="Arial" w:asciiTheme="minorEastAsia" w:hAnsiTheme="minorEastAsia" w:eastAsiaTheme="minorEastAsia"/>
          <w:b/>
          <w:szCs w:val="21"/>
        </w:rPr>
        <w:t>、</w:t>
      </w:r>
      <w:r>
        <w:rPr>
          <w:rFonts w:hint="eastAsia" w:ascii="宋体" w:hAnsi="宋体" w:cs="Arial"/>
          <w:b/>
          <w:szCs w:val="21"/>
        </w:rPr>
        <w:t>合同负债</w:t>
      </w:r>
    </w:p>
    <w:p w14:paraId="61467433">
      <w:pPr>
        <w:spacing w:line="400" w:lineRule="exact"/>
        <w:ind w:firstLine="420" w:firstLineChars="200"/>
        <w:rPr>
          <w:rFonts w:hint="eastAsia" w:ascii="宋体" w:hAnsi="宋体"/>
          <w:szCs w:val="21"/>
        </w:rPr>
      </w:pPr>
      <w:r>
        <w:rPr>
          <w:rFonts w:ascii="宋体" w:hAnsi="宋体" w:cs="Arial"/>
          <w:szCs w:val="21"/>
        </w:rPr>
        <w:t>（1）</w:t>
      </w:r>
      <w:r>
        <w:rPr>
          <w:rFonts w:hint="eastAsia" w:ascii="宋体" w:hAnsi="宋体"/>
          <w:szCs w:val="21"/>
        </w:rPr>
        <w:t>合同负债情况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652"/>
        <w:gridCol w:w="2746"/>
        <w:gridCol w:w="2755"/>
      </w:tblGrid>
      <w:tr w14:paraId="60C71F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trPr>
        <w:tc>
          <w:tcPr>
            <w:tcW w:w="3652" w:type="dxa"/>
            <w:noWrap/>
            <w:vAlign w:val="center"/>
          </w:tcPr>
          <w:p w14:paraId="308DE40F">
            <w:pPr>
              <w:widowControl/>
              <w:spacing w:line="400" w:lineRule="exact"/>
              <w:jc w:val="center"/>
              <w:rPr>
                <w:rFonts w:hint="eastAsia" w:ascii="宋体" w:hAnsi="宋体" w:cs="Arial"/>
                <w:kern w:val="0"/>
                <w:szCs w:val="21"/>
              </w:rPr>
            </w:pPr>
            <w:r>
              <w:rPr>
                <w:rFonts w:hint="eastAsia" w:ascii="宋体" w:hAnsi="宋体" w:cs="Arial"/>
                <w:kern w:val="0"/>
                <w:szCs w:val="21"/>
              </w:rPr>
              <w:t>项目</w:t>
            </w:r>
          </w:p>
        </w:tc>
        <w:tc>
          <w:tcPr>
            <w:tcW w:w="2693" w:type="dxa"/>
            <w:noWrap/>
            <w:vAlign w:val="center"/>
          </w:tcPr>
          <w:p w14:paraId="5941C2B8">
            <w:pPr>
              <w:widowControl/>
              <w:spacing w:line="400" w:lineRule="exact"/>
              <w:jc w:val="center"/>
              <w:rPr>
                <w:rFonts w:hint="eastAsia" w:ascii="宋体" w:hAnsi="宋体" w:cs="Arial"/>
                <w:kern w:val="0"/>
                <w:szCs w:val="21"/>
              </w:rPr>
            </w:pPr>
            <w:r>
              <w:rPr>
                <w:rFonts w:hint="eastAsia" w:ascii="宋体" w:hAnsi="宋体" w:cs="Arial"/>
                <w:kern w:val="0"/>
                <w:szCs w:val="21"/>
              </w:rPr>
              <w:t>期末余额</w:t>
            </w:r>
          </w:p>
        </w:tc>
        <w:tc>
          <w:tcPr>
            <w:tcW w:w="2755" w:type="dxa"/>
            <w:vAlign w:val="center"/>
          </w:tcPr>
          <w:p w14:paraId="2EAF2829">
            <w:pPr>
              <w:widowControl/>
              <w:spacing w:line="400" w:lineRule="exact"/>
              <w:jc w:val="center"/>
              <w:rPr>
                <w:rFonts w:hint="eastAsia" w:ascii="宋体" w:hAnsi="宋体" w:cs="Arial"/>
                <w:kern w:val="0"/>
                <w:szCs w:val="21"/>
              </w:rPr>
            </w:pPr>
            <w:r>
              <w:rPr>
                <w:rFonts w:hint="eastAsia" w:ascii="宋体" w:hAnsi="宋体" w:cs="Arial"/>
                <w:kern w:val="0"/>
                <w:szCs w:val="21"/>
              </w:rPr>
              <w:t>上年年末余额</w:t>
            </w:r>
          </w:p>
        </w:tc>
      </w:tr>
      <w:tr w14:paraId="0A0848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6" w:hRule="atLeast"/>
        </w:trPr>
        <w:tc>
          <w:tcPr>
            <w:tcW w:w="3652" w:type="dxa"/>
            <w:noWrap/>
            <w:vAlign w:val="center"/>
          </w:tcPr>
          <w:p w14:paraId="7AAF712A">
            <w:pPr>
              <w:widowControl/>
              <w:spacing w:line="400" w:lineRule="exact"/>
              <w:rPr>
                <w:rFonts w:hint="eastAsia" w:ascii="宋体" w:hAnsi="宋体" w:cs="Arial"/>
                <w:kern w:val="0"/>
                <w:szCs w:val="21"/>
              </w:rPr>
            </w:pPr>
            <w:r>
              <w:rPr>
                <w:rFonts w:ascii="宋体" w:hAnsi="宋体"/>
                <w:szCs w:val="21"/>
              </w:rPr>
              <w:t>合同负债</w:t>
            </w:r>
          </w:p>
        </w:tc>
        <w:tc>
          <w:tcPr>
            <w:tcW w:w="2693" w:type="dxa"/>
            <w:noWrap/>
            <w:vAlign w:val="center"/>
          </w:tcPr>
          <w:p w14:paraId="406D4D98">
            <w:pPr>
              <w:pStyle w:val="71"/>
              <w:spacing w:before="181" w:line="211" w:lineRule="auto"/>
              <w:ind w:left="1360"/>
              <w:jc w:val="right"/>
              <w:rPr>
                <w:rFonts w:hint="eastAsia" w:eastAsia="宋体"/>
                <w:spacing w:val="-2"/>
                <w:sz w:val="21"/>
                <w:szCs w:val="21"/>
                <w:lang w:eastAsia="zh-CN"/>
              </w:rPr>
            </w:pPr>
            <w:r>
              <w:rPr>
                <w:rFonts w:hint="eastAsia"/>
                <w:spacing w:val="-2"/>
                <w:sz w:val="21"/>
                <w:szCs w:val="21"/>
              </w:rPr>
              <w:t>215,938,995.40</w:t>
            </w:r>
          </w:p>
        </w:tc>
        <w:tc>
          <w:tcPr>
            <w:tcW w:w="2755" w:type="dxa"/>
            <w:vAlign w:val="center"/>
          </w:tcPr>
          <w:p w14:paraId="7F8D2017">
            <w:pPr>
              <w:pStyle w:val="71"/>
              <w:spacing w:before="181" w:line="211" w:lineRule="auto"/>
              <w:ind w:left="1360"/>
              <w:jc w:val="right"/>
              <w:rPr>
                <w:sz w:val="21"/>
                <w:szCs w:val="21"/>
              </w:rPr>
            </w:pPr>
            <w:r>
              <w:rPr>
                <w:spacing w:val="-2"/>
                <w:sz w:val="21"/>
                <w:szCs w:val="21"/>
              </w:rPr>
              <w:t>181,325,425.35</w:t>
            </w:r>
          </w:p>
        </w:tc>
      </w:tr>
      <w:tr w14:paraId="06128F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trPr>
        <w:tc>
          <w:tcPr>
            <w:tcW w:w="3652" w:type="dxa"/>
            <w:noWrap/>
            <w:vAlign w:val="center"/>
          </w:tcPr>
          <w:p w14:paraId="4928BF83">
            <w:pPr>
              <w:widowControl/>
              <w:spacing w:line="400" w:lineRule="exact"/>
              <w:jc w:val="center"/>
              <w:rPr>
                <w:rFonts w:hint="eastAsia" w:ascii="宋体" w:hAnsi="宋体" w:eastAsia="宋体" w:cs="Arial"/>
                <w:kern w:val="0"/>
                <w:szCs w:val="21"/>
                <w:lang w:eastAsia="zh-CN"/>
              </w:rPr>
            </w:pPr>
            <w:r>
              <w:rPr>
                <w:rFonts w:ascii="宋体" w:hAnsi="宋体" w:cs="Arial"/>
                <w:kern w:val="0"/>
                <w:szCs w:val="21"/>
              </w:rPr>
              <w:t>合计</w:t>
            </w:r>
          </w:p>
        </w:tc>
        <w:tc>
          <w:tcPr>
            <w:tcW w:w="2693" w:type="dxa"/>
            <w:noWrap/>
            <w:vAlign w:val="center"/>
          </w:tcPr>
          <w:p w14:paraId="2C08908C">
            <w:pPr>
              <w:pStyle w:val="71"/>
              <w:spacing w:before="181" w:line="211" w:lineRule="auto"/>
              <w:ind w:left="1360"/>
              <w:jc w:val="right"/>
              <w:rPr>
                <w:rFonts w:hint="eastAsia" w:eastAsia="宋体"/>
                <w:spacing w:val="-2"/>
                <w:sz w:val="21"/>
                <w:szCs w:val="21"/>
                <w:lang w:eastAsia="zh-CN"/>
              </w:rPr>
            </w:pPr>
            <w:r>
              <w:rPr>
                <w:rFonts w:hint="eastAsia"/>
                <w:b/>
                <w:bCs/>
                <w:spacing w:val="-2"/>
                <w:sz w:val="21"/>
                <w:szCs w:val="21"/>
              </w:rPr>
              <w:t>215,938,995.40</w:t>
            </w:r>
          </w:p>
        </w:tc>
        <w:tc>
          <w:tcPr>
            <w:tcW w:w="2755" w:type="dxa"/>
            <w:vAlign w:val="center"/>
          </w:tcPr>
          <w:p w14:paraId="6F4591B9">
            <w:pPr>
              <w:pStyle w:val="71"/>
              <w:spacing w:before="193" w:line="206" w:lineRule="auto"/>
              <w:ind w:left="1355"/>
              <w:jc w:val="right"/>
              <w:rPr>
                <w:sz w:val="21"/>
                <w:szCs w:val="21"/>
              </w:rPr>
            </w:pPr>
            <w:r>
              <w:rPr>
                <w:b/>
                <w:bCs/>
                <w:spacing w:val="-1"/>
                <w:sz w:val="21"/>
                <w:szCs w:val="21"/>
              </w:rPr>
              <w:t>181,325,425.35</w:t>
            </w:r>
          </w:p>
        </w:tc>
      </w:tr>
    </w:tbl>
    <w:p w14:paraId="6F0400B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26</w:t>
      </w:r>
      <w:r>
        <w:rPr>
          <w:rFonts w:cs="Arial" w:asciiTheme="minorEastAsia" w:hAnsiTheme="minorEastAsia" w:eastAsiaTheme="minorEastAsia"/>
          <w:b/>
          <w:szCs w:val="21"/>
        </w:rPr>
        <w:t>、应付职工薪酬</w:t>
      </w:r>
    </w:p>
    <w:p w14:paraId="4146928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（1）应付职工薪酬列示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560"/>
        <w:gridCol w:w="1559"/>
        <w:gridCol w:w="1559"/>
        <w:gridCol w:w="1592"/>
      </w:tblGrid>
      <w:tr w14:paraId="6493DA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944" w:type="dxa"/>
            <w:noWrap/>
            <w:vAlign w:val="center"/>
          </w:tcPr>
          <w:p w14:paraId="6E6E439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60" w:type="dxa"/>
            <w:noWrap/>
            <w:vAlign w:val="center"/>
          </w:tcPr>
          <w:p w14:paraId="00B6641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559" w:type="dxa"/>
            <w:noWrap/>
            <w:vAlign w:val="center"/>
          </w:tcPr>
          <w:p w14:paraId="66D995F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559" w:type="dxa"/>
            <w:vAlign w:val="center"/>
          </w:tcPr>
          <w:p w14:paraId="254E2D8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592" w:type="dxa"/>
            <w:noWrap/>
            <w:vAlign w:val="center"/>
          </w:tcPr>
          <w:p w14:paraId="4BCC70F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6D49B4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7F5FE8EC">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一、短期薪酬</w:t>
            </w:r>
          </w:p>
        </w:tc>
        <w:tc>
          <w:tcPr>
            <w:tcW w:w="1560" w:type="dxa"/>
            <w:noWrap/>
          </w:tcPr>
          <w:p w14:paraId="152EC0AF">
            <w:pPr>
              <w:pStyle w:val="71"/>
              <w:spacing w:before="181" w:line="212" w:lineRule="auto"/>
              <w:ind w:left="280"/>
              <w:jc w:val="right"/>
              <w:rPr>
                <w:sz w:val="21"/>
                <w:szCs w:val="21"/>
              </w:rPr>
            </w:pPr>
            <w:r>
              <w:rPr>
                <w:spacing w:val="-2"/>
                <w:sz w:val="21"/>
                <w:szCs w:val="21"/>
              </w:rPr>
              <w:t>16,058,287.94</w:t>
            </w:r>
          </w:p>
        </w:tc>
        <w:tc>
          <w:tcPr>
            <w:tcW w:w="1559" w:type="dxa"/>
            <w:noWrap/>
            <w:vAlign w:val="bottom"/>
          </w:tcPr>
          <w:p w14:paraId="5A206990">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206,259,763.06</w:t>
            </w:r>
          </w:p>
        </w:tc>
        <w:tc>
          <w:tcPr>
            <w:tcW w:w="1559" w:type="dxa"/>
            <w:noWrap/>
            <w:vAlign w:val="bottom"/>
          </w:tcPr>
          <w:p w14:paraId="6EF26CAF">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192,768,461.50</w:t>
            </w:r>
          </w:p>
        </w:tc>
        <w:tc>
          <w:tcPr>
            <w:tcW w:w="1592" w:type="dxa"/>
            <w:noWrap/>
            <w:vAlign w:val="bottom"/>
          </w:tcPr>
          <w:p w14:paraId="09F91917">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29,549,589.50</w:t>
            </w:r>
          </w:p>
        </w:tc>
      </w:tr>
      <w:tr w14:paraId="7F0C52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31F9E6AD">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二、离职后福利-设定提存计划</w:t>
            </w:r>
          </w:p>
        </w:tc>
        <w:tc>
          <w:tcPr>
            <w:tcW w:w="1560" w:type="dxa"/>
            <w:noWrap/>
          </w:tcPr>
          <w:p w14:paraId="32EA92C6">
            <w:pPr>
              <w:pStyle w:val="71"/>
              <w:spacing w:before="188" w:line="212" w:lineRule="auto"/>
              <w:ind w:left="376"/>
              <w:jc w:val="right"/>
              <w:rPr>
                <w:sz w:val="21"/>
                <w:szCs w:val="21"/>
              </w:rPr>
            </w:pPr>
            <w:r>
              <w:rPr>
                <w:spacing w:val="-2"/>
                <w:sz w:val="21"/>
                <w:szCs w:val="21"/>
              </w:rPr>
              <w:t>1,247,550.27</w:t>
            </w:r>
          </w:p>
        </w:tc>
        <w:tc>
          <w:tcPr>
            <w:tcW w:w="1559" w:type="dxa"/>
            <w:noWrap/>
            <w:vAlign w:val="bottom"/>
          </w:tcPr>
          <w:p w14:paraId="2694897A">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26,281,057.01</w:t>
            </w:r>
          </w:p>
        </w:tc>
        <w:tc>
          <w:tcPr>
            <w:tcW w:w="1559" w:type="dxa"/>
            <w:noWrap/>
            <w:vAlign w:val="bottom"/>
          </w:tcPr>
          <w:p w14:paraId="1ECA0B8E">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26,419,195.50</w:t>
            </w:r>
          </w:p>
        </w:tc>
        <w:tc>
          <w:tcPr>
            <w:tcW w:w="1592" w:type="dxa"/>
            <w:noWrap/>
            <w:vAlign w:val="bottom"/>
          </w:tcPr>
          <w:p w14:paraId="128EC71C">
            <w:pPr>
              <w:jc w:val="right"/>
              <w:rPr>
                <w:rFonts w:hint="eastAsia" w:ascii="Arial Narrow" w:hAnsi="Arial Narrow" w:eastAsia="宋体" w:cs="Arial Narrow"/>
                <w:color w:val="000000"/>
                <w:spacing w:val="-2"/>
                <w:kern w:val="0"/>
                <w:szCs w:val="21"/>
                <w:lang w:eastAsia="zh-CN"/>
              </w:rPr>
            </w:pPr>
            <w:r>
              <w:rPr>
                <w:rFonts w:ascii="Arial Narrow" w:hAnsi="Arial Narrow" w:eastAsia="Arial Narrow" w:cs="Arial Narrow"/>
                <w:color w:val="000000"/>
                <w:spacing w:val="-2"/>
                <w:kern w:val="0"/>
                <w:szCs w:val="21"/>
                <w:lang w:eastAsia="en-US"/>
              </w:rPr>
              <w:t>1,109,411.78</w:t>
            </w:r>
          </w:p>
        </w:tc>
      </w:tr>
      <w:tr w14:paraId="6AA10B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4F5B91AB">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三、辞退福利</w:t>
            </w:r>
          </w:p>
        </w:tc>
        <w:tc>
          <w:tcPr>
            <w:tcW w:w="1560" w:type="dxa"/>
            <w:noWrap/>
          </w:tcPr>
          <w:p w14:paraId="1107A6BB">
            <w:pPr>
              <w:jc w:val="right"/>
            </w:pPr>
          </w:p>
        </w:tc>
        <w:tc>
          <w:tcPr>
            <w:tcW w:w="1559" w:type="dxa"/>
            <w:noWrap/>
            <w:vAlign w:val="bottom"/>
          </w:tcPr>
          <w:p w14:paraId="44961820">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11,018,298.64</w:t>
            </w:r>
          </w:p>
        </w:tc>
        <w:tc>
          <w:tcPr>
            <w:tcW w:w="1559" w:type="dxa"/>
            <w:noWrap/>
            <w:vAlign w:val="bottom"/>
          </w:tcPr>
          <w:p w14:paraId="30A18371">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8,893,208.41</w:t>
            </w:r>
          </w:p>
        </w:tc>
        <w:tc>
          <w:tcPr>
            <w:tcW w:w="1592" w:type="dxa"/>
            <w:noWrap/>
            <w:vAlign w:val="bottom"/>
          </w:tcPr>
          <w:p w14:paraId="300EC8F2">
            <w:pPr>
              <w:jc w:val="right"/>
              <w:rPr>
                <w:rFonts w:hint="eastAsia" w:ascii="Arial Narrow" w:hAnsi="Arial Narrow" w:eastAsia="宋体" w:cs="Arial Narrow"/>
                <w:color w:val="000000"/>
                <w:spacing w:val="-2"/>
                <w:kern w:val="0"/>
                <w:szCs w:val="21"/>
                <w:lang w:eastAsia="zh-CN"/>
              </w:rPr>
            </w:pPr>
            <w:r>
              <w:rPr>
                <w:rFonts w:ascii="Arial Narrow" w:hAnsi="Arial Narrow" w:eastAsia="Arial Narrow" w:cs="Arial Narrow"/>
                <w:color w:val="000000"/>
                <w:spacing w:val="-2"/>
                <w:kern w:val="0"/>
                <w:szCs w:val="21"/>
                <w:lang w:eastAsia="en-US"/>
              </w:rPr>
              <w:t>2,125,090.23</w:t>
            </w:r>
          </w:p>
        </w:tc>
      </w:tr>
      <w:tr w14:paraId="28B436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0E4FF2F2">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四、一年内到期的其他福利</w:t>
            </w:r>
          </w:p>
        </w:tc>
        <w:tc>
          <w:tcPr>
            <w:tcW w:w="1560" w:type="dxa"/>
            <w:noWrap/>
          </w:tcPr>
          <w:p w14:paraId="28628AEE">
            <w:pPr>
              <w:jc w:val="right"/>
            </w:pPr>
          </w:p>
        </w:tc>
        <w:tc>
          <w:tcPr>
            <w:tcW w:w="1559" w:type="dxa"/>
            <w:noWrap/>
            <w:vAlign w:val="bottom"/>
          </w:tcPr>
          <w:p w14:paraId="14176EFF">
            <w:pPr>
              <w:jc w:val="right"/>
              <w:rPr>
                <w:rFonts w:ascii="Arial Narrow" w:hAnsi="Arial Narrow" w:eastAsia="Arial Narrow" w:cs="Arial Narrow"/>
                <w:color w:val="000000"/>
                <w:spacing w:val="-2"/>
                <w:kern w:val="0"/>
                <w:szCs w:val="21"/>
              </w:rPr>
            </w:pPr>
          </w:p>
        </w:tc>
        <w:tc>
          <w:tcPr>
            <w:tcW w:w="1559" w:type="dxa"/>
            <w:noWrap/>
            <w:vAlign w:val="bottom"/>
          </w:tcPr>
          <w:p w14:paraId="462352DA">
            <w:pPr>
              <w:jc w:val="right"/>
              <w:rPr>
                <w:rFonts w:ascii="Arial Narrow" w:hAnsi="Arial Narrow" w:eastAsia="Arial Narrow" w:cs="Arial Narrow"/>
                <w:color w:val="000000"/>
                <w:spacing w:val="-2"/>
                <w:kern w:val="0"/>
                <w:szCs w:val="21"/>
              </w:rPr>
            </w:pPr>
          </w:p>
        </w:tc>
        <w:tc>
          <w:tcPr>
            <w:tcW w:w="1592" w:type="dxa"/>
            <w:noWrap/>
            <w:vAlign w:val="bottom"/>
          </w:tcPr>
          <w:p w14:paraId="04F6C864">
            <w:pPr>
              <w:jc w:val="right"/>
              <w:rPr>
                <w:rFonts w:hint="eastAsia" w:ascii="Arial Narrow" w:hAnsi="Arial Narrow" w:eastAsia="宋体" w:cs="Arial Narrow"/>
                <w:color w:val="000000"/>
                <w:spacing w:val="-2"/>
                <w:kern w:val="0"/>
                <w:szCs w:val="21"/>
                <w:lang w:eastAsia="zh-CN"/>
              </w:rPr>
            </w:pPr>
          </w:p>
        </w:tc>
      </w:tr>
      <w:tr w14:paraId="1A8DED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2D542A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60" w:type="dxa"/>
            <w:noWrap/>
          </w:tcPr>
          <w:p w14:paraId="79BF3D52">
            <w:pPr>
              <w:pStyle w:val="71"/>
              <w:spacing w:before="181" w:line="212" w:lineRule="auto"/>
              <w:ind w:left="280"/>
              <w:jc w:val="right"/>
              <w:rPr>
                <w:b/>
                <w:spacing w:val="-2"/>
                <w:sz w:val="21"/>
                <w:szCs w:val="21"/>
              </w:rPr>
            </w:pPr>
            <w:r>
              <w:rPr>
                <w:b/>
                <w:spacing w:val="-2"/>
                <w:sz w:val="21"/>
                <w:szCs w:val="21"/>
              </w:rPr>
              <w:t>17,305,838.21</w:t>
            </w:r>
          </w:p>
        </w:tc>
        <w:tc>
          <w:tcPr>
            <w:tcW w:w="1559" w:type="dxa"/>
            <w:noWrap/>
            <w:vAlign w:val="bottom"/>
          </w:tcPr>
          <w:p w14:paraId="76CAADC9">
            <w:pPr>
              <w:jc w:val="right"/>
              <w:rPr>
                <w:rFonts w:hint="eastAsia" w:ascii="Arial Narrow" w:hAnsi="Arial Narrow" w:eastAsia="宋体" w:cs="Arial Narrow"/>
                <w:b/>
                <w:bCs/>
                <w:color w:val="000000"/>
                <w:spacing w:val="-2"/>
                <w:kern w:val="0"/>
                <w:szCs w:val="21"/>
                <w:lang w:eastAsia="zh-CN"/>
              </w:rPr>
            </w:pPr>
            <w:r>
              <w:rPr>
                <w:rFonts w:hint="eastAsia" w:ascii="Arial Narrow" w:hAnsi="Arial Narrow" w:eastAsia="Arial Narrow" w:cs="Arial Narrow"/>
                <w:b/>
                <w:bCs/>
                <w:color w:val="000000"/>
                <w:spacing w:val="-2"/>
                <w:kern w:val="0"/>
                <w:szCs w:val="21"/>
                <w:lang w:eastAsia="en-US"/>
              </w:rPr>
              <w:t>243,559,118.71</w:t>
            </w:r>
          </w:p>
        </w:tc>
        <w:tc>
          <w:tcPr>
            <w:tcW w:w="1559" w:type="dxa"/>
            <w:noWrap/>
            <w:vAlign w:val="bottom"/>
          </w:tcPr>
          <w:p w14:paraId="2B12F925">
            <w:pPr>
              <w:jc w:val="right"/>
              <w:rPr>
                <w:rFonts w:hint="eastAsia" w:ascii="Arial Narrow" w:hAnsi="Arial Narrow" w:eastAsia="宋体" w:cs="Arial Narrow"/>
                <w:b/>
                <w:bCs/>
                <w:color w:val="000000"/>
                <w:spacing w:val="-2"/>
                <w:kern w:val="0"/>
                <w:szCs w:val="21"/>
                <w:lang w:eastAsia="zh-CN"/>
              </w:rPr>
            </w:pPr>
            <w:r>
              <w:rPr>
                <w:rFonts w:hint="eastAsia" w:ascii="Arial Narrow" w:hAnsi="Arial Narrow" w:eastAsia="Arial Narrow" w:cs="Arial Narrow"/>
                <w:b/>
                <w:bCs/>
                <w:color w:val="000000"/>
                <w:spacing w:val="-2"/>
                <w:kern w:val="0"/>
                <w:szCs w:val="21"/>
                <w:lang w:eastAsia="en-US"/>
              </w:rPr>
              <w:t>228,080,865.41</w:t>
            </w:r>
          </w:p>
        </w:tc>
        <w:tc>
          <w:tcPr>
            <w:tcW w:w="1592" w:type="dxa"/>
            <w:noWrap/>
            <w:vAlign w:val="bottom"/>
          </w:tcPr>
          <w:p w14:paraId="4EA531FB">
            <w:pPr>
              <w:jc w:val="right"/>
              <w:rPr>
                <w:rFonts w:hint="eastAsia" w:ascii="Arial Narrow" w:hAnsi="Arial Narrow" w:eastAsia="宋体" w:cs="Arial Narrow"/>
                <w:b/>
                <w:bCs/>
                <w:color w:val="000000"/>
                <w:spacing w:val="-2"/>
                <w:kern w:val="0"/>
                <w:szCs w:val="21"/>
                <w:lang w:eastAsia="zh-CN"/>
              </w:rPr>
            </w:pPr>
            <w:r>
              <w:rPr>
                <w:rFonts w:hint="eastAsia" w:ascii="Arial Narrow" w:hAnsi="Arial Narrow" w:eastAsia="Arial Narrow" w:cs="Arial Narrow"/>
                <w:b/>
                <w:bCs/>
                <w:color w:val="000000"/>
                <w:spacing w:val="-2"/>
                <w:kern w:val="0"/>
                <w:szCs w:val="21"/>
                <w:lang w:eastAsia="en-US"/>
              </w:rPr>
              <w:t>32,784,091.51</w:t>
            </w:r>
          </w:p>
        </w:tc>
      </w:tr>
    </w:tbl>
    <w:p w14:paraId="04A00FBB">
      <w:pPr>
        <w:numPr>
          <w:ilvl w:val="0"/>
          <w:numId w:val="8"/>
        </w:num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短期薪酬列示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560"/>
        <w:gridCol w:w="1559"/>
        <w:gridCol w:w="1559"/>
        <w:gridCol w:w="1592"/>
      </w:tblGrid>
      <w:tr w14:paraId="0CB16D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944" w:type="dxa"/>
            <w:noWrap/>
            <w:vAlign w:val="center"/>
          </w:tcPr>
          <w:p w14:paraId="768140C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60" w:type="dxa"/>
            <w:noWrap/>
            <w:vAlign w:val="center"/>
          </w:tcPr>
          <w:p w14:paraId="60D4E68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559" w:type="dxa"/>
            <w:noWrap/>
            <w:vAlign w:val="center"/>
          </w:tcPr>
          <w:p w14:paraId="15F9640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559" w:type="dxa"/>
            <w:vAlign w:val="center"/>
          </w:tcPr>
          <w:p w14:paraId="1E32B7E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592" w:type="dxa"/>
            <w:noWrap/>
            <w:vAlign w:val="center"/>
          </w:tcPr>
          <w:p w14:paraId="53FEC58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267A4D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2944" w:type="dxa"/>
            <w:vAlign w:val="center"/>
          </w:tcPr>
          <w:p w14:paraId="1DF3B067">
            <w:pPr>
              <w:widowControl/>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w:t>
            </w:r>
            <w:r>
              <w:rPr>
                <w:rFonts w:cs="Arial" w:asciiTheme="minorEastAsia" w:hAnsiTheme="minorEastAsia" w:eastAsiaTheme="minorEastAsia"/>
                <w:kern w:val="0"/>
                <w:szCs w:val="21"/>
              </w:rPr>
              <w:t>工资、奖金、津贴和补贴</w:t>
            </w:r>
          </w:p>
        </w:tc>
        <w:tc>
          <w:tcPr>
            <w:tcW w:w="1560" w:type="dxa"/>
            <w:noWrap/>
            <w:vAlign w:val="center"/>
          </w:tcPr>
          <w:p w14:paraId="59FBB1C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15,313,196.44</w:t>
            </w:r>
          </w:p>
        </w:tc>
        <w:tc>
          <w:tcPr>
            <w:tcW w:w="1559" w:type="dxa"/>
            <w:noWrap/>
            <w:vAlign w:val="center"/>
          </w:tcPr>
          <w:p w14:paraId="2C154C3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181,237,214.80</w:t>
            </w:r>
          </w:p>
        </w:tc>
        <w:tc>
          <w:tcPr>
            <w:tcW w:w="1559" w:type="dxa"/>
            <w:noWrap/>
            <w:vAlign w:val="center"/>
          </w:tcPr>
          <w:p w14:paraId="6C5CBA73">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167,672,853.55</w:t>
            </w:r>
          </w:p>
        </w:tc>
        <w:tc>
          <w:tcPr>
            <w:tcW w:w="1592" w:type="dxa"/>
            <w:noWrap/>
            <w:vAlign w:val="center"/>
          </w:tcPr>
          <w:p w14:paraId="7601C45B">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28,877,557.69</w:t>
            </w:r>
          </w:p>
        </w:tc>
      </w:tr>
      <w:tr w14:paraId="3DA5ED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1BA0A55">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w:t>
            </w:r>
            <w:r>
              <w:rPr>
                <w:rFonts w:cs="Arial" w:asciiTheme="minorEastAsia" w:hAnsiTheme="minorEastAsia" w:eastAsiaTheme="minorEastAsia"/>
                <w:kern w:val="0"/>
                <w:szCs w:val="21"/>
              </w:rPr>
              <w:t>职工福利费</w:t>
            </w:r>
          </w:p>
        </w:tc>
        <w:tc>
          <w:tcPr>
            <w:tcW w:w="1560" w:type="dxa"/>
            <w:noWrap/>
            <w:vAlign w:val="center"/>
          </w:tcPr>
          <w:p w14:paraId="2D849F05">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2457B60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2,498,465.98</w:t>
            </w:r>
          </w:p>
        </w:tc>
        <w:tc>
          <w:tcPr>
            <w:tcW w:w="1559" w:type="dxa"/>
            <w:noWrap/>
            <w:vAlign w:val="center"/>
          </w:tcPr>
          <w:p w14:paraId="0BE63EFE">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2,498,465.98</w:t>
            </w:r>
          </w:p>
        </w:tc>
        <w:tc>
          <w:tcPr>
            <w:tcW w:w="1592" w:type="dxa"/>
            <w:noWrap/>
            <w:vAlign w:val="center"/>
          </w:tcPr>
          <w:p w14:paraId="3D96DFC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r>
      <w:tr w14:paraId="69E080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144C924">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w:t>
            </w:r>
            <w:r>
              <w:rPr>
                <w:rFonts w:cs="Arial" w:asciiTheme="minorEastAsia" w:hAnsiTheme="minorEastAsia" w:eastAsiaTheme="minorEastAsia"/>
                <w:kern w:val="0"/>
                <w:szCs w:val="21"/>
              </w:rPr>
              <w:t>社会保险费</w:t>
            </w:r>
          </w:p>
        </w:tc>
        <w:tc>
          <w:tcPr>
            <w:tcW w:w="1560" w:type="dxa"/>
            <w:noWrap/>
            <w:vAlign w:val="center"/>
          </w:tcPr>
          <w:p w14:paraId="539016E3">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713,238.85</w:t>
            </w:r>
          </w:p>
        </w:tc>
        <w:tc>
          <w:tcPr>
            <w:tcW w:w="1559" w:type="dxa"/>
            <w:noWrap/>
            <w:vAlign w:val="center"/>
          </w:tcPr>
          <w:p w14:paraId="5AD5CF4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14,708,309.80</w:t>
            </w:r>
          </w:p>
        </w:tc>
        <w:tc>
          <w:tcPr>
            <w:tcW w:w="1559" w:type="dxa"/>
            <w:noWrap/>
            <w:vAlign w:val="center"/>
          </w:tcPr>
          <w:p w14:paraId="0BF027D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14,774,449.74</w:t>
            </w:r>
          </w:p>
        </w:tc>
        <w:tc>
          <w:tcPr>
            <w:tcW w:w="1592" w:type="dxa"/>
            <w:noWrap/>
            <w:vAlign w:val="center"/>
          </w:tcPr>
          <w:p w14:paraId="35E2AA9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647,098.91</w:t>
            </w:r>
          </w:p>
        </w:tc>
      </w:tr>
      <w:tr w14:paraId="798839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761F88DA">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其中：</w:t>
            </w:r>
            <w:r>
              <w:rPr>
                <w:rFonts w:cs="Arial" w:asciiTheme="minorEastAsia" w:hAnsiTheme="minorEastAsia" w:eastAsiaTheme="minorEastAsia"/>
                <w:szCs w:val="21"/>
              </w:rPr>
              <w:t>医疗保险费</w:t>
            </w:r>
          </w:p>
        </w:tc>
        <w:tc>
          <w:tcPr>
            <w:tcW w:w="1560" w:type="dxa"/>
            <w:noWrap/>
            <w:vAlign w:val="center"/>
          </w:tcPr>
          <w:p w14:paraId="53FF80D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690,339.08</w:t>
            </w:r>
          </w:p>
        </w:tc>
        <w:tc>
          <w:tcPr>
            <w:tcW w:w="1559" w:type="dxa"/>
            <w:noWrap/>
            <w:vAlign w:val="center"/>
          </w:tcPr>
          <w:p w14:paraId="5240C54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13,973,044.76</w:t>
            </w:r>
          </w:p>
        </w:tc>
        <w:tc>
          <w:tcPr>
            <w:tcW w:w="1559" w:type="dxa"/>
            <w:noWrap/>
            <w:vAlign w:val="center"/>
          </w:tcPr>
          <w:p w14:paraId="640E595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14,033,975.56</w:t>
            </w:r>
          </w:p>
        </w:tc>
        <w:tc>
          <w:tcPr>
            <w:tcW w:w="1592" w:type="dxa"/>
            <w:noWrap/>
            <w:vAlign w:val="center"/>
          </w:tcPr>
          <w:p w14:paraId="7548B503">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629,408.28</w:t>
            </w:r>
          </w:p>
        </w:tc>
      </w:tr>
      <w:tr w14:paraId="7B25A3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9B9EA60">
            <w:pPr>
              <w:widowControl/>
              <w:spacing w:line="400" w:lineRule="exact"/>
              <w:ind w:firstLine="630" w:firstLineChars="300"/>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工伤</w:t>
            </w:r>
            <w:r>
              <w:rPr>
                <w:rFonts w:cs="Arial" w:asciiTheme="minorEastAsia" w:hAnsiTheme="minorEastAsia" w:eastAsiaTheme="minorEastAsia"/>
                <w:szCs w:val="21"/>
              </w:rPr>
              <w:t>保险费</w:t>
            </w:r>
          </w:p>
        </w:tc>
        <w:tc>
          <w:tcPr>
            <w:tcW w:w="1560" w:type="dxa"/>
            <w:noWrap/>
            <w:vAlign w:val="center"/>
          </w:tcPr>
          <w:p w14:paraId="51926A7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16,287.71</w:t>
            </w:r>
          </w:p>
        </w:tc>
        <w:tc>
          <w:tcPr>
            <w:tcW w:w="1559" w:type="dxa"/>
            <w:noWrap/>
            <w:vAlign w:val="center"/>
          </w:tcPr>
          <w:p w14:paraId="45562D9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426,813.90</w:t>
            </w:r>
          </w:p>
        </w:tc>
        <w:tc>
          <w:tcPr>
            <w:tcW w:w="1559" w:type="dxa"/>
            <w:noWrap/>
            <w:vAlign w:val="center"/>
          </w:tcPr>
          <w:p w14:paraId="719ABB5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428,191.72</w:t>
            </w:r>
          </w:p>
        </w:tc>
        <w:tc>
          <w:tcPr>
            <w:tcW w:w="1592" w:type="dxa"/>
            <w:noWrap/>
            <w:vAlign w:val="center"/>
          </w:tcPr>
          <w:p w14:paraId="18D592A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14,909.89</w:t>
            </w:r>
          </w:p>
        </w:tc>
      </w:tr>
      <w:tr w14:paraId="6B0F3C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73969B20">
            <w:pPr>
              <w:widowControl/>
              <w:spacing w:line="400" w:lineRule="exact"/>
              <w:ind w:firstLine="630" w:firstLineChars="3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生育保险费</w:t>
            </w:r>
          </w:p>
        </w:tc>
        <w:tc>
          <w:tcPr>
            <w:tcW w:w="1560" w:type="dxa"/>
            <w:noWrap/>
            <w:vAlign w:val="center"/>
          </w:tcPr>
          <w:p w14:paraId="4342B00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6,151.26</w:t>
            </w:r>
          </w:p>
        </w:tc>
        <w:tc>
          <w:tcPr>
            <w:tcW w:w="1559" w:type="dxa"/>
            <w:noWrap/>
            <w:vAlign w:val="center"/>
          </w:tcPr>
          <w:p w14:paraId="496C64E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236,121.36</w:t>
            </w:r>
          </w:p>
        </w:tc>
        <w:tc>
          <w:tcPr>
            <w:tcW w:w="1559" w:type="dxa"/>
            <w:noWrap/>
            <w:vAlign w:val="center"/>
          </w:tcPr>
          <w:p w14:paraId="2F4E78ED">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239,952.68</w:t>
            </w:r>
          </w:p>
        </w:tc>
        <w:tc>
          <w:tcPr>
            <w:tcW w:w="1592" w:type="dxa"/>
            <w:noWrap/>
            <w:vAlign w:val="center"/>
          </w:tcPr>
          <w:p w14:paraId="04A55BDC">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2,319.94</w:t>
            </w:r>
          </w:p>
        </w:tc>
      </w:tr>
      <w:tr w14:paraId="209416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4719FC32">
            <w:pPr>
              <w:widowControl/>
              <w:spacing w:line="400" w:lineRule="exact"/>
              <w:ind w:firstLine="420" w:firstLineChars="2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560" w:type="dxa"/>
            <w:noWrap/>
            <w:vAlign w:val="center"/>
          </w:tcPr>
          <w:p w14:paraId="057A9CC5">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460.8</w:t>
            </w:r>
          </w:p>
        </w:tc>
        <w:tc>
          <w:tcPr>
            <w:tcW w:w="1559" w:type="dxa"/>
            <w:noWrap/>
            <w:vAlign w:val="center"/>
          </w:tcPr>
          <w:p w14:paraId="25970C1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72,329.78</w:t>
            </w:r>
          </w:p>
        </w:tc>
        <w:tc>
          <w:tcPr>
            <w:tcW w:w="1559" w:type="dxa"/>
            <w:noWrap/>
            <w:vAlign w:val="center"/>
          </w:tcPr>
          <w:p w14:paraId="543B6F0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72,329.78</w:t>
            </w:r>
          </w:p>
        </w:tc>
        <w:tc>
          <w:tcPr>
            <w:tcW w:w="1592" w:type="dxa"/>
            <w:noWrap/>
            <w:vAlign w:val="center"/>
          </w:tcPr>
          <w:p w14:paraId="54D51BE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460.8</w:t>
            </w:r>
          </w:p>
        </w:tc>
      </w:tr>
      <w:tr w14:paraId="154864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6CA861F3">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4</w:t>
            </w:r>
            <w:r>
              <w:rPr>
                <w:rFonts w:cs="Arial" w:asciiTheme="minorEastAsia" w:hAnsiTheme="minorEastAsia" w:eastAsiaTheme="minorEastAsia"/>
                <w:kern w:val="0"/>
                <w:szCs w:val="21"/>
              </w:rPr>
              <w:t>、住房公积金</w:t>
            </w:r>
          </w:p>
        </w:tc>
        <w:tc>
          <w:tcPr>
            <w:tcW w:w="1560" w:type="dxa"/>
            <w:noWrap/>
            <w:vAlign w:val="center"/>
          </w:tcPr>
          <w:p w14:paraId="7166F46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31,534.00</w:t>
            </w:r>
          </w:p>
        </w:tc>
        <w:tc>
          <w:tcPr>
            <w:tcW w:w="1559" w:type="dxa"/>
            <w:noWrap/>
            <w:vAlign w:val="center"/>
          </w:tcPr>
          <w:p w14:paraId="221C53F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6,493,336.95</w:t>
            </w:r>
          </w:p>
        </w:tc>
        <w:tc>
          <w:tcPr>
            <w:tcW w:w="1559" w:type="dxa"/>
            <w:noWrap/>
            <w:vAlign w:val="center"/>
          </w:tcPr>
          <w:p w14:paraId="156DE1D5">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6,501,637.95</w:t>
            </w:r>
          </w:p>
        </w:tc>
        <w:tc>
          <w:tcPr>
            <w:tcW w:w="1592" w:type="dxa"/>
            <w:noWrap/>
            <w:vAlign w:val="center"/>
          </w:tcPr>
          <w:p w14:paraId="2A944F2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23,233.00</w:t>
            </w:r>
          </w:p>
        </w:tc>
      </w:tr>
      <w:tr w14:paraId="4D0C73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43F30C3F">
            <w:pP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5</w:t>
            </w:r>
            <w:r>
              <w:rPr>
                <w:rFonts w:cs="Arial" w:asciiTheme="minorEastAsia" w:hAnsiTheme="minorEastAsia" w:eastAsiaTheme="minorEastAsia"/>
                <w:kern w:val="0"/>
                <w:szCs w:val="21"/>
              </w:rPr>
              <w:t>、工会经费和职工教育经费</w:t>
            </w:r>
          </w:p>
        </w:tc>
        <w:tc>
          <w:tcPr>
            <w:tcW w:w="1560" w:type="dxa"/>
            <w:noWrap/>
            <w:vAlign w:val="center"/>
          </w:tcPr>
          <w:p w14:paraId="3B1DEDA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318.65</w:t>
            </w:r>
          </w:p>
        </w:tc>
        <w:tc>
          <w:tcPr>
            <w:tcW w:w="1559" w:type="dxa"/>
            <w:noWrap/>
            <w:vAlign w:val="center"/>
          </w:tcPr>
          <w:p w14:paraId="1BE7F395">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1,235,592.83</w:t>
            </w:r>
          </w:p>
        </w:tc>
        <w:tc>
          <w:tcPr>
            <w:tcW w:w="1559" w:type="dxa"/>
            <w:noWrap/>
            <w:vAlign w:val="center"/>
          </w:tcPr>
          <w:p w14:paraId="6561C2D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1,234,211.58</w:t>
            </w:r>
          </w:p>
        </w:tc>
        <w:tc>
          <w:tcPr>
            <w:tcW w:w="1592" w:type="dxa"/>
            <w:noWrap/>
            <w:vAlign w:val="center"/>
          </w:tcPr>
          <w:p w14:paraId="77C3F62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1,699.90</w:t>
            </w:r>
          </w:p>
        </w:tc>
      </w:tr>
      <w:tr w14:paraId="57DF3F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0EE7D0E7">
            <w:pPr>
              <w:spacing w:line="400" w:lineRule="exact"/>
              <w:ind w:left="562" w:hanging="56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6</w:t>
            </w:r>
            <w:r>
              <w:rPr>
                <w:rFonts w:cs="Arial" w:asciiTheme="minorEastAsia" w:hAnsiTheme="minorEastAsia" w:eastAsiaTheme="minorEastAsia"/>
                <w:kern w:val="0"/>
                <w:szCs w:val="21"/>
              </w:rPr>
              <w:t>、</w:t>
            </w:r>
            <w:r>
              <w:rPr>
                <w:rFonts w:hint="eastAsia" w:cs="Arial" w:asciiTheme="minorEastAsia" w:hAnsiTheme="minorEastAsia" w:eastAsiaTheme="minorEastAsia"/>
                <w:kern w:val="0"/>
                <w:szCs w:val="21"/>
              </w:rPr>
              <w:t>短期带薪缺勤</w:t>
            </w:r>
          </w:p>
        </w:tc>
        <w:tc>
          <w:tcPr>
            <w:tcW w:w="1560" w:type="dxa"/>
            <w:noWrap/>
            <w:vAlign w:val="center"/>
          </w:tcPr>
          <w:p w14:paraId="709AAB8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2E15C1B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14D63CB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92" w:type="dxa"/>
            <w:noWrap/>
            <w:vAlign w:val="center"/>
          </w:tcPr>
          <w:p w14:paraId="16FC017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r>
      <w:tr w14:paraId="1F6F82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234E5BA">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7</w:t>
            </w:r>
            <w:r>
              <w:rPr>
                <w:rFonts w:cs="Arial" w:asciiTheme="minorEastAsia" w:hAnsiTheme="minorEastAsia" w:eastAsiaTheme="minorEastAsia"/>
                <w:kern w:val="0"/>
                <w:szCs w:val="21"/>
              </w:rPr>
              <w:t>、</w:t>
            </w:r>
            <w:r>
              <w:rPr>
                <w:rFonts w:hint="eastAsia" w:cs="Arial" w:asciiTheme="minorEastAsia" w:hAnsiTheme="minorEastAsia" w:eastAsiaTheme="minorEastAsia"/>
                <w:kern w:val="0"/>
                <w:szCs w:val="21"/>
              </w:rPr>
              <w:t>短期利润分享计划</w:t>
            </w:r>
          </w:p>
        </w:tc>
        <w:tc>
          <w:tcPr>
            <w:tcW w:w="1560" w:type="dxa"/>
            <w:noWrap/>
            <w:vAlign w:val="center"/>
          </w:tcPr>
          <w:p w14:paraId="223A04D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3A8B148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1ED27FC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92" w:type="dxa"/>
            <w:noWrap/>
            <w:vAlign w:val="center"/>
          </w:tcPr>
          <w:p w14:paraId="702E712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r>
      <w:tr w14:paraId="79A821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E292F01">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8、非货币性福利</w:t>
            </w:r>
          </w:p>
        </w:tc>
        <w:tc>
          <w:tcPr>
            <w:tcW w:w="1560" w:type="dxa"/>
            <w:noWrap/>
            <w:vAlign w:val="center"/>
          </w:tcPr>
          <w:p w14:paraId="0DE1BA9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09E8D5C9">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0F978109">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92" w:type="dxa"/>
            <w:noWrap/>
            <w:vAlign w:val="center"/>
          </w:tcPr>
          <w:p w14:paraId="27860E9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r>
      <w:tr w14:paraId="59D90F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jc w:val="center"/>
        </w:trPr>
        <w:tc>
          <w:tcPr>
            <w:tcW w:w="2944" w:type="dxa"/>
            <w:vAlign w:val="center"/>
          </w:tcPr>
          <w:p w14:paraId="40B99C13">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9、其他短期薪酬</w:t>
            </w:r>
          </w:p>
        </w:tc>
        <w:tc>
          <w:tcPr>
            <w:tcW w:w="1560" w:type="dxa"/>
            <w:noWrap/>
            <w:vAlign w:val="center"/>
          </w:tcPr>
          <w:p w14:paraId="012B1DC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2FDC514B">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86,842.70</w:t>
            </w:r>
          </w:p>
        </w:tc>
        <w:tc>
          <w:tcPr>
            <w:tcW w:w="1559" w:type="dxa"/>
            <w:noWrap/>
            <w:vAlign w:val="center"/>
          </w:tcPr>
          <w:p w14:paraId="78F8B7E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86,842.70</w:t>
            </w:r>
          </w:p>
        </w:tc>
        <w:tc>
          <w:tcPr>
            <w:tcW w:w="1592" w:type="dxa"/>
            <w:noWrap/>
            <w:vAlign w:val="center"/>
          </w:tcPr>
          <w:p w14:paraId="73FA9AD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r>
      <w:tr w14:paraId="338FE3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6091F36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60" w:type="dxa"/>
            <w:noWrap/>
            <w:vAlign w:val="center"/>
          </w:tcPr>
          <w:p w14:paraId="23AC360E">
            <w:pPr>
              <w:jc w:val="right"/>
              <w:rPr>
                <w:rFonts w:ascii="Arial Narrow" w:hAnsi="Arial Narrow" w:cs="宋体"/>
                <w:b/>
                <w:bCs/>
                <w:color w:val="000000"/>
                <w:szCs w:val="21"/>
              </w:rPr>
            </w:pPr>
            <w:r>
              <w:rPr>
                <w:rFonts w:ascii="Arial Narrow" w:hAnsi="Arial Narrow"/>
                <w:b/>
                <w:bCs/>
                <w:color w:val="000000"/>
                <w:szCs w:val="21"/>
              </w:rPr>
              <w:t>16,058,287.94</w:t>
            </w:r>
          </w:p>
        </w:tc>
        <w:tc>
          <w:tcPr>
            <w:tcW w:w="1559" w:type="dxa"/>
            <w:noWrap/>
            <w:vAlign w:val="center"/>
          </w:tcPr>
          <w:p w14:paraId="46EC9D35">
            <w:pPr>
              <w:jc w:val="right"/>
              <w:rPr>
                <w:rFonts w:hint="eastAsia" w:ascii="Arial Narrow" w:hAnsi="Arial Narrow" w:eastAsia="宋体"/>
                <w:b/>
                <w:color w:val="000000"/>
                <w:szCs w:val="21"/>
                <w:lang w:eastAsia="zh-CN"/>
              </w:rPr>
            </w:pPr>
            <w:r>
              <w:rPr>
                <w:rFonts w:hint="eastAsia" w:ascii="Arial Narrow" w:hAnsi="Arial Narrow"/>
                <w:b/>
                <w:color w:val="000000"/>
                <w:szCs w:val="21"/>
              </w:rPr>
              <w:t>206,259,763.06</w:t>
            </w:r>
          </w:p>
        </w:tc>
        <w:tc>
          <w:tcPr>
            <w:tcW w:w="1559" w:type="dxa"/>
            <w:noWrap/>
            <w:vAlign w:val="center"/>
          </w:tcPr>
          <w:p w14:paraId="574ADB57">
            <w:pPr>
              <w:jc w:val="right"/>
              <w:rPr>
                <w:rFonts w:hint="eastAsia" w:ascii="Arial Narrow" w:hAnsi="Arial Narrow" w:eastAsia="宋体"/>
                <w:b/>
                <w:color w:val="000000"/>
                <w:szCs w:val="21"/>
                <w:lang w:eastAsia="zh-CN"/>
              </w:rPr>
            </w:pPr>
            <w:r>
              <w:rPr>
                <w:rFonts w:hint="eastAsia" w:ascii="Arial Narrow" w:hAnsi="Arial Narrow"/>
                <w:b/>
                <w:color w:val="000000"/>
                <w:szCs w:val="21"/>
              </w:rPr>
              <w:t>192,768,461.50</w:t>
            </w:r>
          </w:p>
        </w:tc>
        <w:tc>
          <w:tcPr>
            <w:tcW w:w="1592" w:type="dxa"/>
            <w:noWrap/>
            <w:vAlign w:val="center"/>
          </w:tcPr>
          <w:p w14:paraId="20A69C58">
            <w:pPr>
              <w:jc w:val="right"/>
              <w:rPr>
                <w:rFonts w:hint="eastAsia" w:ascii="Arial Narrow" w:hAnsi="Arial Narrow" w:eastAsia="宋体"/>
                <w:b/>
                <w:color w:val="000000"/>
                <w:szCs w:val="21"/>
                <w:lang w:eastAsia="zh-CN"/>
              </w:rPr>
            </w:pPr>
            <w:r>
              <w:rPr>
                <w:rFonts w:hint="eastAsia" w:ascii="Arial Narrow" w:hAnsi="Arial Narrow"/>
                <w:b/>
                <w:color w:val="000000"/>
                <w:szCs w:val="21"/>
              </w:rPr>
              <w:t>29,549,589.50</w:t>
            </w:r>
          </w:p>
        </w:tc>
      </w:tr>
    </w:tbl>
    <w:p w14:paraId="45CDEB20">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（3）设定提存计划列示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560"/>
        <w:gridCol w:w="1559"/>
        <w:gridCol w:w="1559"/>
        <w:gridCol w:w="1592"/>
      </w:tblGrid>
      <w:tr w14:paraId="5EC022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944" w:type="dxa"/>
            <w:noWrap/>
            <w:vAlign w:val="center"/>
          </w:tcPr>
          <w:p w14:paraId="0139DB6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60" w:type="dxa"/>
            <w:noWrap/>
            <w:vAlign w:val="center"/>
          </w:tcPr>
          <w:p w14:paraId="2C3D33B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559" w:type="dxa"/>
            <w:noWrap/>
            <w:vAlign w:val="center"/>
          </w:tcPr>
          <w:p w14:paraId="20388E4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559" w:type="dxa"/>
            <w:vAlign w:val="center"/>
          </w:tcPr>
          <w:p w14:paraId="643C710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592" w:type="dxa"/>
            <w:noWrap/>
            <w:vAlign w:val="center"/>
          </w:tcPr>
          <w:p w14:paraId="3D8750B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7059175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072B8DBA">
            <w:pP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1、基本养老保险</w:t>
            </w:r>
          </w:p>
        </w:tc>
        <w:tc>
          <w:tcPr>
            <w:tcW w:w="1560" w:type="dxa"/>
            <w:noWrap/>
            <w:vAlign w:val="bottom"/>
          </w:tcPr>
          <w:p w14:paraId="51B1AA8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1,210,186.75</w:t>
            </w:r>
          </w:p>
        </w:tc>
        <w:tc>
          <w:tcPr>
            <w:tcW w:w="1559" w:type="dxa"/>
            <w:noWrap/>
            <w:vAlign w:val="bottom"/>
          </w:tcPr>
          <w:p w14:paraId="15E45BC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25,392,302.89</w:t>
            </w:r>
          </w:p>
        </w:tc>
        <w:tc>
          <w:tcPr>
            <w:tcW w:w="1559" w:type="dxa"/>
            <w:noWrap/>
            <w:vAlign w:val="bottom"/>
          </w:tcPr>
          <w:p w14:paraId="2016F3A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25,525,856.66</w:t>
            </w:r>
          </w:p>
        </w:tc>
        <w:tc>
          <w:tcPr>
            <w:tcW w:w="1592" w:type="dxa"/>
            <w:noWrap/>
            <w:vAlign w:val="bottom"/>
          </w:tcPr>
          <w:p w14:paraId="55C7BE5F">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1,076,632.98</w:t>
            </w:r>
          </w:p>
        </w:tc>
      </w:tr>
      <w:tr w14:paraId="67D162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522EE875">
            <w:pP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2、失业保险费</w:t>
            </w:r>
          </w:p>
        </w:tc>
        <w:tc>
          <w:tcPr>
            <w:tcW w:w="1560" w:type="dxa"/>
            <w:noWrap/>
            <w:vAlign w:val="bottom"/>
          </w:tcPr>
          <w:p w14:paraId="039E31F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37,363.52</w:t>
            </w:r>
          </w:p>
        </w:tc>
        <w:tc>
          <w:tcPr>
            <w:tcW w:w="1559" w:type="dxa"/>
            <w:noWrap/>
            <w:vAlign w:val="bottom"/>
          </w:tcPr>
          <w:p w14:paraId="2822EEF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888,754.12</w:t>
            </w:r>
          </w:p>
        </w:tc>
        <w:tc>
          <w:tcPr>
            <w:tcW w:w="1559" w:type="dxa"/>
            <w:noWrap/>
            <w:vAlign w:val="bottom"/>
          </w:tcPr>
          <w:p w14:paraId="1F16A78E">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893,338.84</w:t>
            </w:r>
          </w:p>
        </w:tc>
        <w:tc>
          <w:tcPr>
            <w:tcW w:w="1592" w:type="dxa"/>
            <w:noWrap/>
            <w:vAlign w:val="bottom"/>
          </w:tcPr>
          <w:p w14:paraId="706B738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32,778.80</w:t>
            </w:r>
          </w:p>
        </w:tc>
      </w:tr>
      <w:tr w14:paraId="4DA9B1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3D0D4FD7">
            <w:pP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3、企业年金缴费</w:t>
            </w:r>
          </w:p>
        </w:tc>
        <w:tc>
          <w:tcPr>
            <w:tcW w:w="1560" w:type="dxa"/>
            <w:noWrap/>
            <w:vAlign w:val="bottom"/>
          </w:tcPr>
          <w:p w14:paraId="2C2B3830">
            <w:pPr>
              <w:jc w:val="right"/>
              <w:rPr>
                <w:rFonts w:ascii="Arial Narrow" w:hAnsi="Arial Narrow"/>
                <w:color w:val="000000"/>
                <w:szCs w:val="21"/>
              </w:rPr>
            </w:pPr>
          </w:p>
        </w:tc>
        <w:tc>
          <w:tcPr>
            <w:tcW w:w="1559" w:type="dxa"/>
            <w:noWrap/>
            <w:vAlign w:val="bottom"/>
          </w:tcPr>
          <w:p w14:paraId="4385F69A">
            <w:pPr>
              <w:jc w:val="right"/>
              <w:rPr>
                <w:rFonts w:ascii="Arial Narrow" w:hAnsi="Arial Narrow"/>
                <w:color w:val="000000"/>
                <w:szCs w:val="21"/>
              </w:rPr>
            </w:pPr>
          </w:p>
        </w:tc>
        <w:tc>
          <w:tcPr>
            <w:tcW w:w="1559" w:type="dxa"/>
            <w:noWrap/>
            <w:vAlign w:val="bottom"/>
          </w:tcPr>
          <w:p w14:paraId="3538ADAB">
            <w:pPr>
              <w:jc w:val="right"/>
              <w:rPr>
                <w:rFonts w:ascii="Arial Narrow" w:hAnsi="Arial Narrow"/>
                <w:color w:val="000000"/>
                <w:szCs w:val="21"/>
              </w:rPr>
            </w:pPr>
          </w:p>
        </w:tc>
        <w:tc>
          <w:tcPr>
            <w:tcW w:w="1592" w:type="dxa"/>
            <w:noWrap/>
            <w:vAlign w:val="bottom"/>
          </w:tcPr>
          <w:p w14:paraId="65EB5E8D">
            <w:pPr>
              <w:jc w:val="right"/>
              <w:rPr>
                <w:rFonts w:ascii="Arial Narrow" w:hAnsi="Arial Narrow"/>
                <w:color w:val="000000"/>
                <w:szCs w:val="21"/>
              </w:rPr>
            </w:pPr>
          </w:p>
        </w:tc>
      </w:tr>
      <w:tr w14:paraId="7D0C51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0EDA12B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60" w:type="dxa"/>
            <w:noWrap/>
            <w:vAlign w:val="bottom"/>
          </w:tcPr>
          <w:p w14:paraId="0661243A">
            <w:pPr>
              <w:jc w:val="right"/>
              <w:rPr>
                <w:rFonts w:ascii="Arial Narrow" w:hAnsi="Arial Narrow"/>
                <w:b/>
                <w:color w:val="000000"/>
                <w:szCs w:val="21"/>
              </w:rPr>
            </w:pPr>
            <w:r>
              <w:rPr>
                <w:rFonts w:ascii="Arial Narrow" w:hAnsi="Arial Narrow"/>
                <w:b/>
                <w:color w:val="000000"/>
                <w:szCs w:val="21"/>
              </w:rPr>
              <w:t>1,247,550.27</w:t>
            </w:r>
          </w:p>
        </w:tc>
        <w:tc>
          <w:tcPr>
            <w:tcW w:w="1559" w:type="dxa"/>
            <w:noWrap/>
            <w:vAlign w:val="bottom"/>
          </w:tcPr>
          <w:p w14:paraId="03AD3F9A">
            <w:pPr>
              <w:jc w:val="right"/>
              <w:rPr>
                <w:rFonts w:hint="eastAsia" w:ascii="Arial Narrow" w:hAnsi="Arial Narrow" w:eastAsia="宋体"/>
                <w:b/>
                <w:color w:val="000000"/>
                <w:szCs w:val="21"/>
                <w:lang w:eastAsia="zh-CN"/>
              </w:rPr>
            </w:pPr>
            <w:r>
              <w:rPr>
                <w:rFonts w:hint="eastAsia" w:ascii="Arial Narrow" w:hAnsi="Arial Narrow"/>
                <w:b/>
                <w:color w:val="000000"/>
                <w:szCs w:val="21"/>
              </w:rPr>
              <w:t>26,281,057.01</w:t>
            </w:r>
          </w:p>
        </w:tc>
        <w:tc>
          <w:tcPr>
            <w:tcW w:w="1559" w:type="dxa"/>
            <w:noWrap/>
            <w:vAlign w:val="bottom"/>
          </w:tcPr>
          <w:p w14:paraId="720B57A0">
            <w:pPr>
              <w:jc w:val="right"/>
              <w:rPr>
                <w:rFonts w:hint="eastAsia" w:ascii="Arial Narrow" w:hAnsi="Arial Narrow" w:eastAsia="宋体"/>
                <w:b/>
                <w:color w:val="000000"/>
                <w:szCs w:val="21"/>
                <w:lang w:eastAsia="zh-CN"/>
              </w:rPr>
            </w:pPr>
            <w:r>
              <w:rPr>
                <w:rFonts w:hint="eastAsia" w:ascii="Arial Narrow" w:hAnsi="Arial Narrow"/>
                <w:b/>
                <w:color w:val="000000"/>
                <w:szCs w:val="21"/>
              </w:rPr>
              <w:t>26,419,195.50</w:t>
            </w:r>
          </w:p>
        </w:tc>
        <w:tc>
          <w:tcPr>
            <w:tcW w:w="1592" w:type="dxa"/>
            <w:noWrap/>
            <w:vAlign w:val="bottom"/>
          </w:tcPr>
          <w:p w14:paraId="09235506">
            <w:pPr>
              <w:jc w:val="right"/>
              <w:rPr>
                <w:rFonts w:hint="eastAsia" w:ascii="Arial Narrow" w:hAnsi="Arial Narrow" w:eastAsia="宋体"/>
                <w:b/>
                <w:color w:val="000000"/>
                <w:szCs w:val="21"/>
                <w:lang w:eastAsia="zh-CN"/>
              </w:rPr>
            </w:pPr>
            <w:r>
              <w:rPr>
                <w:rFonts w:ascii="Arial Narrow" w:hAnsi="Arial Narrow"/>
                <w:b/>
                <w:color w:val="000000"/>
                <w:szCs w:val="21"/>
              </w:rPr>
              <w:t>1,109,411.78</w:t>
            </w:r>
          </w:p>
        </w:tc>
      </w:tr>
    </w:tbl>
    <w:p w14:paraId="7AA36283">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27</w:t>
      </w:r>
      <w:r>
        <w:rPr>
          <w:rFonts w:cs="Arial" w:asciiTheme="minorEastAsia" w:hAnsiTheme="minorEastAsia" w:eastAsiaTheme="minorEastAsia"/>
          <w:b/>
          <w:szCs w:val="21"/>
        </w:rPr>
        <w:t>、应交税费</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20"/>
        <w:gridCol w:w="2552"/>
        <w:gridCol w:w="2442"/>
      </w:tblGrid>
      <w:tr w14:paraId="2D7F05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4220" w:type="dxa"/>
            <w:noWrap/>
            <w:vAlign w:val="center"/>
          </w:tcPr>
          <w:p w14:paraId="3346D94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2" w:type="dxa"/>
            <w:noWrap/>
            <w:vAlign w:val="center"/>
          </w:tcPr>
          <w:p w14:paraId="7D93B23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442" w:type="dxa"/>
            <w:noWrap/>
            <w:vAlign w:val="center"/>
          </w:tcPr>
          <w:p w14:paraId="11C8E92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37BD5C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22199B79">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增值税</w:t>
            </w:r>
          </w:p>
        </w:tc>
        <w:tc>
          <w:tcPr>
            <w:tcW w:w="2552" w:type="dxa"/>
            <w:noWrap/>
            <w:vAlign w:val="center"/>
          </w:tcPr>
          <w:p w14:paraId="20D42678">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3,454,529.20</w:t>
            </w:r>
          </w:p>
        </w:tc>
        <w:tc>
          <w:tcPr>
            <w:tcW w:w="2442" w:type="dxa"/>
            <w:noWrap/>
            <w:vAlign w:val="center"/>
          </w:tcPr>
          <w:p w14:paraId="1E1B4F56">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3,026,320.79</w:t>
            </w:r>
          </w:p>
        </w:tc>
      </w:tr>
      <w:tr w14:paraId="630F67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330F0845">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企业所得税</w:t>
            </w:r>
          </w:p>
        </w:tc>
        <w:tc>
          <w:tcPr>
            <w:tcW w:w="2552" w:type="dxa"/>
            <w:noWrap/>
            <w:vAlign w:val="center"/>
          </w:tcPr>
          <w:p w14:paraId="5D1C975D">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1,909,887.36</w:t>
            </w:r>
          </w:p>
        </w:tc>
        <w:tc>
          <w:tcPr>
            <w:tcW w:w="2442" w:type="dxa"/>
            <w:noWrap/>
            <w:vAlign w:val="center"/>
          </w:tcPr>
          <w:p w14:paraId="20FB00F5">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1,895,022.99</w:t>
            </w:r>
          </w:p>
        </w:tc>
      </w:tr>
      <w:tr w14:paraId="134081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210ADBC1">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个人所得税</w:t>
            </w:r>
          </w:p>
        </w:tc>
        <w:tc>
          <w:tcPr>
            <w:tcW w:w="2552" w:type="dxa"/>
            <w:noWrap/>
            <w:vAlign w:val="center"/>
          </w:tcPr>
          <w:p w14:paraId="2CAC5A56">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717,085.88</w:t>
            </w:r>
          </w:p>
        </w:tc>
        <w:tc>
          <w:tcPr>
            <w:tcW w:w="2442" w:type="dxa"/>
            <w:noWrap/>
            <w:vAlign w:val="center"/>
          </w:tcPr>
          <w:p w14:paraId="59B6CA92">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351,376.51</w:t>
            </w:r>
          </w:p>
        </w:tc>
      </w:tr>
      <w:tr w14:paraId="73BAC8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3A0EB810">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城市维护建设税</w:t>
            </w:r>
          </w:p>
        </w:tc>
        <w:tc>
          <w:tcPr>
            <w:tcW w:w="2552" w:type="dxa"/>
            <w:noWrap/>
            <w:vAlign w:val="center"/>
          </w:tcPr>
          <w:p w14:paraId="09A8344F">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426,435.86</w:t>
            </w:r>
          </w:p>
        </w:tc>
        <w:tc>
          <w:tcPr>
            <w:tcW w:w="2442" w:type="dxa"/>
            <w:noWrap/>
            <w:vAlign w:val="center"/>
          </w:tcPr>
          <w:p w14:paraId="32625C0E">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403,402.99</w:t>
            </w:r>
          </w:p>
        </w:tc>
      </w:tr>
      <w:tr w14:paraId="121C70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2E644C30">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教育费附加</w:t>
            </w:r>
          </w:p>
        </w:tc>
        <w:tc>
          <w:tcPr>
            <w:tcW w:w="2552" w:type="dxa"/>
            <w:noWrap/>
            <w:vAlign w:val="center"/>
          </w:tcPr>
          <w:p w14:paraId="5F436A7C">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188,779.54</w:t>
            </w:r>
          </w:p>
        </w:tc>
        <w:tc>
          <w:tcPr>
            <w:tcW w:w="2442" w:type="dxa"/>
            <w:noWrap/>
            <w:vAlign w:val="center"/>
          </w:tcPr>
          <w:p w14:paraId="3E59B47E">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295,076.02</w:t>
            </w:r>
          </w:p>
        </w:tc>
      </w:tr>
      <w:tr w14:paraId="2A4783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4A6BF119">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地方教育费附加</w:t>
            </w:r>
          </w:p>
        </w:tc>
        <w:tc>
          <w:tcPr>
            <w:tcW w:w="2552" w:type="dxa"/>
            <w:noWrap/>
            <w:vAlign w:val="center"/>
          </w:tcPr>
          <w:p w14:paraId="59A1A399">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122,429.86</w:t>
            </w:r>
          </w:p>
        </w:tc>
        <w:tc>
          <w:tcPr>
            <w:tcW w:w="2442" w:type="dxa"/>
            <w:noWrap/>
            <w:vAlign w:val="center"/>
          </w:tcPr>
          <w:p w14:paraId="59BB63ED">
            <w:pPr>
              <w:jc w:val="right"/>
              <w:rPr>
                <w:rFonts w:ascii="Arial Narrow" w:hAnsi="Arial Narrow" w:cs="宋体"/>
                <w:color w:val="000000"/>
                <w:szCs w:val="21"/>
              </w:rPr>
            </w:pPr>
          </w:p>
        </w:tc>
      </w:tr>
      <w:tr w14:paraId="6D8671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5B20DCE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房产税</w:t>
            </w:r>
          </w:p>
        </w:tc>
        <w:tc>
          <w:tcPr>
            <w:tcW w:w="2552" w:type="dxa"/>
            <w:noWrap/>
            <w:vAlign w:val="center"/>
          </w:tcPr>
          <w:p w14:paraId="0B5CBAF6">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37,976.08</w:t>
            </w:r>
          </w:p>
        </w:tc>
        <w:tc>
          <w:tcPr>
            <w:tcW w:w="2442" w:type="dxa"/>
            <w:noWrap/>
            <w:vAlign w:val="center"/>
          </w:tcPr>
          <w:p w14:paraId="65921281">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65,479.39</w:t>
            </w:r>
          </w:p>
        </w:tc>
      </w:tr>
      <w:tr w14:paraId="4467FC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5503BD9A">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印花税</w:t>
            </w:r>
          </w:p>
        </w:tc>
        <w:tc>
          <w:tcPr>
            <w:tcW w:w="2552" w:type="dxa"/>
            <w:noWrap/>
            <w:vAlign w:val="center"/>
          </w:tcPr>
          <w:p w14:paraId="554C07BD">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115,948.40</w:t>
            </w:r>
          </w:p>
        </w:tc>
        <w:tc>
          <w:tcPr>
            <w:tcW w:w="2442" w:type="dxa"/>
            <w:noWrap/>
            <w:vAlign w:val="center"/>
          </w:tcPr>
          <w:p w14:paraId="370F5A41">
            <w:pPr>
              <w:jc w:val="right"/>
              <w:rPr>
                <w:rFonts w:ascii="Arial Narrow" w:hAnsi="Arial Narrow"/>
                <w:color w:val="000000"/>
                <w:szCs w:val="21"/>
              </w:rPr>
            </w:pPr>
          </w:p>
        </w:tc>
      </w:tr>
      <w:tr w14:paraId="740562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2C555544">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其他</w:t>
            </w:r>
          </w:p>
        </w:tc>
        <w:tc>
          <w:tcPr>
            <w:tcW w:w="2552" w:type="dxa"/>
            <w:noWrap/>
            <w:vAlign w:val="center"/>
          </w:tcPr>
          <w:p w14:paraId="6E75800E">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32,543.66</w:t>
            </w:r>
          </w:p>
        </w:tc>
        <w:tc>
          <w:tcPr>
            <w:tcW w:w="2442" w:type="dxa"/>
            <w:noWrap/>
            <w:vAlign w:val="center"/>
          </w:tcPr>
          <w:p w14:paraId="03ACCBD8">
            <w:pPr>
              <w:keepNext w:val="0"/>
              <w:keepLines w:val="0"/>
              <w:widowControl/>
              <w:suppressLineNumbers w:val="0"/>
              <w:jc w:val="right"/>
              <w:textAlignment w:val="bottom"/>
              <w:rPr>
                <w:rFonts w:ascii="Arial Narrow" w:hAnsi="Arial Narrow"/>
                <w:color w:val="000000"/>
                <w:szCs w:val="21"/>
              </w:rPr>
            </w:pPr>
            <w:r>
              <w:rPr>
                <w:rFonts w:hint="default" w:ascii="Arial Narrow" w:hAnsi="Arial Narrow" w:eastAsia="Arial Narrow" w:cs="Arial Narrow"/>
                <w:i w:val="0"/>
                <w:iCs w:val="0"/>
                <w:color w:val="000000"/>
                <w:kern w:val="0"/>
                <w:sz w:val="21"/>
                <w:szCs w:val="21"/>
                <w:u w:val="none"/>
                <w:lang w:val="en-US" w:eastAsia="zh-CN" w:bidi="ar"/>
              </w:rPr>
              <w:t>255,234.61</w:t>
            </w:r>
          </w:p>
        </w:tc>
      </w:tr>
      <w:tr w14:paraId="0E394CD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0DF23FD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2" w:type="dxa"/>
            <w:noWrap/>
            <w:vAlign w:val="center"/>
          </w:tcPr>
          <w:p w14:paraId="680307E4">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7,005,615.84</w:t>
            </w:r>
          </w:p>
        </w:tc>
        <w:tc>
          <w:tcPr>
            <w:tcW w:w="2442" w:type="dxa"/>
            <w:noWrap/>
            <w:vAlign w:val="center"/>
          </w:tcPr>
          <w:p w14:paraId="53125DD7">
            <w:pPr>
              <w:keepNext w:val="0"/>
              <w:keepLines w:val="0"/>
              <w:widowControl/>
              <w:suppressLineNumbers w:val="0"/>
              <w:jc w:val="right"/>
              <w:textAlignment w:val="bottom"/>
              <w:rPr>
                <w:rFonts w:ascii="Arial Narrow" w:hAnsi="Arial Narrow" w:cs="宋体"/>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6,291,913.30</w:t>
            </w:r>
          </w:p>
        </w:tc>
      </w:tr>
    </w:tbl>
    <w:p w14:paraId="161566C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28</w:t>
      </w:r>
      <w:r>
        <w:rPr>
          <w:rFonts w:cs="Arial" w:asciiTheme="minorEastAsia" w:hAnsiTheme="minorEastAsia" w:eastAsiaTheme="minorEastAsia"/>
          <w:b/>
          <w:szCs w:val="21"/>
        </w:rPr>
        <w:t>、其他应付款</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20"/>
        <w:gridCol w:w="2552"/>
        <w:gridCol w:w="2442"/>
      </w:tblGrid>
      <w:tr w14:paraId="60E74E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tblHeader/>
          <w:jc w:val="center"/>
        </w:trPr>
        <w:tc>
          <w:tcPr>
            <w:tcW w:w="4220" w:type="dxa"/>
            <w:noWrap/>
            <w:vAlign w:val="center"/>
          </w:tcPr>
          <w:p w14:paraId="44A96E9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2" w:type="dxa"/>
            <w:noWrap/>
            <w:vAlign w:val="center"/>
          </w:tcPr>
          <w:p w14:paraId="15A1B0D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2442" w:type="dxa"/>
            <w:noWrap/>
            <w:vAlign w:val="center"/>
          </w:tcPr>
          <w:p w14:paraId="27389ED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86668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vAlign w:val="center"/>
          </w:tcPr>
          <w:p w14:paraId="43D7862F">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应付利息</w:t>
            </w:r>
          </w:p>
        </w:tc>
        <w:tc>
          <w:tcPr>
            <w:tcW w:w="2552" w:type="dxa"/>
            <w:noWrap/>
            <w:vAlign w:val="center"/>
          </w:tcPr>
          <w:p w14:paraId="728E3969">
            <w:pPr>
              <w:widowControl/>
              <w:spacing w:line="400" w:lineRule="exact"/>
              <w:jc w:val="right"/>
              <w:rPr>
                <w:rFonts w:hint="eastAsia" w:cs="Arial" w:asciiTheme="minorEastAsia" w:hAnsiTheme="minorEastAsia" w:eastAsiaTheme="minorEastAsia"/>
                <w:kern w:val="0"/>
                <w:szCs w:val="21"/>
              </w:rPr>
            </w:pPr>
          </w:p>
        </w:tc>
        <w:tc>
          <w:tcPr>
            <w:tcW w:w="2442" w:type="dxa"/>
            <w:noWrap/>
            <w:vAlign w:val="center"/>
          </w:tcPr>
          <w:p w14:paraId="4B3C82A5">
            <w:pPr>
              <w:widowControl/>
              <w:spacing w:line="400" w:lineRule="exact"/>
              <w:jc w:val="right"/>
              <w:rPr>
                <w:rFonts w:hint="eastAsia" w:cs="Arial" w:asciiTheme="minorEastAsia" w:hAnsiTheme="minorEastAsia" w:eastAsiaTheme="minorEastAsia"/>
                <w:kern w:val="0"/>
                <w:szCs w:val="21"/>
              </w:rPr>
            </w:pPr>
          </w:p>
        </w:tc>
      </w:tr>
      <w:tr w14:paraId="68165E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90" w:hRule="atLeast"/>
          <w:jc w:val="center"/>
        </w:trPr>
        <w:tc>
          <w:tcPr>
            <w:tcW w:w="4220" w:type="dxa"/>
            <w:noWrap/>
            <w:vAlign w:val="center"/>
          </w:tcPr>
          <w:p w14:paraId="5072E8C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应付股利</w:t>
            </w:r>
          </w:p>
        </w:tc>
        <w:tc>
          <w:tcPr>
            <w:tcW w:w="2552" w:type="dxa"/>
            <w:noWrap/>
            <w:vAlign w:val="center"/>
          </w:tcPr>
          <w:p w14:paraId="5E897E4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2442" w:type="dxa"/>
            <w:noWrap/>
            <w:vAlign w:val="center"/>
          </w:tcPr>
          <w:p w14:paraId="52E05C65">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r>
      <w:tr w14:paraId="316E88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vAlign w:val="center"/>
          </w:tcPr>
          <w:p w14:paraId="16777081">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其他应付款</w:t>
            </w:r>
          </w:p>
        </w:tc>
        <w:tc>
          <w:tcPr>
            <w:tcW w:w="2552" w:type="dxa"/>
            <w:noWrap/>
            <w:vAlign w:val="center"/>
          </w:tcPr>
          <w:p w14:paraId="7A6F3B84">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91,286,006.67</w:t>
            </w:r>
          </w:p>
        </w:tc>
        <w:tc>
          <w:tcPr>
            <w:tcW w:w="2442" w:type="dxa"/>
            <w:noWrap/>
            <w:vAlign w:val="center"/>
          </w:tcPr>
          <w:p w14:paraId="2D7D82F0">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55,445,252.69</w:t>
            </w:r>
          </w:p>
        </w:tc>
      </w:tr>
      <w:tr w14:paraId="19928D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vAlign w:val="center"/>
          </w:tcPr>
          <w:p w14:paraId="46B9238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2" w:type="dxa"/>
            <w:noWrap/>
            <w:vAlign w:val="center"/>
          </w:tcPr>
          <w:p w14:paraId="5B17DF19">
            <w:pPr>
              <w:pStyle w:val="71"/>
              <w:spacing w:before="186" w:line="211" w:lineRule="auto"/>
              <w:jc w:val="right"/>
              <w:rPr>
                <w:rFonts w:hint="eastAsia" w:eastAsia="宋体"/>
                <w:spacing w:val="-1"/>
                <w:sz w:val="21"/>
                <w:szCs w:val="21"/>
                <w:lang w:eastAsia="zh-CN"/>
              </w:rPr>
            </w:pPr>
            <w:r>
              <w:rPr>
                <w:rFonts w:hint="eastAsia"/>
                <w:b/>
                <w:bCs/>
                <w:spacing w:val="-1"/>
                <w:sz w:val="21"/>
                <w:szCs w:val="21"/>
              </w:rPr>
              <w:t>91,286,006.67</w:t>
            </w:r>
          </w:p>
        </w:tc>
        <w:tc>
          <w:tcPr>
            <w:tcW w:w="2442" w:type="dxa"/>
            <w:noWrap/>
            <w:vAlign w:val="center"/>
          </w:tcPr>
          <w:p w14:paraId="596D8FD5">
            <w:pPr>
              <w:pStyle w:val="71"/>
              <w:spacing w:before="192" w:line="206" w:lineRule="auto"/>
              <w:jc w:val="right"/>
              <w:rPr>
                <w:sz w:val="21"/>
                <w:szCs w:val="21"/>
              </w:rPr>
            </w:pPr>
            <w:r>
              <w:rPr>
                <w:b/>
                <w:bCs/>
                <w:spacing w:val="-1"/>
                <w:sz w:val="21"/>
                <w:szCs w:val="21"/>
              </w:rPr>
              <w:t>55,445,252.69</w:t>
            </w:r>
          </w:p>
        </w:tc>
      </w:tr>
    </w:tbl>
    <w:p w14:paraId="579471C6">
      <w:pPr>
        <w:tabs>
          <w:tab w:val="left" w:pos="8945"/>
        </w:tabs>
        <w:spacing w:line="400" w:lineRule="exact"/>
        <w:ind w:firstLine="422" w:firstLineChars="200"/>
        <w:outlineLvl w:val="1"/>
        <w:rPr>
          <w:rFonts w:hint="eastAsia" w:cs="Arial" w:asciiTheme="minorEastAsia" w:hAnsiTheme="minorEastAsia" w:eastAsiaTheme="minorEastAsia"/>
          <w:b/>
          <w:szCs w:val="21"/>
        </w:rPr>
      </w:pPr>
      <w:bookmarkStart w:id="77" w:name="OLE_LINK50"/>
      <w:r>
        <w:rPr>
          <w:rFonts w:cs="Arial" w:asciiTheme="minorEastAsia" w:hAnsiTheme="minorEastAsia" w:eastAsiaTheme="minorEastAsia"/>
          <w:b/>
          <w:szCs w:val="21"/>
        </w:rPr>
        <w:t>（</w:t>
      </w:r>
      <w:r>
        <w:rPr>
          <w:rFonts w:hint="eastAsia" w:cs="Arial" w:asciiTheme="minorEastAsia" w:hAnsiTheme="minorEastAsia" w:eastAsiaTheme="minorEastAsia"/>
          <w:b/>
          <w:szCs w:val="21"/>
        </w:rPr>
        <w:t>1</w:t>
      </w:r>
      <w:r>
        <w:rPr>
          <w:rFonts w:cs="Arial" w:asciiTheme="minorEastAsia" w:hAnsiTheme="minorEastAsia" w:eastAsiaTheme="minorEastAsia"/>
          <w:b/>
          <w:szCs w:val="21"/>
        </w:rPr>
        <w:t>）其他应付款</w:t>
      </w:r>
    </w:p>
    <w:p w14:paraId="4401F539">
      <w:pPr>
        <w:tabs>
          <w:tab w:val="left" w:pos="8945"/>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按款项性质列示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20"/>
        <w:gridCol w:w="2410"/>
        <w:gridCol w:w="2584"/>
      </w:tblGrid>
      <w:tr w14:paraId="12990D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tblHeader/>
          <w:jc w:val="center"/>
        </w:trPr>
        <w:tc>
          <w:tcPr>
            <w:tcW w:w="4220" w:type="dxa"/>
            <w:noWrap/>
            <w:vAlign w:val="center"/>
          </w:tcPr>
          <w:p w14:paraId="45E3177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410" w:type="dxa"/>
            <w:noWrap/>
            <w:vAlign w:val="center"/>
          </w:tcPr>
          <w:p w14:paraId="7590244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584" w:type="dxa"/>
            <w:noWrap/>
            <w:vAlign w:val="center"/>
          </w:tcPr>
          <w:p w14:paraId="67E8190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350470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04E02F4A">
            <w:pPr>
              <w:spacing w:before="148" w:line="218" w:lineRule="auto"/>
              <w:ind w:left="165"/>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企业往来</w:t>
            </w:r>
          </w:p>
        </w:tc>
        <w:tc>
          <w:tcPr>
            <w:tcW w:w="2410" w:type="dxa"/>
            <w:noWrap/>
            <w:vAlign w:val="center"/>
          </w:tcPr>
          <w:p w14:paraId="68E06BB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82,845,725.30</w:t>
            </w:r>
          </w:p>
        </w:tc>
        <w:tc>
          <w:tcPr>
            <w:tcW w:w="2584" w:type="dxa"/>
            <w:noWrap/>
          </w:tcPr>
          <w:p w14:paraId="47F531A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30,983,667.32</w:t>
            </w:r>
          </w:p>
        </w:tc>
      </w:tr>
      <w:tr w14:paraId="16B1C7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71A7C7F2">
            <w:pPr>
              <w:spacing w:before="152" w:line="218" w:lineRule="auto"/>
              <w:ind w:left="161"/>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保证金</w:t>
            </w:r>
          </w:p>
        </w:tc>
        <w:tc>
          <w:tcPr>
            <w:tcW w:w="2410" w:type="dxa"/>
            <w:noWrap/>
            <w:vAlign w:val="center"/>
          </w:tcPr>
          <w:p w14:paraId="6453B60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238,453.00</w:t>
            </w:r>
          </w:p>
        </w:tc>
        <w:tc>
          <w:tcPr>
            <w:tcW w:w="2584" w:type="dxa"/>
            <w:noWrap/>
          </w:tcPr>
          <w:p w14:paraId="7CCF17B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246,853.00</w:t>
            </w:r>
          </w:p>
        </w:tc>
      </w:tr>
      <w:tr w14:paraId="18A2E2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3064BB89">
            <w:pPr>
              <w:spacing w:before="156" w:line="220" w:lineRule="auto"/>
              <w:ind w:left="162"/>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代收代付款项</w:t>
            </w:r>
          </w:p>
        </w:tc>
        <w:tc>
          <w:tcPr>
            <w:tcW w:w="2410" w:type="dxa"/>
            <w:noWrap/>
            <w:vAlign w:val="center"/>
          </w:tcPr>
          <w:p w14:paraId="2411746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1,726,076.88</w:t>
            </w:r>
          </w:p>
        </w:tc>
        <w:tc>
          <w:tcPr>
            <w:tcW w:w="2584" w:type="dxa"/>
            <w:noWrap/>
          </w:tcPr>
          <w:p w14:paraId="5D7BD4D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2,285,558.03</w:t>
            </w:r>
          </w:p>
        </w:tc>
      </w:tr>
      <w:tr w14:paraId="6F68ED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2702E3BB">
            <w:pPr>
              <w:spacing w:before="159" w:line="219" w:lineRule="auto"/>
              <w:ind w:left="165"/>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股东借款</w:t>
            </w:r>
          </w:p>
        </w:tc>
        <w:tc>
          <w:tcPr>
            <w:tcW w:w="2410" w:type="dxa"/>
            <w:noWrap/>
            <w:vAlign w:val="center"/>
          </w:tcPr>
          <w:p w14:paraId="4B20695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2584" w:type="dxa"/>
            <w:noWrap/>
          </w:tcPr>
          <w:p w14:paraId="0EDDC724">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r>
      <w:tr w14:paraId="05B941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3480B06E">
            <w:pPr>
              <w:spacing w:before="163" w:line="218" w:lineRule="auto"/>
              <w:ind w:left="164"/>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w:t>
            </w:r>
          </w:p>
        </w:tc>
        <w:tc>
          <w:tcPr>
            <w:tcW w:w="2410" w:type="dxa"/>
            <w:noWrap/>
            <w:vAlign w:val="center"/>
          </w:tcPr>
          <w:p w14:paraId="2892A5C4">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6,475,751.49</w:t>
            </w:r>
          </w:p>
        </w:tc>
        <w:tc>
          <w:tcPr>
            <w:tcW w:w="2584" w:type="dxa"/>
            <w:noWrap/>
          </w:tcPr>
          <w:p w14:paraId="26CE4326">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21,929,174.34</w:t>
            </w:r>
          </w:p>
        </w:tc>
      </w:tr>
      <w:tr w14:paraId="5F8DFF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vAlign w:val="center"/>
          </w:tcPr>
          <w:p w14:paraId="703BAEF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410" w:type="dxa"/>
            <w:noWrap/>
            <w:vAlign w:val="center"/>
          </w:tcPr>
          <w:p w14:paraId="6664BFDB">
            <w:pPr>
              <w:pStyle w:val="71"/>
              <w:spacing w:before="178" w:line="212" w:lineRule="auto"/>
              <w:jc w:val="right"/>
              <w:rPr>
                <w:rFonts w:hint="eastAsia" w:eastAsia="宋体"/>
                <w:spacing w:val="-1"/>
                <w:sz w:val="21"/>
                <w:szCs w:val="21"/>
                <w:lang w:eastAsia="zh-CN"/>
              </w:rPr>
            </w:pPr>
            <w:r>
              <w:rPr>
                <w:rFonts w:hint="eastAsia"/>
                <w:b/>
                <w:bCs/>
                <w:spacing w:val="-1"/>
                <w:sz w:val="21"/>
                <w:szCs w:val="21"/>
              </w:rPr>
              <w:t>91,286,006.67</w:t>
            </w:r>
          </w:p>
        </w:tc>
        <w:tc>
          <w:tcPr>
            <w:tcW w:w="2584" w:type="dxa"/>
            <w:noWrap/>
          </w:tcPr>
          <w:p w14:paraId="39B6A5C1">
            <w:pPr>
              <w:pStyle w:val="71"/>
              <w:spacing w:before="194" w:line="208" w:lineRule="auto"/>
              <w:jc w:val="right"/>
              <w:rPr>
                <w:sz w:val="21"/>
                <w:szCs w:val="21"/>
              </w:rPr>
            </w:pPr>
            <w:r>
              <w:rPr>
                <w:b/>
                <w:bCs/>
                <w:spacing w:val="-1"/>
                <w:sz w:val="21"/>
                <w:szCs w:val="21"/>
              </w:rPr>
              <w:t>55,445,252.69</w:t>
            </w:r>
          </w:p>
        </w:tc>
      </w:tr>
    </w:tbl>
    <w:p w14:paraId="52811CA4">
      <w:pPr>
        <w:tabs>
          <w:tab w:val="left" w:pos="900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2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②</w:t>
      </w:r>
      <w:r>
        <w:rPr>
          <w:rFonts w:cs="Arial" w:asciiTheme="minorEastAsia" w:hAnsiTheme="minorEastAsia" w:eastAsiaTheme="minorEastAsia"/>
          <w:szCs w:val="21"/>
        </w:rPr>
        <w:fldChar w:fldCharType="end"/>
      </w:r>
      <w:r>
        <w:rPr>
          <w:rFonts w:cs="Arial" w:asciiTheme="minorEastAsia" w:hAnsiTheme="minorEastAsia" w:eastAsiaTheme="minorEastAsia"/>
          <w:szCs w:val="21"/>
        </w:rPr>
        <w:t>账龄超过1年的</w:t>
      </w:r>
      <w:r>
        <w:rPr>
          <w:rFonts w:hint="eastAsia" w:cs="Arial" w:asciiTheme="minorEastAsia" w:hAnsiTheme="minorEastAsia" w:eastAsiaTheme="minorEastAsia"/>
          <w:szCs w:val="21"/>
        </w:rPr>
        <w:t>重要</w:t>
      </w:r>
      <w:r>
        <w:rPr>
          <w:rFonts w:cs="Arial" w:asciiTheme="minorEastAsia" w:hAnsiTheme="minorEastAsia" w:eastAsiaTheme="minorEastAsia"/>
          <w:szCs w:val="21"/>
        </w:rPr>
        <w:t>其他应付款</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53"/>
        <w:gridCol w:w="2410"/>
        <w:gridCol w:w="2551"/>
      </w:tblGrid>
      <w:tr w14:paraId="0938D0F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10" w:hRule="atLeast"/>
          <w:tblHeader/>
        </w:trPr>
        <w:tc>
          <w:tcPr>
            <w:tcW w:w="4253" w:type="dxa"/>
            <w:noWrap/>
            <w:vAlign w:val="center"/>
          </w:tcPr>
          <w:p w14:paraId="4518B768">
            <w:pPr>
              <w:widowControl/>
              <w:spacing w:line="400" w:lineRule="exact"/>
              <w:jc w:val="center"/>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项目</w:t>
            </w:r>
          </w:p>
        </w:tc>
        <w:tc>
          <w:tcPr>
            <w:tcW w:w="2410" w:type="dxa"/>
            <w:noWrap/>
            <w:vAlign w:val="center"/>
          </w:tcPr>
          <w:p w14:paraId="2F4DC90C">
            <w:pPr>
              <w:widowControl/>
              <w:spacing w:line="400" w:lineRule="exact"/>
              <w:jc w:val="center"/>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期末余额</w:t>
            </w:r>
          </w:p>
        </w:tc>
        <w:tc>
          <w:tcPr>
            <w:tcW w:w="2551" w:type="dxa"/>
            <w:noWrap/>
            <w:vAlign w:val="center"/>
          </w:tcPr>
          <w:p w14:paraId="2318D9A1">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未偿还</w:t>
            </w:r>
            <w:r>
              <w:rPr>
                <w:rFonts w:hint="eastAsia" w:cs="Arial" w:asciiTheme="minorEastAsia" w:hAnsiTheme="minorEastAsia" w:eastAsiaTheme="minorEastAsia"/>
                <w:kern w:val="0"/>
                <w:szCs w:val="21"/>
              </w:rPr>
              <w:t>或未结转</w:t>
            </w:r>
            <w:r>
              <w:rPr>
                <w:rFonts w:cs="Arial" w:asciiTheme="minorEastAsia" w:hAnsiTheme="minorEastAsia" w:eastAsiaTheme="minorEastAsia"/>
                <w:kern w:val="0"/>
                <w:szCs w:val="21"/>
              </w:rPr>
              <w:t>的原因</w:t>
            </w:r>
          </w:p>
        </w:tc>
      </w:tr>
      <w:tr w14:paraId="22DEB4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center"/>
          </w:tcPr>
          <w:p w14:paraId="608B81FF">
            <w:pPr>
              <w:widowControl/>
              <w:spacing w:line="400" w:lineRule="exact"/>
              <w:rPr>
                <w:rFonts w:hint="eastAsia" w:cs="Arial" w:asciiTheme="minorEastAsia" w:hAnsiTheme="minorEastAsia" w:eastAsiaTheme="minorEastAsia"/>
                <w:kern w:val="0"/>
                <w:szCs w:val="21"/>
              </w:rPr>
            </w:pPr>
            <w:r>
              <w:rPr>
                <w:rFonts w:hint="eastAsia" w:eastAsiaTheme="minorEastAsia"/>
                <w:lang w:val="en-US" w:eastAsia="zh-CN"/>
              </w:rPr>
              <w:t>第一名</w:t>
            </w:r>
          </w:p>
        </w:tc>
        <w:tc>
          <w:tcPr>
            <w:tcW w:w="2410" w:type="dxa"/>
            <w:noWrap/>
            <w:vAlign w:val="center"/>
          </w:tcPr>
          <w:p w14:paraId="5BF96BBB">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1,257,360.00</w:t>
            </w:r>
          </w:p>
        </w:tc>
        <w:tc>
          <w:tcPr>
            <w:tcW w:w="2551" w:type="dxa"/>
            <w:noWrap/>
            <w:vAlign w:val="center"/>
          </w:tcPr>
          <w:p w14:paraId="1D1D8CC2">
            <w:pPr>
              <w:widowControl/>
              <w:spacing w:line="400" w:lineRule="exact"/>
              <w:jc w:val="center"/>
              <w:rPr>
                <w:rFonts w:hint="default" w:cs="Arial" w:asciiTheme="minorEastAsia" w:hAnsiTheme="minorEastAsia" w:eastAsiaTheme="minorEastAsia"/>
                <w:kern w:val="0"/>
                <w:szCs w:val="21"/>
                <w:lang w:val="en-US" w:eastAsia="zh-CN"/>
              </w:rPr>
            </w:pPr>
            <w:r>
              <w:rPr>
                <w:rFonts w:hint="eastAsia" w:cs="Arial" w:asciiTheme="minorEastAsia" w:hAnsiTheme="minorEastAsia" w:eastAsiaTheme="minorEastAsia"/>
                <w:kern w:val="0"/>
                <w:szCs w:val="21"/>
                <w:lang w:val="en-US" w:eastAsia="zh-CN"/>
              </w:rPr>
              <w:t>未达到结算条件</w:t>
            </w:r>
          </w:p>
        </w:tc>
      </w:tr>
      <w:tr w14:paraId="77FF48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center"/>
          </w:tcPr>
          <w:p w14:paraId="39B7AAAA">
            <w:pPr>
              <w:widowControl/>
              <w:spacing w:line="400" w:lineRule="exact"/>
              <w:rPr>
                <w:rFonts w:hint="eastAsia" w:cs="Arial" w:asciiTheme="minorEastAsia" w:hAnsiTheme="minorEastAsia" w:eastAsiaTheme="minorEastAsia"/>
                <w:kern w:val="0"/>
                <w:szCs w:val="21"/>
              </w:rPr>
            </w:pPr>
            <w:r>
              <w:rPr>
                <w:rFonts w:hint="eastAsia" w:eastAsiaTheme="minorEastAsia"/>
                <w:lang w:val="en-US" w:eastAsia="zh-CN"/>
              </w:rPr>
              <w:t>第二名</w:t>
            </w:r>
          </w:p>
        </w:tc>
        <w:tc>
          <w:tcPr>
            <w:tcW w:w="2410" w:type="dxa"/>
            <w:noWrap/>
            <w:vAlign w:val="center"/>
          </w:tcPr>
          <w:p w14:paraId="1397891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1,055,430.00</w:t>
            </w:r>
          </w:p>
        </w:tc>
        <w:tc>
          <w:tcPr>
            <w:tcW w:w="2551" w:type="dxa"/>
            <w:noWrap/>
            <w:vAlign w:val="center"/>
          </w:tcPr>
          <w:p w14:paraId="14824AD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未达到结算条件</w:t>
            </w:r>
          </w:p>
        </w:tc>
      </w:tr>
      <w:tr w14:paraId="25D7A5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center"/>
          </w:tcPr>
          <w:p w14:paraId="250F71B6">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2410" w:type="dxa"/>
            <w:noWrap/>
            <w:vAlign w:val="center"/>
          </w:tcPr>
          <w:p w14:paraId="6BF30483">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color w:val="000000"/>
                <w:spacing w:val="-1"/>
                <w:kern w:val="0"/>
                <w:szCs w:val="21"/>
                <w:lang w:eastAsia="en-US"/>
              </w:rPr>
              <w:t>2,312,790.00</w:t>
            </w:r>
          </w:p>
        </w:tc>
        <w:tc>
          <w:tcPr>
            <w:tcW w:w="2551" w:type="dxa"/>
            <w:noWrap/>
            <w:vAlign w:val="center"/>
          </w:tcPr>
          <w:p w14:paraId="30A0E1A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b/>
                <w:bCs/>
                <w:kern w:val="0"/>
                <w:szCs w:val="21"/>
              </w:rPr>
              <w:t>——</w:t>
            </w:r>
          </w:p>
        </w:tc>
      </w:tr>
    </w:tbl>
    <w:p w14:paraId="6FF8BC8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29</w:t>
      </w:r>
      <w:r>
        <w:rPr>
          <w:rFonts w:cs="Arial" w:asciiTheme="minorEastAsia" w:hAnsiTheme="minorEastAsia" w:eastAsiaTheme="minorEastAsia"/>
          <w:b/>
          <w:szCs w:val="21"/>
        </w:rPr>
        <w:t>、一年内到期的非流动负债</w:t>
      </w:r>
      <w:bookmarkEnd w:id="77"/>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20"/>
        <w:gridCol w:w="2458"/>
        <w:gridCol w:w="2536"/>
      </w:tblGrid>
      <w:tr w14:paraId="0AEF16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30" w:hRule="atLeast"/>
          <w:tblHeader/>
          <w:jc w:val="center"/>
        </w:trPr>
        <w:tc>
          <w:tcPr>
            <w:tcW w:w="4220" w:type="dxa"/>
            <w:noWrap/>
            <w:vAlign w:val="center"/>
          </w:tcPr>
          <w:p w14:paraId="7871FA6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458" w:type="dxa"/>
            <w:noWrap/>
            <w:vAlign w:val="center"/>
          </w:tcPr>
          <w:p w14:paraId="453141C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536" w:type="dxa"/>
            <w:noWrap/>
            <w:vAlign w:val="center"/>
          </w:tcPr>
          <w:p w14:paraId="23FD4EE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18311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4220" w:type="dxa"/>
            <w:noWrap/>
            <w:vAlign w:val="center"/>
          </w:tcPr>
          <w:p w14:paraId="35E5C95F">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1年内到期的</w:t>
            </w:r>
            <w:r>
              <w:rPr>
                <w:rFonts w:hint="eastAsia" w:cs="Arial" w:asciiTheme="minorEastAsia" w:hAnsiTheme="minorEastAsia" w:eastAsiaTheme="minorEastAsia"/>
                <w:color w:val="auto"/>
                <w:kern w:val="0"/>
                <w:szCs w:val="21"/>
              </w:rPr>
              <w:t>租赁负债</w:t>
            </w:r>
            <w:r>
              <w:rPr>
                <w:rFonts w:cs="Arial" w:asciiTheme="minorEastAsia" w:hAnsiTheme="minorEastAsia" w:eastAsiaTheme="minorEastAsia"/>
                <w:color w:val="auto"/>
                <w:kern w:val="0"/>
                <w:szCs w:val="21"/>
              </w:rPr>
              <w:t>（附注</w:t>
            </w:r>
            <w:r>
              <w:rPr>
                <w:rFonts w:hint="eastAsia" w:cs="Arial" w:asciiTheme="minorEastAsia" w:hAnsiTheme="minorEastAsia" w:eastAsiaTheme="minorEastAsia"/>
                <w:color w:val="auto"/>
                <w:kern w:val="0"/>
                <w:szCs w:val="21"/>
              </w:rPr>
              <w:t>五</w:t>
            </w:r>
            <w:r>
              <w:rPr>
                <w:rFonts w:cs="Arial" w:asciiTheme="minorEastAsia" w:hAnsiTheme="minorEastAsia" w:eastAsiaTheme="minorEastAsia"/>
                <w:color w:val="auto"/>
                <w:kern w:val="0"/>
                <w:szCs w:val="21"/>
              </w:rPr>
              <w:t>、</w:t>
            </w:r>
            <w:r>
              <w:rPr>
                <w:rFonts w:hint="eastAsia" w:cs="Arial" w:asciiTheme="minorEastAsia" w:hAnsiTheme="minorEastAsia" w:eastAsiaTheme="minorEastAsia"/>
                <w:color w:val="auto"/>
                <w:kern w:val="0"/>
                <w:szCs w:val="21"/>
                <w:lang w:val="en-US" w:eastAsia="zh-CN"/>
              </w:rPr>
              <w:t>31</w:t>
            </w:r>
            <w:r>
              <w:rPr>
                <w:rFonts w:cs="Arial" w:asciiTheme="minorEastAsia" w:hAnsiTheme="minorEastAsia" w:eastAsiaTheme="minorEastAsia"/>
                <w:color w:val="auto"/>
                <w:kern w:val="0"/>
                <w:szCs w:val="21"/>
              </w:rPr>
              <w:t>）</w:t>
            </w:r>
          </w:p>
        </w:tc>
        <w:tc>
          <w:tcPr>
            <w:tcW w:w="2458" w:type="dxa"/>
            <w:noWrap/>
            <w:vAlign w:val="bottom"/>
          </w:tcPr>
          <w:p w14:paraId="6C9CC43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zh-CN" w:bidi="ar"/>
              </w:rPr>
              <w:t>5,884,871.88</w:t>
            </w:r>
          </w:p>
        </w:tc>
        <w:tc>
          <w:tcPr>
            <w:tcW w:w="2536" w:type="dxa"/>
            <w:noWrap/>
            <w:vAlign w:val="bottom"/>
          </w:tcPr>
          <w:p w14:paraId="3B1D699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20,178,977.08</w:t>
            </w:r>
          </w:p>
        </w:tc>
      </w:tr>
      <w:tr w14:paraId="0169A9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4220" w:type="dxa"/>
            <w:noWrap/>
            <w:vAlign w:val="center"/>
          </w:tcPr>
          <w:p w14:paraId="442D8CB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458" w:type="dxa"/>
            <w:noWrap/>
            <w:vAlign w:val="bottom"/>
          </w:tcPr>
          <w:p w14:paraId="77F836E2">
            <w:pPr>
              <w:keepNext w:val="0"/>
              <w:keepLines w:val="0"/>
              <w:widowControl/>
              <w:suppressLineNumbers w:val="0"/>
              <w:jc w:val="right"/>
              <w:textAlignment w:val="bottom"/>
              <w:rPr>
                <w:rFonts w:hint="eastAsia"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5,884,871.88</w:t>
            </w:r>
          </w:p>
        </w:tc>
        <w:tc>
          <w:tcPr>
            <w:tcW w:w="2536" w:type="dxa"/>
            <w:noWrap/>
            <w:vAlign w:val="bottom"/>
          </w:tcPr>
          <w:p w14:paraId="1D972F6E">
            <w:pPr>
              <w:keepNext w:val="0"/>
              <w:keepLines w:val="0"/>
              <w:widowControl/>
              <w:suppressLineNumbers w:val="0"/>
              <w:jc w:val="right"/>
              <w:textAlignment w:val="bottom"/>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20,178,977.08</w:t>
            </w:r>
          </w:p>
        </w:tc>
      </w:tr>
    </w:tbl>
    <w:p w14:paraId="55C7BB88">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30</w:t>
      </w:r>
      <w:r>
        <w:rPr>
          <w:rFonts w:cs="Arial" w:asciiTheme="minorEastAsia" w:hAnsiTheme="minorEastAsia" w:eastAsiaTheme="minorEastAsia"/>
          <w:b/>
          <w:szCs w:val="21"/>
        </w:rPr>
        <w:t>、</w:t>
      </w:r>
      <w:bookmarkStart w:id="78" w:name="OLE_LINK150"/>
      <w:r>
        <w:rPr>
          <w:rFonts w:cs="Arial" w:asciiTheme="minorEastAsia" w:hAnsiTheme="minorEastAsia" w:eastAsiaTheme="minorEastAsia"/>
          <w:b/>
          <w:szCs w:val="21"/>
        </w:rPr>
        <w:t>其他流动负债</w:t>
      </w:r>
      <w:bookmarkEnd w:id="78"/>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53"/>
        <w:gridCol w:w="2410"/>
        <w:gridCol w:w="2551"/>
      </w:tblGrid>
      <w:tr w14:paraId="0B23B6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trPr>
        <w:tc>
          <w:tcPr>
            <w:tcW w:w="4253" w:type="dxa"/>
            <w:noWrap/>
            <w:vAlign w:val="center"/>
          </w:tcPr>
          <w:p w14:paraId="3E0FC9C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410" w:type="dxa"/>
            <w:noWrap/>
            <w:vAlign w:val="center"/>
          </w:tcPr>
          <w:p w14:paraId="25861E9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551" w:type="dxa"/>
            <w:noWrap/>
            <w:vAlign w:val="center"/>
          </w:tcPr>
          <w:p w14:paraId="12B4ECC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22D155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center"/>
          </w:tcPr>
          <w:p w14:paraId="0EDA1DDB">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待转销项税</w:t>
            </w:r>
          </w:p>
        </w:tc>
        <w:tc>
          <w:tcPr>
            <w:tcW w:w="2410" w:type="dxa"/>
            <w:noWrap/>
            <w:vAlign w:val="center"/>
          </w:tcPr>
          <w:p w14:paraId="6339FEF0">
            <w:pPr>
              <w:pStyle w:val="71"/>
              <w:spacing w:before="194" w:line="208" w:lineRule="auto"/>
              <w:jc w:val="right"/>
              <w:rPr>
                <w:rFonts w:hint="eastAsia"/>
                <w:b w:val="0"/>
                <w:bCs w:val="0"/>
                <w:spacing w:val="-1"/>
                <w:sz w:val="21"/>
                <w:szCs w:val="21"/>
                <w:lang w:eastAsia="zh-CN"/>
              </w:rPr>
            </w:pPr>
            <w:r>
              <w:rPr>
                <w:rFonts w:hint="eastAsia"/>
                <w:b w:val="0"/>
                <w:bCs w:val="0"/>
                <w:spacing w:val="-1"/>
                <w:sz w:val="21"/>
                <w:szCs w:val="21"/>
                <w:lang w:val="en-US" w:eastAsia="zh-CN"/>
              </w:rPr>
              <w:t xml:space="preserve">103,845,324.85 </w:t>
            </w:r>
          </w:p>
        </w:tc>
        <w:tc>
          <w:tcPr>
            <w:tcW w:w="2551" w:type="dxa"/>
            <w:noWrap/>
          </w:tcPr>
          <w:p w14:paraId="502D5C62">
            <w:pPr>
              <w:pStyle w:val="71"/>
              <w:spacing w:before="185" w:line="212" w:lineRule="auto"/>
              <w:jc w:val="right"/>
              <w:rPr>
                <w:b w:val="0"/>
                <w:bCs w:val="0"/>
                <w:sz w:val="21"/>
                <w:szCs w:val="21"/>
              </w:rPr>
            </w:pPr>
            <w:r>
              <w:rPr>
                <w:b w:val="0"/>
                <w:bCs w:val="0"/>
                <w:spacing w:val="-1"/>
                <w:sz w:val="21"/>
                <w:szCs w:val="21"/>
              </w:rPr>
              <w:t>68,000,244.92</w:t>
            </w:r>
          </w:p>
        </w:tc>
      </w:tr>
      <w:tr w14:paraId="3D9FAD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bottom"/>
          </w:tcPr>
          <w:p w14:paraId="702DBF5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410" w:type="dxa"/>
            <w:noWrap/>
            <w:vAlign w:val="center"/>
          </w:tcPr>
          <w:p w14:paraId="0CFEE0D1">
            <w:pPr>
              <w:pStyle w:val="71"/>
              <w:spacing w:before="194" w:line="208" w:lineRule="auto"/>
              <w:jc w:val="right"/>
              <w:rPr>
                <w:rFonts w:hint="eastAsia"/>
                <w:b/>
                <w:bCs/>
                <w:spacing w:val="-1"/>
                <w:sz w:val="21"/>
                <w:szCs w:val="21"/>
                <w:lang w:eastAsia="zh-CN"/>
              </w:rPr>
            </w:pPr>
            <w:r>
              <w:rPr>
                <w:rFonts w:hint="eastAsia"/>
                <w:b/>
                <w:bCs/>
                <w:spacing w:val="-1"/>
                <w:sz w:val="21"/>
                <w:szCs w:val="21"/>
                <w:lang w:val="en-US" w:eastAsia="zh-CN"/>
              </w:rPr>
              <w:t xml:space="preserve">103,845,324.85 </w:t>
            </w:r>
          </w:p>
        </w:tc>
        <w:tc>
          <w:tcPr>
            <w:tcW w:w="2551" w:type="dxa"/>
            <w:noWrap/>
          </w:tcPr>
          <w:p w14:paraId="3845620E">
            <w:pPr>
              <w:pStyle w:val="71"/>
              <w:spacing w:before="194" w:line="208" w:lineRule="auto"/>
              <w:jc w:val="right"/>
              <w:rPr>
                <w:sz w:val="21"/>
                <w:szCs w:val="21"/>
              </w:rPr>
            </w:pPr>
            <w:r>
              <w:rPr>
                <w:b/>
                <w:bCs/>
                <w:spacing w:val="-1"/>
                <w:sz w:val="21"/>
                <w:szCs w:val="21"/>
              </w:rPr>
              <w:t>68,000,244.92</w:t>
            </w:r>
          </w:p>
        </w:tc>
      </w:tr>
    </w:tbl>
    <w:p w14:paraId="08327F82">
      <w:pPr>
        <w:spacing w:line="400" w:lineRule="exact"/>
        <w:ind w:firstLine="422" w:firstLineChars="200"/>
        <w:outlineLvl w:val="1"/>
        <w:rPr>
          <w:b/>
          <w:szCs w:val="21"/>
        </w:rPr>
      </w:pPr>
      <w:r>
        <w:rPr>
          <w:rFonts w:hint="eastAsia" w:cs="Arial" w:asciiTheme="minorEastAsia" w:hAnsiTheme="minorEastAsia" w:eastAsiaTheme="minorEastAsia"/>
          <w:b/>
          <w:szCs w:val="21"/>
        </w:rPr>
        <w:t>31、租赁负债</w:t>
      </w:r>
    </w:p>
    <w:tbl>
      <w:tblPr>
        <w:tblStyle w:val="20"/>
        <w:tblW w:w="496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3047"/>
        <w:gridCol w:w="3047"/>
        <w:gridCol w:w="3047"/>
      </w:tblGrid>
      <w:tr w14:paraId="33DDA20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565" w:hRule="atLeast"/>
          <w:tblHeader/>
        </w:trPr>
        <w:tc>
          <w:tcPr>
            <w:tcW w:w="1666" w:type="pct"/>
            <w:vAlign w:val="center"/>
          </w:tcPr>
          <w:p w14:paraId="7FA4810F">
            <w:pPr>
              <w:jc w:val="center"/>
              <w:rPr>
                <w:szCs w:val="21"/>
              </w:rPr>
            </w:pPr>
            <w:r>
              <w:rPr>
                <w:szCs w:val="21"/>
              </w:rPr>
              <w:t>项目</w:t>
            </w:r>
          </w:p>
        </w:tc>
        <w:tc>
          <w:tcPr>
            <w:tcW w:w="1666" w:type="pct"/>
            <w:vAlign w:val="center"/>
          </w:tcPr>
          <w:p w14:paraId="104DFAA8">
            <w:pPr>
              <w:jc w:val="center"/>
              <w:rPr>
                <w:szCs w:val="21"/>
              </w:rPr>
            </w:pPr>
            <w:r>
              <w:rPr>
                <w:rFonts w:hint="eastAsia"/>
                <w:szCs w:val="21"/>
              </w:rPr>
              <w:t>上年年末余额</w:t>
            </w:r>
          </w:p>
        </w:tc>
        <w:tc>
          <w:tcPr>
            <w:tcW w:w="1666" w:type="pct"/>
            <w:vAlign w:val="center"/>
          </w:tcPr>
          <w:p w14:paraId="6F4C1570">
            <w:pPr>
              <w:jc w:val="center"/>
              <w:rPr>
                <w:szCs w:val="21"/>
              </w:rPr>
            </w:pPr>
            <w:r>
              <w:rPr>
                <w:rFonts w:hint="eastAsia"/>
                <w:szCs w:val="21"/>
              </w:rPr>
              <w:t>年末余额</w:t>
            </w:r>
          </w:p>
        </w:tc>
      </w:tr>
      <w:tr w14:paraId="0F842E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0C2D80BB">
            <w:pPr>
              <w:spacing w:before="153" w:line="218" w:lineRule="auto"/>
              <w:ind w:left="134"/>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租赁付款额</w:t>
            </w:r>
          </w:p>
        </w:tc>
        <w:tc>
          <w:tcPr>
            <w:tcW w:w="1666" w:type="pct"/>
            <w:vAlign w:val="center"/>
          </w:tcPr>
          <w:p w14:paraId="179BF2D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22,531,703.60</w:t>
            </w:r>
          </w:p>
        </w:tc>
        <w:tc>
          <w:tcPr>
            <w:tcW w:w="3047" w:type="dxa"/>
            <w:vAlign w:val="center"/>
          </w:tcPr>
          <w:p w14:paraId="647BF34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9,005,942.01</w:t>
            </w:r>
          </w:p>
        </w:tc>
      </w:tr>
      <w:tr w14:paraId="7C9E7B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0DC1902A">
            <w:pPr>
              <w:spacing w:before="158" w:line="219" w:lineRule="auto"/>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减</w:t>
            </w:r>
            <w:r>
              <w:rPr>
                <w:rFonts w:cs="Arial" w:asciiTheme="minorEastAsia" w:hAnsiTheme="minorEastAsia" w:eastAsiaTheme="minorEastAsia"/>
                <w:kern w:val="0"/>
                <w:szCs w:val="21"/>
              </w:rPr>
              <w:t>：未确认融资费用</w:t>
            </w:r>
          </w:p>
        </w:tc>
        <w:tc>
          <w:tcPr>
            <w:tcW w:w="1666" w:type="pct"/>
            <w:vAlign w:val="center"/>
          </w:tcPr>
          <w:p w14:paraId="30761B3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219,005.53</w:t>
            </w:r>
          </w:p>
        </w:tc>
        <w:tc>
          <w:tcPr>
            <w:tcW w:w="3047" w:type="dxa"/>
            <w:vAlign w:val="center"/>
          </w:tcPr>
          <w:p w14:paraId="562C9B1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405,205.10</w:t>
            </w:r>
          </w:p>
        </w:tc>
      </w:tr>
      <w:tr w14:paraId="2872D5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1E5692DB">
            <w:pPr>
              <w:spacing w:before="162" w:line="219" w:lineRule="auto"/>
              <w:ind w:left="132"/>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1666" w:type="pct"/>
            <w:vAlign w:val="center"/>
          </w:tcPr>
          <w:p w14:paraId="1AC3AB24">
            <w:pPr>
              <w:jc w:val="right"/>
              <w:rPr>
                <w:rFonts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 xml:space="preserve"> 22,312,698.07 </w:t>
            </w:r>
          </w:p>
        </w:tc>
        <w:tc>
          <w:tcPr>
            <w:tcW w:w="3047" w:type="dxa"/>
            <w:vAlign w:val="center"/>
          </w:tcPr>
          <w:p w14:paraId="231744E2">
            <w:pPr>
              <w:jc w:val="right"/>
              <w:rPr>
                <w:rFonts w:hint="eastAsia" w:ascii="Arial Narrow" w:hAnsi="Arial Narrow" w:eastAsia="Arial Narrow" w:cs="Arial Narrow"/>
                <w:b/>
                <w:bCs/>
                <w:color w:val="000000"/>
                <w:spacing w:val="-1"/>
                <w:kern w:val="0"/>
                <w:szCs w:val="21"/>
                <w:lang w:eastAsia="zh-CN"/>
              </w:rPr>
            </w:pPr>
            <w:r>
              <w:rPr>
                <w:rFonts w:hint="default" w:ascii="Arial Narrow" w:hAnsi="Arial Narrow" w:eastAsia="Arial Narrow" w:cs="Arial Narrow"/>
                <w:b/>
                <w:bCs/>
                <w:color w:val="000000"/>
                <w:spacing w:val="-1"/>
                <w:kern w:val="0"/>
                <w:szCs w:val="21"/>
                <w:lang w:val="en-US" w:eastAsia="zh-CN"/>
              </w:rPr>
              <w:t>8,600,736.91</w:t>
            </w:r>
          </w:p>
        </w:tc>
      </w:tr>
      <w:tr w14:paraId="22F92B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09B6566B">
            <w:pPr>
              <w:widowControl/>
              <w:jc w:val="left"/>
              <w:rPr>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一年内到</w:t>
            </w:r>
            <w:r>
              <w:rPr>
                <w:rFonts w:cs="Arial" w:asciiTheme="minorEastAsia" w:hAnsiTheme="minorEastAsia" w:eastAsiaTheme="minorEastAsia"/>
                <w:color w:val="auto"/>
                <w:kern w:val="0"/>
                <w:szCs w:val="21"/>
              </w:rPr>
              <w:t>期的</w:t>
            </w:r>
            <w:r>
              <w:rPr>
                <w:rFonts w:hint="eastAsia" w:cs="Arial" w:asciiTheme="minorEastAsia" w:hAnsiTheme="minorEastAsia" w:eastAsiaTheme="minorEastAsia"/>
                <w:color w:val="auto"/>
                <w:kern w:val="0"/>
                <w:szCs w:val="21"/>
              </w:rPr>
              <w:t>租赁</w:t>
            </w:r>
            <w:r>
              <w:rPr>
                <w:rFonts w:cs="Arial" w:asciiTheme="minorEastAsia" w:hAnsiTheme="minorEastAsia" w:eastAsiaTheme="minorEastAsia"/>
                <w:color w:val="auto"/>
                <w:kern w:val="0"/>
                <w:szCs w:val="21"/>
              </w:rPr>
              <w:t>负债（附注</w:t>
            </w:r>
            <w:r>
              <w:rPr>
                <w:rFonts w:hint="eastAsia" w:cs="Arial" w:asciiTheme="minorEastAsia" w:hAnsiTheme="minorEastAsia" w:eastAsiaTheme="minorEastAsia"/>
                <w:color w:val="auto"/>
                <w:kern w:val="0"/>
                <w:szCs w:val="21"/>
              </w:rPr>
              <w:t>五</w:t>
            </w:r>
            <w:r>
              <w:rPr>
                <w:rFonts w:cs="Arial" w:asciiTheme="minorEastAsia" w:hAnsiTheme="minorEastAsia" w:eastAsiaTheme="minorEastAsia"/>
                <w:color w:val="auto"/>
                <w:kern w:val="0"/>
                <w:szCs w:val="21"/>
              </w:rPr>
              <w:t>、</w:t>
            </w:r>
            <w:r>
              <w:rPr>
                <w:rFonts w:hint="eastAsia" w:cs="Arial" w:asciiTheme="minorEastAsia" w:hAnsiTheme="minorEastAsia" w:eastAsiaTheme="minorEastAsia"/>
                <w:color w:val="auto"/>
                <w:kern w:val="0"/>
                <w:szCs w:val="21"/>
                <w:lang w:val="en-US" w:eastAsia="zh-CN"/>
              </w:rPr>
              <w:t>29</w:t>
            </w:r>
            <w:r>
              <w:rPr>
                <w:rFonts w:cs="Arial" w:asciiTheme="minorEastAsia" w:hAnsiTheme="minorEastAsia" w:eastAsiaTheme="minorEastAsia"/>
                <w:color w:val="auto"/>
                <w:kern w:val="0"/>
                <w:szCs w:val="21"/>
              </w:rPr>
              <w:t>）</w:t>
            </w:r>
          </w:p>
        </w:tc>
        <w:tc>
          <w:tcPr>
            <w:tcW w:w="1666" w:type="pct"/>
            <w:vAlign w:val="center"/>
          </w:tcPr>
          <w:p w14:paraId="7B497D3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20,178,977.08</w:t>
            </w:r>
          </w:p>
        </w:tc>
        <w:tc>
          <w:tcPr>
            <w:tcW w:w="3047" w:type="dxa"/>
            <w:vAlign w:val="center"/>
          </w:tcPr>
          <w:p w14:paraId="4DB18C6C">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5,884,871.88</w:t>
            </w:r>
          </w:p>
        </w:tc>
      </w:tr>
      <w:tr w14:paraId="06E5C8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2C4FD4F6">
            <w:pPr>
              <w:widowControl/>
              <w:spacing w:line="460" w:lineRule="atLeast"/>
              <w:jc w:val="center"/>
              <w:rPr>
                <w:szCs w:val="21"/>
              </w:rPr>
            </w:pPr>
            <w:r>
              <w:rPr>
                <w:rFonts w:hint="eastAsia"/>
                <w:szCs w:val="21"/>
              </w:rPr>
              <w:t>合计</w:t>
            </w:r>
          </w:p>
        </w:tc>
        <w:tc>
          <w:tcPr>
            <w:tcW w:w="1666" w:type="pct"/>
            <w:vAlign w:val="center"/>
          </w:tcPr>
          <w:p w14:paraId="0F269076">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spacing w:val="-1"/>
                <w:kern w:val="0"/>
                <w:szCs w:val="21"/>
                <w:lang w:eastAsia="en-US"/>
              </w:rPr>
              <w:t>2,133,720.99</w:t>
            </w:r>
          </w:p>
        </w:tc>
        <w:tc>
          <w:tcPr>
            <w:tcW w:w="3047" w:type="dxa"/>
            <w:vAlign w:val="center"/>
          </w:tcPr>
          <w:p w14:paraId="57DE26AC">
            <w:pPr>
              <w:jc w:val="right"/>
              <w:rPr>
                <w:rFonts w:hint="eastAsia" w:ascii="Arial Narrow" w:hAnsi="Arial Narrow" w:eastAsia="Arial Narrow"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val="en-US" w:eastAsia="zh-CN"/>
              </w:rPr>
              <w:t>2,715,865.03</w:t>
            </w:r>
          </w:p>
        </w:tc>
      </w:tr>
    </w:tbl>
    <w:p w14:paraId="48A757CE">
      <w:pPr>
        <w:tabs>
          <w:tab w:val="left" w:pos="9000"/>
        </w:tabs>
        <w:spacing w:line="400" w:lineRule="exact"/>
        <w:ind w:right="359" w:rightChars="171"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32、递延收益</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952"/>
        <w:gridCol w:w="1416"/>
        <w:gridCol w:w="1275"/>
        <w:gridCol w:w="1418"/>
        <w:gridCol w:w="1276"/>
        <w:gridCol w:w="1877"/>
      </w:tblGrid>
      <w:tr w14:paraId="609F98A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1952" w:type="dxa"/>
            <w:vAlign w:val="center"/>
          </w:tcPr>
          <w:p w14:paraId="43D9898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16" w:type="dxa"/>
            <w:vAlign w:val="center"/>
          </w:tcPr>
          <w:p w14:paraId="7C911E5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275" w:type="dxa"/>
            <w:vAlign w:val="center"/>
          </w:tcPr>
          <w:p w14:paraId="3D410E5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418" w:type="dxa"/>
            <w:vAlign w:val="center"/>
          </w:tcPr>
          <w:p w14:paraId="600770F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276" w:type="dxa"/>
            <w:vAlign w:val="center"/>
          </w:tcPr>
          <w:p w14:paraId="305284A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1877" w:type="dxa"/>
            <w:vAlign w:val="center"/>
          </w:tcPr>
          <w:p w14:paraId="601CD26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形成原因</w:t>
            </w:r>
          </w:p>
        </w:tc>
      </w:tr>
      <w:tr w14:paraId="185B1A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952" w:type="dxa"/>
            <w:noWrap/>
            <w:vAlign w:val="center"/>
          </w:tcPr>
          <w:p w14:paraId="5A8E9203">
            <w:pPr>
              <w:widowControl/>
              <w:spacing w:line="400" w:lineRule="exact"/>
              <w:rPr>
                <w:rFonts w:hint="eastAsia" w:cs="Arial" w:asciiTheme="minorEastAsia" w:hAnsiTheme="minorEastAsia" w:eastAsiaTheme="minorEastAsia"/>
                <w:kern w:val="0"/>
                <w:szCs w:val="21"/>
                <w:highlight w:val="none"/>
              </w:rPr>
            </w:pPr>
            <w:bookmarkStart w:id="79" w:name="_Hlk227704222"/>
            <w:r>
              <w:rPr>
                <w:rFonts w:hint="eastAsia" w:cs="Arial" w:asciiTheme="minorEastAsia" w:hAnsiTheme="minorEastAsia" w:eastAsiaTheme="minorEastAsia"/>
                <w:kern w:val="0"/>
                <w:szCs w:val="21"/>
                <w:highlight w:val="none"/>
              </w:rPr>
              <w:t>政府补助</w:t>
            </w:r>
          </w:p>
        </w:tc>
        <w:tc>
          <w:tcPr>
            <w:tcW w:w="1416" w:type="dxa"/>
            <w:noWrap/>
            <w:vAlign w:val="center"/>
          </w:tcPr>
          <w:p w14:paraId="2C1A03F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en-US" w:bidi="ar"/>
              </w:rPr>
              <w:t>292,675.00</w:t>
            </w:r>
          </w:p>
        </w:tc>
        <w:tc>
          <w:tcPr>
            <w:tcW w:w="1275" w:type="dxa"/>
            <w:noWrap/>
            <w:vAlign w:val="center"/>
          </w:tcPr>
          <w:p w14:paraId="5AD381E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5,000,000.00</w:t>
            </w:r>
          </w:p>
        </w:tc>
        <w:tc>
          <w:tcPr>
            <w:tcW w:w="1418" w:type="dxa"/>
            <w:noWrap/>
            <w:vAlign w:val="center"/>
          </w:tcPr>
          <w:p w14:paraId="1F19FE6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1,070,872.89</w:t>
            </w:r>
          </w:p>
        </w:tc>
        <w:tc>
          <w:tcPr>
            <w:tcW w:w="1276" w:type="dxa"/>
            <w:noWrap/>
            <w:vAlign w:val="center"/>
          </w:tcPr>
          <w:p w14:paraId="55D0BE2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4,221,802.11</w:t>
            </w:r>
          </w:p>
        </w:tc>
        <w:tc>
          <w:tcPr>
            <w:tcW w:w="1877" w:type="dxa"/>
            <w:noWrap/>
            <w:vAlign w:val="center"/>
          </w:tcPr>
          <w:p w14:paraId="3F90CFBA">
            <w:pPr>
              <w:widowControl/>
              <w:spacing w:line="400" w:lineRule="exact"/>
              <w:jc w:val="right"/>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与资产相关</w:t>
            </w:r>
          </w:p>
        </w:tc>
      </w:tr>
      <w:bookmarkEnd w:id="79"/>
      <w:tr w14:paraId="68524E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952" w:type="dxa"/>
            <w:noWrap/>
            <w:vAlign w:val="center"/>
          </w:tcPr>
          <w:p w14:paraId="0301DC95">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合计</w:t>
            </w:r>
          </w:p>
        </w:tc>
        <w:tc>
          <w:tcPr>
            <w:tcW w:w="1416" w:type="dxa"/>
            <w:noWrap/>
            <w:vAlign w:val="center"/>
          </w:tcPr>
          <w:p w14:paraId="78BA743F">
            <w:pPr>
              <w:jc w:val="right"/>
              <w:rPr>
                <w:rFonts w:ascii="Arial Narrow" w:hAnsi="Arial Narrow" w:eastAsia="Arial Narrow" w:cs="Arial Narrow"/>
                <w:color w:val="000000"/>
                <w:spacing w:val="-1"/>
                <w:kern w:val="0"/>
                <w:szCs w:val="21"/>
                <w:highlight w:val="none"/>
                <w:lang w:eastAsia="en-US"/>
              </w:rPr>
            </w:pPr>
            <w:r>
              <w:rPr>
                <w:rFonts w:ascii="Arial Narrow" w:hAnsi="Arial Narrow" w:eastAsia="Arial Narrow" w:cs="Arial Narrow"/>
                <w:b/>
                <w:bCs/>
                <w:color w:val="000000"/>
                <w:spacing w:val="-1"/>
                <w:kern w:val="0"/>
                <w:szCs w:val="21"/>
                <w:highlight w:val="none"/>
                <w:lang w:eastAsia="en-US"/>
              </w:rPr>
              <w:t>292,675.00</w:t>
            </w:r>
          </w:p>
        </w:tc>
        <w:tc>
          <w:tcPr>
            <w:tcW w:w="1275" w:type="dxa"/>
            <w:noWrap/>
            <w:vAlign w:val="center"/>
          </w:tcPr>
          <w:p w14:paraId="435D266F">
            <w:pPr>
              <w:jc w:val="right"/>
              <w:rPr>
                <w:rFonts w:hint="eastAsia" w:ascii="Arial Narrow" w:hAnsi="Arial Narrow" w:eastAsia="宋体" w:cs="Arial Narrow"/>
                <w:b/>
                <w:color w:val="000000"/>
                <w:spacing w:val="-1"/>
                <w:kern w:val="0"/>
                <w:szCs w:val="21"/>
                <w:highlight w:val="none"/>
                <w:lang w:eastAsia="zh-CN"/>
              </w:rPr>
            </w:pPr>
            <w:r>
              <w:rPr>
                <w:rFonts w:ascii="Arial Narrow" w:hAnsi="Arial Narrow" w:eastAsia="Arial Narrow" w:cs="Arial Narrow"/>
                <w:b/>
                <w:color w:val="000000"/>
                <w:spacing w:val="-1"/>
                <w:kern w:val="0"/>
                <w:szCs w:val="21"/>
                <w:highlight w:val="none"/>
                <w:lang w:eastAsia="en-US"/>
              </w:rPr>
              <w:t>5,000,000.00</w:t>
            </w:r>
          </w:p>
        </w:tc>
        <w:tc>
          <w:tcPr>
            <w:tcW w:w="1418" w:type="dxa"/>
            <w:noWrap/>
            <w:vAlign w:val="center"/>
          </w:tcPr>
          <w:p w14:paraId="2A4E3AF4">
            <w:pPr>
              <w:jc w:val="right"/>
              <w:rPr>
                <w:rFonts w:hint="eastAsia" w:ascii="Arial Narrow" w:hAnsi="Arial Narrow" w:eastAsia="宋体" w:cs="Arial Narrow"/>
                <w:b/>
                <w:color w:val="000000"/>
                <w:spacing w:val="-1"/>
                <w:kern w:val="0"/>
                <w:szCs w:val="21"/>
                <w:highlight w:val="none"/>
                <w:lang w:eastAsia="zh-CN"/>
              </w:rPr>
            </w:pPr>
            <w:r>
              <w:rPr>
                <w:rFonts w:ascii="Arial Narrow" w:hAnsi="Arial Narrow" w:eastAsia="Arial Narrow" w:cs="Arial Narrow"/>
                <w:b/>
                <w:color w:val="000000"/>
                <w:spacing w:val="-1"/>
                <w:kern w:val="0"/>
                <w:szCs w:val="21"/>
                <w:highlight w:val="none"/>
                <w:lang w:eastAsia="en-US"/>
              </w:rPr>
              <w:t>1,070,872.89</w:t>
            </w:r>
          </w:p>
        </w:tc>
        <w:tc>
          <w:tcPr>
            <w:tcW w:w="1276" w:type="dxa"/>
            <w:noWrap/>
            <w:vAlign w:val="center"/>
          </w:tcPr>
          <w:p w14:paraId="3DF90E98">
            <w:pPr>
              <w:jc w:val="right"/>
              <w:rPr>
                <w:rFonts w:hint="eastAsia" w:ascii="Arial Narrow" w:hAnsi="Arial Narrow" w:eastAsia="宋体" w:cs="Arial Narrow"/>
                <w:b/>
                <w:color w:val="000000"/>
                <w:spacing w:val="-1"/>
                <w:kern w:val="0"/>
                <w:szCs w:val="21"/>
                <w:highlight w:val="none"/>
                <w:lang w:eastAsia="zh-CN"/>
              </w:rPr>
            </w:pPr>
            <w:r>
              <w:rPr>
                <w:rFonts w:ascii="Arial Narrow" w:hAnsi="Arial Narrow" w:eastAsia="Arial Narrow" w:cs="Arial Narrow"/>
                <w:b/>
                <w:color w:val="000000"/>
                <w:spacing w:val="-1"/>
                <w:kern w:val="0"/>
                <w:szCs w:val="21"/>
                <w:highlight w:val="none"/>
                <w:lang w:eastAsia="en-US"/>
              </w:rPr>
              <w:t>4,221,802.11</w:t>
            </w:r>
          </w:p>
        </w:tc>
        <w:tc>
          <w:tcPr>
            <w:tcW w:w="1877" w:type="dxa"/>
            <w:noWrap/>
            <w:vAlign w:val="center"/>
          </w:tcPr>
          <w:p w14:paraId="5E9717D9">
            <w:pPr>
              <w:widowControl/>
              <w:spacing w:line="400" w:lineRule="exact"/>
              <w:jc w:val="center"/>
              <w:rPr>
                <w:rFonts w:hint="eastAsia" w:cs="Arial" w:asciiTheme="minorEastAsia" w:hAnsiTheme="minorEastAsia" w:eastAsiaTheme="minorEastAsia"/>
                <w:kern w:val="0"/>
                <w:szCs w:val="21"/>
                <w:highlight w:val="none"/>
              </w:rPr>
            </w:pPr>
            <w:r>
              <w:rPr>
                <w:rFonts w:hint="eastAsia" w:cs="Arial" w:asciiTheme="minorEastAsia" w:hAnsiTheme="minorEastAsia" w:eastAsiaTheme="minorEastAsia"/>
                <w:kern w:val="0"/>
                <w:szCs w:val="21"/>
                <w:highlight w:val="none"/>
              </w:rPr>
              <w:t>—</w:t>
            </w:r>
          </w:p>
        </w:tc>
      </w:tr>
    </w:tbl>
    <w:p w14:paraId="0FB92F4E">
      <w:pPr>
        <w:tabs>
          <w:tab w:val="left" w:pos="9000"/>
        </w:tabs>
        <w:spacing w:line="400" w:lineRule="exact"/>
        <w:ind w:right="359" w:rightChars="171" w:firstLine="420" w:firstLineChars="200"/>
        <w:rPr>
          <w:rFonts w:hint="eastAsia" w:cs="Arial" w:asciiTheme="minorEastAsia" w:hAnsiTheme="minorEastAsia" w:eastAsiaTheme="minorEastAsia"/>
          <w:bCs/>
          <w:szCs w:val="21"/>
          <w:highlight w:val="none"/>
        </w:rPr>
      </w:pPr>
      <w:r>
        <w:rPr>
          <w:rFonts w:hint="eastAsia" w:cs="Arial" w:asciiTheme="minorEastAsia" w:hAnsiTheme="minorEastAsia" w:eastAsiaTheme="minorEastAsia"/>
          <w:bCs/>
          <w:szCs w:val="21"/>
          <w:highlight w:val="none"/>
        </w:rPr>
        <w:t>其中，涉及政府补助的项目：</w:t>
      </w:r>
    </w:p>
    <w:tbl>
      <w:tblPr>
        <w:tblStyle w:val="20"/>
        <w:tblW w:w="9383" w:type="dxa"/>
        <w:tblInd w:w="-112"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30" w:type="dxa"/>
          <w:bottom w:w="0" w:type="dxa"/>
          <w:right w:w="30" w:type="dxa"/>
        </w:tblCellMar>
      </w:tblPr>
      <w:tblGrid>
        <w:gridCol w:w="1585"/>
        <w:gridCol w:w="1024"/>
        <w:gridCol w:w="1313"/>
        <w:gridCol w:w="1275"/>
        <w:gridCol w:w="1312"/>
        <w:gridCol w:w="663"/>
        <w:gridCol w:w="1192"/>
        <w:gridCol w:w="1019"/>
      </w:tblGrid>
      <w:tr w14:paraId="6FA232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trHeight w:val="830" w:hRule="atLeast"/>
          <w:tblHeader/>
        </w:trPr>
        <w:tc>
          <w:tcPr>
            <w:tcW w:w="1585" w:type="dxa"/>
            <w:vAlign w:val="center"/>
          </w:tcPr>
          <w:p w14:paraId="514152D5">
            <w:pPr>
              <w:spacing w:line="400" w:lineRule="exact"/>
              <w:jc w:val="center"/>
              <w:textAlignment w:val="baseline"/>
              <w:rPr>
                <w:rFonts w:hint="eastAsia" w:cs="Arial" w:asciiTheme="minorEastAsia" w:hAnsiTheme="minorEastAsia" w:eastAsiaTheme="minorEastAsia"/>
                <w:szCs w:val="21"/>
                <w:highlight w:val="none"/>
              </w:rPr>
            </w:pPr>
            <w:bookmarkStart w:id="125" w:name="_GoBack"/>
            <w:r>
              <w:rPr>
                <w:rFonts w:hint="eastAsia" w:cs="Arial" w:asciiTheme="minorEastAsia" w:hAnsiTheme="minorEastAsia" w:eastAsiaTheme="minorEastAsia"/>
                <w:szCs w:val="21"/>
                <w:highlight w:val="none"/>
              </w:rPr>
              <w:t>补助</w:t>
            </w:r>
            <w:r>
              <w:rPr>
                <w:rFonts w:cs="Arial" w:asciiTheme="minorEastAsia" w:hAnsiTheme="minorEastAsia" w:eastAsiaTheme="minorEastAsia"/>
                <w:szCs w:val="21"/>
                <w:highlight w:val="none"/>
              </w:rPr>
              <w:t>项目</w:t>
            </w:r>
          </w:p>
        </w:tc>
        <w:tc>
          <w:tcPr>
            <w:tcW w:w="1024" w:type="dxa"/>
            <w:vAlign w:val="center"/>
          </w:tcPr>
          <w:p w14:paraId="25CEAD73">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上年年末</w:t>
            </w:r>
            <w:r>
              <w:rPr>
                <w:rFonts w:cs="Arial" w:asciiTheme="minorEastAsia" w:hAnsiTheme="minorEastAsia" w:eastAsiaTheme="minorEastAsia"/>
                <w:szCs w:val="21"/>
                <w:highlight w:val="none"/>
              </w:rPr>
              <w:t>余额</w:t>
            </w:r>
          </w:p>
        </w:tc>
        <w:tc>
          <w:tcPr>
            <w:tcW w:w="1313" w:type="dxa"/>
            <w:vAlign w:val="center"/>
          </w:tcPr>
          <w:p w14:paraId="32BC6B37">
            <w:pPr>
              <w:spacing w:line="400" w:lineRule="exact"/>
              <w:jc w:val="center"/>
              <w:textAlignment w:val="baseline"/>
              <w:rPr>
                <w:rFonts w:hint="eastAsia" w:cs="Arial" w:asciiTheme="minorEastAsia" w:hAnsiTheme="minorEastAsia" w:eastAsiaTheme="minorEastAsia"/>
                <w:szCs w:val="21"/>
                <w:highlight w:val="none"/>
              </w:rPr>
            </w:pPr>
            <w:r>
              <w:rPr>
                <w:rFonts w:cs="Arial" w:asciiTheme="minorEastAsia" w:hAnsiTheme="minorEastAsia" w:eastAsiaTheme="minorEastAsia"/>
                <w:szCs w:val="21"/>
                <w:highlight w:val="none"/>
              </w:rPr>
              <w:t>本</w:t>
            </w:r>
            <w:r>
              <w:rPr>
                <w:rFonts w:hint="eastAsia" w:cs="Arial" w:asciiTheme="minorEastAsia" w:hAnsiTheme="minorEastAsia" w:eastAsiaTheme="minorEastAsia"/>
                <w:szCs w:val="21"/>
                <w:highlight w:val="none"/>
              </w:rPr>
              <w:t>期新增补助金额</w:t>
            </w:r>
          </w:p>
        </w:tc>
        <w:tc>
          <w:tcPr>
            <w:tcW w:w="1275" w:type="dxa"/>
          </w:tcPr>
          <w:p w14:paraId="08FD5608">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本期计入营业外收入金额</w:t>
            </w:r>
          </w:p>
        </w:tc>
        <w:tc>
          <w:tcPr>
            <w:tcW w:w="1312" w:type="dxa"/>
          </w:tcPr>
          <w:p w14:paraId="60D5E868">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本期计入其他收益金额</w:t>
            </w:r>
          </w:p>
        </w:tc>
        <w:tc>
          <w:tcPr>
            <w:tcW w:w="663" w:type="dxa"/>
            <w:vAlign w:val="center"/>
          </w:tcPr>
          <w:p w14:paraId="770FD6C4">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其他变动</w:t>
            </w:r>
          </w:p>
        </w:tc>
        <w:tc>
          <w:tcPr>
            <w:tcW w:w="1192" w:type="dxa"/>
            <w:vAlign w:val="center"/>
          </w:tcPr>
          <w:p w14:paraId="6E9343E6">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期</w:t>
            </w:r>
            <w:r>
              <w:rPr>
                <w:rFonts w:cs="Arial" w:asciiTheme="minorEastAsia" w:hAnsiTheme="minorEastAsia" w:eastAsiaTheme="minorEastAsia"/>
                <w:szCs w:val="21"/>
                <w:highlight w:val="none"/>
              </w:rPr>
              <w:t>末余额</w:t>
            </w:r>
          </w:p>
        </w:tc>
        <w:tc>
          <w:tcPr>
            <w:tcW w:w="1019" w:type="dxa"/>
            <w:vAlign w:val="center"/>
          </w:tcPr>
          <w:p w14:paraId="6AE9CA37">
            <w:pPr>
              <w:spacing w:line="400" w:lineRule="exact"/>
              <w:jc w:val="center"/>
              <w:textAlignment w:val="baseline"/>
              <w:rPr>
                <w:rFonts w:hint="eastAsia" w:cs="Arial" w:asciiTheme="minorEastAsia" w:hAnsiTheme="minorEastAsia" w:eastAsiaTheme="minorEastAsia"/>
                <w:szCs w:val="21"/>
                <w:highlight w:val="none"/>
              </w:rPr>
            </w:pPr>
            <w:r>
              <w:rPr>
                <w:rFonts w:cs="Arial" w:asciiTheme="minorEastAsia" w:hAnsiTheme="minorEastAsia" w:eastAsiaTheme="minorEastAsia"/>
                <w:szCs w:val="21"/>
                <w:highlight w:val="none"/>
              </w:rPr>
              <w:t>与资产/收益相关</w:t>
            </w:r>
          </w:p>
        </w:tc>
      </w:tr>
      <w:bookmarkEnd w:id="125"/>
      <w:tr w14:paraId="7238BA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c>
          <w:tcPr>
            <w:tcW w:w="1585" w:type="dxa"/>
            <w:vAlign w:val="center"/>
          </w:tcPr>
          <w:p w14:paraId="1C8552DD">
            <w:pPr>
              <w:spacing w:line="400" w:lineRule="exact"/>
              <w:textAlignment w:val="baseline"/>
              <w:rPr>
                <w:rFonts w:hint="eastAsia" w:cs="Arial" w:asciiTheme="minorEastAsia" w:hAnsiTheme="minorEastAsia" w:eastAsiaTheme="minorEastAsia"/>
                <w:szCs w:val="21"/>
                <w:highlight w:val="none"/>
              </w:rPr>
            </w:pPr>
            <w:r>
              <w:rPr>
                <w:rFonts w:cs="Arial" w:asciiTheme="minorEastAsia" w:hAnsiTheme="minorEastAsia" w:eastAsiaTheme="minorEastAsia"/>
                <w:kern w:val="0"/>
                <w:szCs w:val="21"/>
                <w:highlight w:val="none"/>
              </w:rPr>
              <w:t>工程实验室项目</w:t>
            </w:r>
          </w:p>
        </w:tc>
        <w:tc>
          <w:tcPr>
            <w:tcW w:w="1024" w:type="dxa"/>
            <w:vAlign w:val="bottom"/>
          </w:tcPr>
          <w:p w14:paraId="4C2B10E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zh-CN" w:bidi="ar"/>
              </w:rPr>
              <w:t>292,675.00</w:t>
            </w:r>
          </w:p>
        </w:tc>
        <w:tc>
          <w:tcPr>
            <w:tcW w:w="1313" w:type="dxa"/>
            <w:vAlign w:val="bottom"/>
          </w:tcPr>
          <w:p w14:paraId="3E3F651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en-US" w:bidi="ar"/>
              </w:rPr>
            </w:pPr>
          </w:p>
        </w:tc>
        <w:tc>
          <w:tcPr>
            <w:tcW w:w="1275" w:type="dxa"/>
            <w:vAlign w:val="bottom"/>
          </w:tcPr>
          <w:p w14:paraId="7BA07376">
            <w:pPr>
              <w:jc w:val="right"/>
              <w:rPr>
                <w:rFonts w:hint="eastAsia" w:ascii="Arial Narrow" w:hAnsi="Arial Narrow" w:eastAsia="Arial Narrow" w:cs="Arial Narrow"/>
                <w:i w:val="0"/>
                <w:iCs w:val="0"/>
                <w:color w:val="000000"/>
                <w:kern w:val="0"/>
                <w:sz w:val="21"/>
                <w:szCs w:val="21"/>
                <w:u w:val="none"/>
                <w:lang w:val="en-US" w:eastAsia="zh-CN" w:bidi="ar"/>
              </w:rPr>
            </w:pPr>
          </w:p>
        </w:tc>
        <w:tc>
          <w:tcPr>
            <w:tcW w:w="1312" w:type="dxa"/>
            <w:vAlign w:val="bottom"/>
          </w:tcPr>
          <w:p w14:paraId="51CAAB8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ins w:id="1" w:author="Finn" w:date="2026-04-27T12:58:31Z">
              <w:r>
                <w:rPr>
                  <w:rFonts w:hint="default" w:ascii="Arial Narrow" w:hAnsi="Arial Narrow" w:eastAsia="Arial Narrow" w:cs="Arial Narrow"/>
                  <w:i w:val="0"/>
                  <w:iCs w:val="0"/>
                  <w:color w:val="000000"/>
                  <w:kern w:val="0"/>
                  <w:sz w:val="21"/>
                  <w:szCs w:val="21"/>
                  <w:u w:val="none"/>
                  <w:lang w:val="en-US" w:eastAsia="zh-CN" w:bidi="ar"/>
                </w:rPr>
                <w:t>292,675.00</w:t>
              </w:r>
            </w:ins>
          </w:p>
        </w:tc>
        <w:tc>
          <w:tcPr>
            <w:tcW w:w="663" w:type="dxa"/>
            <w:vAlign w:val="bottom"/>
          </w:tcPr>
          <w:p w14:paraId="3C638A7C">
            <w:pPr>
              <w:jc w:val="right"/>
              <w:rPr>
                <w:rFonts w:hint="eastAsia" w:ascii="Arial Narrow" w:hAnsi="Arial Narrow" w:eastAsia="Arial Narrow" w:cs="Arial Narrow"/>
                <w:i w:val="0"/>
                <w:iCs w:val="0"/>
                <w:color w:val="000000"/>
                <w:kern w:val="0"/>
                <w:sz w:val="21"/>
                <w:szCs w:val="21"/>
                <w:u w:val="none"/>
                <w:lang w:val="en-US" w:eastAsia="zh-CN" w:bidi="ar"/>
              </w:rPr>
            </w:pPr>
          </w:p>
        </w:tc>
        <w:tc>
          <w:tcPr>
            <w:tcW w:w="1192" w:type="dxa"/>
            <w:vAlign w:val="bottom"/>
          </w:tcPr>
          <w:p w14:paraId="04FED74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en-US" w:bidi="ar"/>
              </w:rPr>
            </w:pPr>
          </w:p>
        </w:tc>
        <w:tc>
          <w:tcPr>
            <w:tcW w:w="1019" w:type="dxa"/>
          </w:tcPr>
          <w:p w14:paraId="3E42B8A3">
            <w:pPr>
              <w:spacing w:line="400" w:lineRule="exact"/>
              <w:textAlignment w:val="baseline"/>
              <w:rPr>
                <w:rFonts w:hint="eastAsia" w:cs="Arial" w:asciiTheme="minorEastAsia" w:hAnsiTheme="minorEastAsia" w:eastAsiaTheme="minorEastAsia"/>
                <w:szCs w:val="21"/>
                <w:highlight w:val="none"/>
              </w:rPr>
            </w:pPr>
            <w:r>
              <w:rPr>
                <w:rFonts w:cs="仿宋" w:asciiTheme="minorEastAsia" w:hAnsiTheme="minorEastAsia" w:eastAsiaTheme="minorEastAsia"/>
                <w:spacing w:val="-3"/>
                <w:sz w:val="18"/>
                <w:szCs w:val="18"/>
                <w:highlight w:val="none"/>
              </w:rPr>
              <w:t>与资产相关</w:t>
            </w:r>
          </w:p>
        </w:tc>
      </w:tr>
      <w:tr w14:paraId="4957934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ins w:id="2" w:author="Finn" w:date="2026-04-27T12:57:50Z"/>
        </w:trPr>
        <w:tc>
          <w:tcPr>
            <w:tcW w:w="1585" w:type="dxa"/>
            <w:vAlign w:val="center"/>
          </w:tcPr>
          <w:p w14:paraId="6144094D">
            <w:pPr>
              <w:spacing w:line="400" w:lineRule="exact"/>
              <w:textAlignment w:val="baseline"/>
              <w:rPr>
                <w:ins w:id="3" w:author="Finn" w:date="2026-04-27T12:57:50Z"/>
                <w:rFonts w:cs="Arial" w:asciiTheme="minorEastAsia" w:hAnsiTheme="minorEastAsia" w:eastAsiaTheme="minorEastAsia"/>
                <w:kern w:val="0"/>
                <w:szCs w:val="21"/>
                <w:highlight w:val="none"/>
              </w:rPr>
            </w:pPr>
            <w:ins w:id="4" w:author="Finn" w:date="2026-04-27T12:57:59Z">
              <w:r>
                <w:rPr>
                  <w:rFonts w:hint="eastAsia" w:cs="Arial" w:asciiTheme="minorEastAsia" w:hAnsiTheme="minorEastAsia" w:eastAsiaTheme="minorEastAsia"/>
                  <w:kern w:val="0"/>
                  <w:szCs w:val="21"/>
                  <w:highlight w:val="none"/>
                </w:rPr>
                <w:t>多语种端到端语音翻译平台研发及示范应用</w:t>
              </w:r>
            </w:ins>
          </w:p>
        </w:tc>
        <w:tc>
          <w:tcPr>
            <w:tcW w:w="1024" w:type="dxa"/>
            <w:vAlign w:val="bottom"/>
          </w:tcPr>
          <w:p w14:paraId="2D252CC9">
            <w:pPr>
              <w:keepNext w:val="0"/>
              <w:keepLines w:val="0"/>
              <w:widowControl/>
              <w:suppressLineNumbers w:val="0"/>
              <w:jc w:val="right"/>
              <w:textAlignment w:val="bottom"/>
              <w:rPr>
                <w:ins w:id="5" w:author="Finn" w:date="2026-04-27T12:57:50Z"/>
                <w:rFonts w:hint="default" w:ascii="Arial Narrow" w:hAnsi="Arial Narrow" w:eastAsia="Arial Narrow" w:cs="Arial Narrow"/>
                <w:i w:val="0"/>
                <w:iCs w:val="0"/>
                <w:color w:val="000000"/>
                <w:kern w:val="0"/>
                <w:sz w:val="21"/>
                <w:szCs w:val="21"/>
                <w:u w:val="none"/>
                <w:lang w:val="en-US" w:eastAsia="zh-CN" w:bidi="ar"/>
              </w:rPr>
            </w:pPr>
          </w:p>
        </w:tc>
        <w:tc>
          <w:tcPr>
            <w:tcW w:w="1313" w:type="dxa"/>
            <w:vAlign w:val="bottom"/>
          </w:tcPr>
          <w:p w14:paraId="6F3D85E7">
            <w:pPr>
              <w:keepNext w:val="0"/>
              <w:keepLines w:val="0"/>
              <w:widowControl/>
              <w:suppressLineNumbers w:val="0"/>
              <w:jc w:val="right"/>
              <w:textAlignment w:val="bottom"/>
              <w:rPr>
                <w:ins w:id="6" w:author="Finn" w:date="2026-04-27T12:57:50Z"/>
                <w:rFonts w:hint="default" w:ascii="Arial Narrow" w:hAnsi="Arial Narrow" w:eastAsia="Arial Narrow" w:cs="Arial Narrow"/>
                <w:i w:val="0"/>
                <w:iCs w:val="0"/>
                <w:color w:val="000000"/>
                <w:kern w:val="0"/>
                <w:sz w:val="21"/>
                <w:szCs w:val="21"/>
                <w:u w:val="none"/>
                <w:lang w:val="en-US" w:eastAsia="zh-CN" w:bidi="ar"/>
              </w:rPr>
            </w:pPr>
            <w:ins w:id="7" w:author="Finn" w:date="2026-04-27T12:58:03Z">
              <w:r>
                <w:rPr>
                  <w:rFonts w:hint="default" w:ascii="Arial Narrow" w:hAnsi="Arial Narrow" w:eastAsia="Arial Narrow" w:cs="Arial Narrow"/>
                  <w:i w:val="0"/>
                  <w:iCs w:val="0"/>
                  <w:color w:val="000000"/>
                  <w:kern w:val="0"/>
                  <w:sz w:val="21"/>
                  <w:szCs w:val="21"/>
                  <w:u w:val="none"/>
                  <w:lang w:val="en-US" w:eastAsia="zh-CN" w:bidi="ar"/>
                </w:rPr>
                <w:t>5,000,000.00</w:t>
              </w:r>
            </w:ins>
          </w:p>
        </w:tc>
        <w:tc>
          <w:tcPr>
            <w:tcW w:w="1275" w:type="dxa"/>
            <w:vAlign w:val="bottom"/>
          </w:tcPr>
          <w:p w14:paraId="0919DC23">
            <w:pPr>
              <w:jc w:val="right"/>
              <w:rPr>
                <w:ins w:id="8" w:author="Finn" w:date="2026-04-27T12:57:50Z"/>
                <w:rFonts w:hint="eastAsia" w:ascii="Arial Narrow" w:hAnsi="Arial Narrow" w:eastAsia="Arial Narrow" w:cs="Arial Narrow"/>
                <w:i w:val="0"/>
                <w:iCs w:val="0"/>
                <w:color w:val="000000"/>
                <w:kern w:val="0"/>
                <w:sz w:val="21"/>
                <w:szCs w:val="21"/>
                <w:u w:val="none"/>
                <w:lang w:val="en-US" w:eastAsia="zh-CN" w:bidi="ar"/>
              </w:rPr>
            </w:pPr>
          </w:p>
        </w:tc>
        <w:tc>
          <w:tcPr>
            <w:tcW w:w="1312" w:type="dxa"/>
            <w:vAlign w:val="bottom"/>
          </w:tcPr>
          <w:p w14:paraId="08505901">
            <w:pPr>
              <w:keepNext w:val="0"/>
              <w:keepLines w:val="0"/>
              <w:widowControl/>
              <w:suppressLineNumbers w:val="0"/>
              <w:jc w:val="right"/>
              <w:textAlignment w:val="bottom"/>
              <w:rPr>
                <w:ins w:id="9" w:author="Finn" w:date="2026-04-27T12:57:50Z"/>
                <w:rFonts w:hint="default" w:ascii="Arial Narrow" w:hAnsi="Arial Narrow" w:eastAsia="Arial Narrow" w:cs="Arial Narrow"/>
                <w:i w:val="0"/>
                <w:iCs w:val="0"/>
                <w:color w:val="000000"/>
                <w:kern w:val="0"/>
                <w:sz w:val="21"/>
                <w:szCs w:val="21"/>
                <w:u w:val="none"/>
                <w:lang w:val="en-US" w:eastAsia="zh-CN" w:bidi="ar"/>
              </w:rPr>
            </w:pPr>
            <w:ins w:id="10" w:author="Finn" w:date="2026-04-27T12:58:21Z">
              <w:r>
                <w:rPr>
                  <w:rFonts w:hint="default" w:ascii="Arial Narrow" w:hAnsi="Arial Narrow" w:eastAsia="Arial Narrow" w:cs="Arial Narrow"/>
                  <w:i w:val="0"/>
                  <w:iCs w:val="0"/>
                  <w:color w:val="000000"/>
                  <w:kern w:val="0"/>
                  <w:sz w:val="21"/>
                  <w:szCs w:val="21"/>
                  <w:u w:val="none"/>
                  <w:lang w:val="en-US" w:eastAsia="zh-CN" w:bidi="ar"/>
                </w:rPr>
                <w:t xml:space="preserve"> 778,197.89</w:t>
              </w:r>
            </w:ins>
          </w:p>
        </w:tc>
        <w:tc>
          <w:tcPr>
            <w:tcW w:w="663" w:type="dxa"/>
            <w:vAlign w:val="bottom"/>
          </w:tcPr>
          <w:p w14:paraId="54EE6F23">
            <w:pPr>
              <w:jc w:val="right"/>
              <w:rPr>
                <w:ins w:id="11" w:author="Finn" w:date="2026-04-27T12:57:50Z"/>
                <w:rFonts w:hint="eastAsia" w:ascii="Arial Narrow" w:hAnsi="Arial Narrow" w:eastAsia="Arial Narrow" w:cs="Arial Narrow"/>
                <w:i w:val="0"/>
                <w:iCs w:val="0"/>
                <w:color w:val="000000"/>
                <w:kern w:val="0"/>
                <w:sz w:val="21"/>
                <w:szCs w:val="21"/>
                <w:u w:val="none"/>
                <w:lang w:val="en-US" w:eastAsia="zh-CN" w:bidi="ar"/>
              </w:rPr>
            </w:pPr>
          </w:p>
        </w:tc>
        <w:tc>
          <w:tcPr>
            <w:tcW w:w="1192" w:type="dxa"/>
            <w:vAlign w:val="bottom"/>
          </w:tcPr>
          <w:p w14:paraId="769FFB02">
            <w:pPr>
              <w:keepNext w:val="0"/>
              <w:keepLines w:val="0"/>
              <w:widowControl/>
              <w:suppressLineNumbers w:val="0"/>
              <w:jc w:val="right"/>
              <w:textAlignment w:val="bottom"/>
              <w:rPr>
                <w:ins w:id="12" w:author="Finn" w:date="2026-04-27T12:57:50Z"/>
                <w:rFonts w:hint="default" w:ascii="Arial Narrow" w:hAnsi="Arial Narrow" w:eastAsia="Arial Narrow" w:cs="Arial Narrow"/>
                <w:i w:val="0"/>
                <w:iCs w:val="0"/>
                <w:color w:val="000000"/>
                <w:kern w:val="0"/>
                <w:sz w:val="21"/>
                <w:szCs w:val="21"/>
                <w:u w:val="none"/>
                <w:lang w:val="en-US" w:eastAsia="zh-CN" w:bidi="ar"/>
              </w:rPr>
            </w:pPr>
            <w:ins w:id="13" w:author="Finn" w:date="2026-04-27T12:58:12Z">
              <w:r>
                <w:rPr>
                  <w:rFonts w:hint="default" w:ascii="Arial Narrow" w:hAnsi="Arial Narrow" w:eastAsia="Arial Narrow" w:cs="Arial Narrow"/>
                  <w:i w:val="0"/>
                  <w:iCs w:val="0"/>
                  <w:color w:val="000000"/>
                  <w:kern w:val="0"/>
                  <w:sz w:val="21"/>
                  <w:szCs w:val="21"/>
                  <w:u w:val="none"/>
                  <w:lang w:val="en-US" w:eastAsia="zh-CN" w:bidi="ar"/>
                </w:rPr>
                <w:t>4,221,802.11</w:t>
              </w:r>
            </w:ins>
          </w:p>
        </w:tc>
        <w:tc>
          <w:tcPr>
            <w:tcW w:w="1019" w:type="dxa"/>
          </w:tcPr>
          <w:p w14:paraId="5F892398">
            <w:pPr>
              <w:spacing w:line="400" w:lineRule="exact"/>
              <w:textAlignment w:val="baseline"/>
              <w:rPr>
                <w:ins w:id="14" w:author="Finn" w:date="2026-04-27T12:57:50Z"/>
                <w:rFonts w:cs="仿宋" w:asciiTheme="minorEastAsia" w:hAnsiTheme="minorEastAsia" w:eastAsiaTheme="minorEastAsia"/>
                <w:spacing w:val="-3"/>
                <w:sz w:val="18"/>
                <w:szCs w:val="18"/>
                <w:highlight w:val="none"/>
              </w:rPr>
            </w:pPr>
          </w:p>
        </w:tc>
      </w:tr>
      <w:tr w14:paraId="569146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trHeight w:val="280" w:hRule="atLeast"/>
        </w:trPr>
        <w:tc>
          <w:tcPr>
            <w:tcW w:w="1585" w:type="dxa"/>
            <w:vAlign w:val="center"/>
          </w:tcPr>
          <w:p w14:paraId="308ADC7F">
            <w:pPr>
              <w:spacing w:line="400" w:lineRule="exact"/>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1024" w:type="dxa"/>
          </w:tcPr>
          <w:p w14:paraId="6E064957">
            <w:pPr>
              <w:spacing w:line="400" w:lineRule="exact"/>
              <w:jc w:val="right"/>
              <w:textAlignment w:val="baseline"/>
              <w:rPr>
                <w:rFonts w:ascii="Arial Narrow" w:hAnsi="Arial Narrow" w:eastAsia="Arial Narrow" w:cs="Arial Narrow"/>
                <w:b/>
                <w:bCs/>
                <w:color w:val="000000"/>
                <w:spacing w:val="-1"/>
                <w:kern w:val="0"/>
                <w:szCs w:val="21"/>
                <w:lang w:eastAsia="en-US"/>
              </w:rPr>
            </w:pPr>
            <w:r>
              <w:rPr>
                <w:rFonts w:ascii="Arial Narrow" w:hAnsi="Arial Narrow" w:eastAsia="Arial Narrow" w:cs="Arial Narrow"/>
                <w:b/>
                <w:bCs/>
                <w:color w:val="000000"/>
                <w:spacing w:val="-1"/>
                <w:kern w:val="0"/>
                <w:szCs w:val="21"/>
                <w:lang w:eastAsia="en-US"/>
              </w:rPr>
              <w:t>292,675.00</w:t>
            </w:r>
          </w:p>
        </w:tc>
        <w:tc>
          <w:tcPr>
            <w:tcW w:w="1313" w:type="dxa"/>
            <w:vAlign w:val="center"/>
          </w:tcPr>
          <w:p w14:paraId="72ADF898">
            <w:pPr>
              <w:spacing w:line="400" w:lineRule="exact"/>
              <w:jc w:val="right"/>
              <w:textAlignment w:val="baseline"/>
              <w:rPr>
                <w:rFonts w:hint="eastAsia" w:ascii="Arial Narrow" w:hAnsi="Arial Narrow" w:eastAsia="Arial Narrow" w:cs="Arial Narrow"/>
                <w:b/>
                <w:bCs/>
                <w:color w:val="000000"/>
                <w:spacing w:val="-1"/>
                <w:kern w:val="0"/>
                <w:szCs w:val="21"/>
                <w:lang w:eastAsia="en-US"/>
              </w:rPr>
            </w:pPr>
            <w:r>
              <w:rPr>
                <w:rFonts w:ascii="Arial Narrow" w:hAnsi="Arial Narrow" w:eastAsia="Arial Narrow" w:cs="Arial Narrow"/>
                <w:b/>
                <w:bCs/>
                <w:color w:val="000000"/>
                <w:spacing w:val="-1"/>
                <w:kern w:val="0"/>
                <w:szCs w:val="21"/>
                <w:lang w:eastAsia="en-US"/>
              </w:rPr>
              <w:t>5,000,000.00</w:t>
            </w:r>
          </w:p>
        </w:tc>
        <w:tc>
          <w:tcPr>
            <w:tcW w:w="1275" w:type="dxa"/>
            <w:vAlign w:val="center"/>
          </w:tcPr>
          <w:p w14:paraId="39B0DB3A">
            <w:pPr>
              <w:spacing w:line="400" w:lineRule="exact"/>
              <w:jc w:val="right"/>
              <w:textAlignment w:val="baseline"/>
              <w:rPr>
                <w:rFonts w:hint="eastAsia" w:cs="Arial" w:asciiTheme="minorEastAsia" w:hAnsiTheme="minorEastAsia" w:eastAsiaTheme="minorEastAsia"/>
                <w:b/>
                <w:bCs/>
                <w:szCs w:val="21"/>
              </w:rPr>
            </w:pPr>
          </w:p>
        </w:tc>
        <w:tc>
          <w:tcPr>
            <w:tcW w:w="1312" w:type="dxa"/>
            <w:vAlign w:val="center"/>
          </w:tcPr>
          <w:p w14:paraId="598EA270">
            <w:pPr>
              <w:spacing w:line="400" w:lineRule="exact"/>
              <w:jc w:val="right"/>
              <w:textAlignment w:val="baseline"/>
              <w:rPr>
                <w:rFonts w:hint="eastAsia" w:cs="Arial" w:asciiTheme="minorEastAsia" w:hAnsiTheme="minorEastAsia" w:eastAsiaTheme="minorEastAsia"/>
                <w:b/>
                <w:bCs/>
                <w:szCs w:val="21"/>
              </w:rPr>
            </w:pPr>
            <w:r>
              <w:rPr>
                <w:rFonts w:ascii="Arial Narrow" w:hAnsi="Arial Narrow" w:eastAsia="Arial Narrow" w:cs="Arial Narrow"/>
                <w:b/>
                <w:bCs/>
                <w:color w:val="000000"/>
                <w:spacing w:val="-1"/>
                <w:kern w:val="0"/>
                <w:szCs w:val="21"/>
                <w:lang w:eastAsia="en-US"/>
              </w:rPr>
              <w:t>1,070,872.89</w:t>
            </w:r>
          </w:p>
        </w:tc>
        <w:tc>
          <w:tcPr>
            <w:tcW w:w="663" w:type="dxa"/>
            <w:vAlign w:val="center"/>
          </w:tcPr>
          <w:p w14:paraId="2FB011E2">
            <w:pPr>
              <w:spacing w:line="400" w:lineRule="exact"/>
              <w:jc w:val="right"/>
              <w:textAlignment w:val="baseline"/>
              <w:rPr>
                <w:rFonts w:hint="eastAsia" w:cs="Arial" w:asciiTheme="minorEastAsia" w:hAnsiTheme="minorEastAsia" w:eastAsiaTheme="minorEastAsia"/>
                <w:b/>
                <w:bCs/>
                <w:szCs w:val="21"/>
              </w:rPr>
            </w:pPr>
          </w:p>
        </w:tc>
        <w:tc>
          <w:tcPr>
            <w:tcW w:w="1192" w:type="dxa"/>
            <w:vAlign w:val="center"/>
          </w:tcPr>
          <w:p w14:paraId="7D80ABBE">
            <w:pPr>
              <w:spacing w:line="400" w:lineRule="exact"/>
              <w:jc w:val="right"/>
              <w:textAlignment w:val="baseline"/>
              <w:rPr>
                <w:rFonts w:hint="eastAsia" w:ascii="Arial Narrow" w:hAnsi="Arial Narrow" w:eastAsia="Arial Narrow" w:cs="Arial Narrow"/>
                <w:color w:val="000000"/>
                <w:spacing w:val="-1"/>
                <w:kern w:val="0"/>
                <w:szCs w:val="21"/>
                <w:lang w:eastAsia="en-US"/>
              </w:rPr>
            </w:pPr>
            <w:r>
              <w:rPr>
                <w:rFonts w:ascii="Arial Narrow" w:hAnsi="Arial Narrow" w:eastAsia="Arial Narrow" w:cs="Arial Narrow"/>
                <w:b/>
                <w:bCs/>
                <w:color w:val="000000"/>
                <w:spacing w:val="-1"/>
                <w:kern w:val="0"/>
                <w:szCs w:val="21"/>
                <w:lang w:eastAsia="en-US"/>
              </w:rPr>
              <w:t>4,221,802.11</w:t>
            </w:r>
          </w:p>
        </w:tc>
        <w:tc>
          <w:tcPr>
            <w:tcW w:w="1019" w:type="dxa"/>
          </w:tcPr>
          <w:p w14:paraId="1A703D5F">
            <w:pPr>
              <w:spacing w:line="400" w:lineRule="exact"/>
              <w:jc w:val="center"/>
              <w:textAlignment w:val="baseline"/>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p>
        </w:tc>
      </w:tr>
    </w:tbl>
    <w:p w14:paraId="5E7B6A9E">
      <w:pPr>
        <w:spacing w:line="400" w:lineRule="exact"/>
        <w:ind w:firstLine="422" w:firstLineChars="200"/>
        <w:jc w:val="left"/>
        <w:outlineLvl w:val="1"/>
        <w:rPr>
          <w:rFonts w:hint="eastAsia" w:cs="Arial" w:asciiTheme="minorEastAsia" w:hAnsiTheme="minorEastAsia" w:eastAsiaTheme="minorEastAsia"/>
          <w:b/>
          <w:szCs w:val="21"/>
        </w:rPr>
      </w:pPr>
      <w:bookmarkStart w:id="80" w:name="OLE_LINK7"/>
      <w:r>
        <w:rPr>
          <w:rFonts w:hint="eastAsia" w:cs="Arial" w:asciiTheme="minorEastAsia" w:hAnsiTheme="minorEastAsia" w:eastAsiaTheme="minorEastAsia"/>
          <w:b/>
          <w:szCs w:val="21"/>
        </w:rPr>
        <w:t>33、股本</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668"/>
        <w:gridCol w:w="1479"/>
        <w:gridCol w:w="871"/>
        <w:gridCol w:w="658"/>
        <w:gridCol w:w="1076"/>
        <w:gridCol w:w="708"/>
        <w:gridCol w:w="960"/>
        <w:gridCol w:w="1794"/>
      </w:tblGrid>
      <w:tr w14:paraId="306B9C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1668" w:type="dxa"/>
            <w:vMerge w:val="restart"/>
            <w:noWrap/>
            <w:vAlign w:val="center"/>
          </w:tcPr>
          <w:p w14:paraId="2C69D25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79" w:type="dxa"/>
            <w:vMerge w:val="restart"/>
            <w:vAlign w:val="center"/>
          </w:tcPr>
          <w:p w14:paraId="1F0370F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4273" w:type="dxa"/>
            <w:gridSpan w:val="5"/>
            <w:vAlign w:val="center"/>
          </w:tcPr>
          <w:p w14:paraId="209E09A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增减变动（+</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w:t>
            </w:r>
          </w:p>
        </w:tc>
        <w:tc>
          <w:tcPr>
            <w:tcW w:w="1794" w:type="dxa"/>
            <w:vMerge w:val="restart"/>
            <w:noWrap/>
            <w:vAlign w:val="center"/>
          </w:tcPr>
          <w:p w14:paraId="6168470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r>
      <w:tr w14:paraId="504DCC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1668" w:type="dxa"/>
            <w:vMerge w:val="continue"/>
            <w:noWrap/>
            <w:vAlign w:val="center"/>
          </w:tcPr>
          <w:p w14:paraId="044EC786">
            <w:pPr>
              <w:widowControl/>
              <w:spacing w:line="400" w:lineRule="exact"/>
              <w:jc w:val="center"/>
              <w:rPr>
                <w:rFonts w:hint="eastAsia" w:cs="Arial" w:asciiTheme="minorEastAsia" w:hAnsiTheme="minorEastAsia" w:eastAsiaTheme="minorEastAsia"/>
                <w:kern w:val="0"/>
                <w:szCs w:val="21"/>
              </w:rPr>
            </w:pPr>
          </w:p>
        </w:tc>
        <w:tc>
          <w:tcPr>
            <w:tcW w:w="1479" w:type="dxa"/>
            <w:vMerge w:val="continue"/>
            <w:vAlign w:val="center"/>
          </w:tcPr>
          <w:p w14:paraId="233CFB1D">
            <w:pPr>
              <w:widowControl/>
              <w:jc w:val="center"/>
              <w:rPr>
                <w:rFonts w:hint="eastAsia" w:cs="Arial" w:asciiTheme="minorEastAsia" w:hAnsiTheme="minorEastAsia" w:eastAsiaTheme="minorEastAsia"/>
                <w:kern w:val="0"/>
                <w:szCs w:val="21"/>
              </w:rPr>
            </w:pPr>
          </w:p>
        </w:tc>
        <w:tc>
          <w:tcPr>
            <w:tcW w:w="871" w:type="dxa"/>
            <w:vAlign w:val="center"/>
          </w:tcPr>
          <w:p w14:paraId="6A7B6227">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发行</w:t>
            </w:r>
          </w:p>
          <w:p w14:paraId="24760424">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新股</w:t>
            </w:r>
          </w:p>
        </w:tc>
        <w:tc>
          <w:tcPr>
            <w:tcW w:w="658" w:type="dxa"/>
            <w:vAlign w:val="center"/>
          </w:tcPr>
          <w:p w14:paraId="3E3F806B">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送股</w:t>
            </w:r>
          </w:p>
        </w:tc>
        <w:tc>
          <w:tcPr>
            <w:tcW w:w="1076" w:type="dxa"/>
            <w:vAlign w:val="center"/>
          </w:tcPr>
          <w:p w14:paraId="6649742F">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公积金</w:t>
            </w:r>
          </w:p>
          <w:p w14:paraId="6CA6CC97">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转股</w:t>
            </w:r>
          </w:p>
        </w:tc>
        <w:tc>
          <w:tcPr>
            <w:tcW w:w="708" w:type="dxa"/>
            <w:noWrap/>
            <w:vAlign w:val="center"/>
          </w:tcPr>
          <w:p w14:paraId="711D5CC4">
            <w:pPr>
              <w:widowControl/>
              <w:ind w:right="160" w:rightChars="76"/>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w:t>
            </w:r>
          </w:p>
        </w:tc>
        <w:tc>
          <w:tcPr>
            <w:tcW w:w="960" w:type="dxa"/>
            <w:noWrap/>
            <w:vAlign w:val="center"/>
          </w:tcPr>
          <w:p w14:paraId="1C3F3650">
            <w:pPr>
              <w:widowControl/>
              <w:ind w:right="160" w:rightChars="76"/>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1794" w:type="dxa"/>
            <w:vMerge w:val="continue"/>
            <w:noWrap/>
            <w:vAlign w:val="center"/>
          </w:tcPr>
          <w:p w14:paraId="5A226CCE">
            <w:pPr>
              <w:widowControl/>
              <w:jc w:val="center"/>
              <w:rPr>
                <w:rFonts w:hint="eastAsia" w:cs="Arial" w:asciiTheme="minorEastAsia" w:hAnsiTheme="minorEastAsia" w:eastAsiaTheme="minorEastAsia"/>
                <w:kern w:val="0"/>
                <w:szCs w:val="21"/>
              </w:rPr>
            </w:pPr>
          </w:p>
        </w:tc>
      </w:tr>
      <w:tr w14:paraId="4632C7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668" w:type="dxa"/>
            <w:vAlign w:val="center"/>
          </w:tcPr>
          <w:p w14:paraId="7A710AD1">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股份总数</w:t>
            </w:r>
          </w:p>
        </w:tc>
        <w:tc>
          <w:tcPr>
            <w:tcW w:w="1479" w:type="dxa"/>
            <w:vAlign w:val="center"/>
          </w:tcPr>
          <w:p w14:paraId="7082611C">
            <w:pPr>
              <w:pStyle w:val="71"/>
              <w:spacing w:before="188" w:line="212" w:lineRule="auto"/>
              <w:jc w:val="right"/>
              <w:rPr>
                <w:sz w:val="21"/>
                <w:szCs w:val="21"/>
              </w:rPr>
            </w:pPr>
            <w:r>
              <w:rPr>
                <w:spacing w:val="-1"/>
                <w:sz w:val="21"/>
                <w:szCs w:val="21"/>
              </w:rPr>
              <w:t>1,449,824,087.00</w:t>
            </w:r>
          </w:p>
        </w:tc>
        <w:tc>
          <w:tcPr>
            <w:tcW w:w="871" w:type="dxa"/>
            <w:vAlign w:val="center"/>
          </w:tcPr>
          <w:p w14:paraId="4F08A13C">
            <w:pPr>
              <w:widowControl/>
              <w:spacing w:line="400" w:lineRule="exact"/>
              <w:jc w:val="right"/>
              <w:rPr>
                <w:rFonts w:hint="eastAsia" w:cs="Arial" w:asciiTheme="minorEastAsia" w:hAnsiTheme="minorEastAsia" w:eastAsiaTheme="minorEastAsia"/>
                <w:kern w:val="0"/>
                <w:szCs w:val="21"/>
              </w:rPr>
            </w:pPr>
          </w:p>
        </w:tc>
        <w:tc>
          <w:tcPr>
            <w:tcW w:w="658" w:type="dxa"/>
            <w:vAlign w:val="center"/>
          </w:tcPr>
          <w:p w14:paraId="128D04CD">
            <w:pPr>
              <w:widowControl/>
              <w:spacing w:line="400" w:lineRule="exact"/>
              <w:jc w:val="right"/>
              <w:rPr>
                <w:rFonts w:hint="eastAsia" w:cs="Arial" w:asciiTheme="minorEastAsia" w:hAnsiTheme="minorEastAsia" w:eastAsiaTheme="minorEastAsia"/>
                <w:kern w:val="0"/>
                <w:szCs w:val="21"/>
              </w:rPr>
            </w:pPr>
          </w:p>
        </w:tc>
        <w:tc>
          <w:tcPr>
            <w:tcW w:w="1076" w:type="dxa"/>
            <w:vAlign w:val="center"/>
          </w:tcPr>
          <w:p w14:paraId="7DE6017E">
            <w:pPr>
              <w:widowControl/>
              <w:spacing w:line="400" w:lineRule="exact"/>
              <w:jc w:val="right"/>
              <w:rPr>
                <w:rFonts w:hint="eastAsia" w:cs="Arial" w:asciiTheme="minorEastAsia" w:hAnsiTheme="minorEastAsia" w:eastAsiaTheme="minorEastAsia"/>
                <w:kern w:val="0"/>
                <w:szCs w:val="21"/>
              </w:rPr>
            </w:pPr>
          </w:p>
        </w:tc>
        <w:tc>
          <w:tcPr>
            <w:tcW w:w="708" w:type="dxa"/>
            <w:noWrap/>
            <w:vAlign w:val="center"/>
          </w:tcPr>
          <w:p w14:paraId="4AFA445A">
            <w:pPr>
              <w:widowControl/>
              <w:spacing w:line="400" w:lineRule="exact"/>
              <w:ind w:right="160" w:rightChars="76"/>
              <w:jc w:val="right"/>
              <w:rPr>
                <w:rFonts w:hint="eastAsia" w:cs="Arial" w:asciiTheme="minorEastAsia" w:hAnsiTheme="minorEastAsia" w:eastAsiaTheme="minorEastAsia"/>
                <w:kern w:val="0"/>
                <w:szCs w:val="21"/>
              </w:rPr>
            </w:pPr>
          </w:p>
        </w:tc>
        <w:tc>
          <w:tcPr>
            <w:tcW w:w="960" w:type="dxa"/>
            <w:noWrap/>
            <w:vAlign w:val="center"/>
          </w:tcPr>
          <w:p w14:paraId="6F3CB575">
            <w:pPr>
              <w:widowControl/>
              <w:spacing w:line="400" w:lineRule="exact"/>
              <w:ind w:right="160" w:rightChars="76"/>
              <w:jc w:val="right"/>
              <w:rPr>
                <w:rFonts w:hint="eastAsia" w:cs="Arial" w:asciiTheme="minorEastAsia" w:hAnsiTheme="minorEastAsia" w:eastAsiaTheme="minorEastAsia"/>
                <w:kern w:val="0"/>
                <w:szCs w:val="21"/>
              </w:rPr>
            </w:pPr>
          </w:p>
        </w:tc>
        <w:tc>
          <w:tcPr>
            <w:tcW w:w="1794" w:type="dxa"/>
            <w:noWrap/>
            <w:vAlign w:val="center"/>
          </w:tcPr>
          <w:p w14:paraId="0E82E0F8">
            <w:pPr>
              <w:pStyle w:val="71"/>
              <w:spacing w:before="188" w:line="212" w:lineRule="auto"/>
              <w:jc w:val="right"/>
              <w:rPr>
                <w:rFonts w:hint="eastAsia" w:cs="Arial" w:asciiTheme="minorEastAsia" w:hAnsiTheme="minorEastAsia" w:eastAsiaTheme="minorEastAsia"/>
                <w:kern w:val="0"/>
                <w:szCs w:val="21"/>
              </w:rPr>
            </w:pPr>
            <w:r>
              <w:rPr>
                <w:spacing w:val="-1"/>
                <w:sz w:val="21"/>
                <w:szCs w:val="21"/>
              </w:rPr>
              <w:t>1,449,824,087.00</w:t>
            </w:r>
          </w:p>
        </w:tc>
      </w:tr>
    </w:tbl>
    <w:p w14:paraId="2996689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34</w:t>
      </w:r>
      <w:r>
        <w:rPr>
          <w:rFonts w:cs="Arial" w:asciiTheme="minorEastAsia" w:hAnsiTheme="minorEastAsia" w:eastAsiaTheme="minorEastAsia"/>
          <w:b/>
          <w:szCs w:val="21"/>
        </w:rPr>
        <w:t>、资本公积</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19"/>
        <w:gridCol w:w="1443"/>
        <w:gridCol w:w="1261"/>
        <w:gridCol w:w="1580"/>
        <w:gridCol w:w="1711"/>
      </w:tblGrid>
      <w:tr w14:paraId="1F986A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jc w:val="center"/>
        </w:trPr>
        <w:tc>
          <w:tcPr>
            <w:tcW w:w="3219" w:type="dxa"/>
            <w:noWrap/>
            <w:vAlign w:val="center"/>
          </w:tcPr>
          <w:p w14:paraId="0FD6E26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43" w:type="dxa"/>
            <w:noWrap/>
            <w:vAlign w:val="center"/>
          </w:tcPr>
          <w:p w14:paraId="6B1DABD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261" w:type="dxa"/>
            <w:noWrap/>
            <w:vAlign w:val="center"/>
          </w:tcPr>
          <w:p w14:paraId="27C6CA6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增加</w:t>
            </w:r>
          </w:p>
        </w:tc>
        <w:tc>
          <w:tcPr>
            <w:tcW w:w="1580" w:type="dxa"/>
            <w:noWrap/>
            <w:vAlign w:val="center"/>
          </w:tcPr>
          <w:p w14:paraId="3F54BD0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减少</w:t>
            </w:r>
          </w:p>
        </w:tc>
        <w:tc>
          <w:tcPr>
            <w:tcW w:w="1711" w:type="dxa"/>
            <w:noWrap/>
            <w:vAlign w:val="center"/>
          </w:tcPr>
          <w:p w14:paraId="739A4BF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r>
      <w:tr w14:paraId="39C0E9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219" w:type="dxa"/>
            <w:noWrap/>
          </w:tcPr>
          <w:p w14:paraId="494A259A">
            <w:pPr>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股本溢价</w:t>
            </w:r>
          </w:p>
        </w:tc>
        <w:tc>
          <w:tcPr>
            <w:tcW w:w="1443" w:type="dxa"/>
            <w:noWrap/>
            <w:vAlign w:val="center"/>
          </w:tcPr>
          <w:p w14:paraId="0B69BF94">
            <w:pPr>
              <w:pStyle w:val="71"/>
              <w:spacing w:before="183" w:line="212" w:lineRule="auto"/>
              <w:jc w:val="right"/>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311,874,096.77</w:t>
            </w:r>
          </w:p>
        </w:tc>
        <w:tc>
          <w:tcPr>
            <w:tcW w:w="1261" w:type="dxa"/>
            <w:noWrap/>
            <w:vAlign w:val="center"/>
          </w:tcPr>
          <w:p w14:paraId="2F4B4B79">
            <w:pPr>
              <w:widowControl/>
              <w:spacing w:line="400" w:lineRule="exact"/>
              <w:jc w:val="right"/>
              <w:rPr>
                <w:rFonts w:hint="eastAsia" w:ascii="Arial Narrow" w:hAnsi="Arial Narrow" w:eastAsia="Arial Narrow" w:cs="Arial Narrow"/>
                <w:i w:val="0"/>
                <w:iCs w:val="0"/>
                <w:color w:val="000000"/>
                <w:kern w:val="0"/>
                <w:sz w:val="21"/>
                <w:szCs w:val="21"/>
                <w:u w:val="none"/>
                <w:lang w:val="en-US" w:eastAsia="zh-CN" w:bidi="ar"/>
              </w:rPr>
            </w:pPr>
          </w:p>
        </w:tc>
        <w:tc>
          <w:tcPr>
            <w:tcW w:w="1580" w:type="dxa"/>
            <w:noWrap/>
            <w:vAlign w:val="center"/>
          </w:tcPr>
          <w:p w14:paraId="5E00E4F1">
            <w:pPr>
              <w:widowControl/>
              <w:spacing w:line="400" w:lineRule="exact"/>
              <w:jc w:val="right"/>
              <w:rPr>
                <w:rFonts w:hint="eastAsia" w:ascii="Arial Narrow" w:hAnsi="Arial Narrow" w:eastAsia="Arial Narrow" w:cs="Arial Narrow"/>
                <w:i w:val="0"/>
                <w:iCs w:val="0"/>
                <w:color w:val="000000"/>
                <w:kern w:val="0"/>
                <w:sz w:val="21"/>
                <w:szCs w:val="21"/>
                <w:u w:val="none"/>
                <w:lang w:val="en-US" w:eastAsia="zh-CN" w:bidi="ar"/>
              </w:rPr>
            </w:pPr>
          </w:p>
        </w:tc>
        <w:tc>
          <w:tcPr>
            <w:tcW w:w="1711" w:type="dxa"/>
            <w:noWrap/>
            <w:vAlign w:val="center"/>
          </w:tcPr>
          <w:p w14:paraId="3B0734BD">
            <w:pPr>
              <w:pStyle w:val="71"/>
              <w:spacing w:before="183" w:line="212" w:lineRule="auto"/>
              <w:jc w:val="right"/>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311,874,096.77</w:t>
            </w:r>
          </w:p>
        </w:tc>
      </w:tr>
      <w:tr w14:paraId="0CF059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219" w:type="dxa"/>
            <w:noWrap/>
          </w:tcPr>
          <w:p w14:paraId="52B18123">
            <w:pPr>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其他资本公积</w:t>
            </w:r>
          </w:p>
        </w:tc>
        <w:tc>
          <w:tcPr>
            <w:tcW w:w="1443" w:type="dxa"/>
            <w:noWrap/>
            <w:vAlign w:val="center"/>
          </w:tcPr>
          <w:p w14:paraId="014EA364">
            <w:pPr>
              <w:pStyle w:val="71"/>
              <w:spacing w:before="185" w:line="212" w:lineRule="auto"/>
              <w:jc w:val="right"/>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6,781,847.04</w:t>
            </w:r>
          </w:p>
        </w:tc>
        <w:tc>
          <w:tcPr>
            <w:tcW w:w="1261" w:type="dxa"/>
            <w:noWrap/>
            <w:vAlign w:val="center"/>
          </w:tcPr>
          <w:p w14:paraId="472DBE1B">
            <w:pPr>
              <w:widowControl/>
              <w:spacing w:line="400" w:lineRule="exact"/>
              <w:jc w:val="right"/>
              <w:rPr>
                <w:rFonts w:hint="eastAsia" w:ascii="Arial Narrow" w:hAnsi="Arial Narrow" w:eastAsia="Arial Narrow" w:cs="Arial Narrow"/>
                <w:i w:val="0"/>
                <w:iCs w:val="0"/>
                <w:color w:val="000000"/>
                <w:kern w:val="0"/>
                <w:sz w:val="21"/>
                <w:szCs w:val="21"/>
                <w:u w:val="none"/>
                <w:lang w:val="en-US" w:eastAsia="zh-CN" w:bidi="ar"/>
              </w:rPr>
            </w:pPr>
          </w:p>
        </w:tc>
        <w:tc>
          <w:tcPr>
            <w:tcW w:w="1580" w:type="dxa"/>
            <w:noWrap/>
            <w:vAlign w:val="center"/>
          </w:tcPr>
          <w:p w14:paraId="64F92927">
            <w:pPr>
              <w:widowControl/>
              <w:spacing w:line="400" w:lineRule="exact"/>
              <w:jc w:val="right"/>
              <w:rPr>
                <w:rFonts w:hint="eastAsia" w:ascii="Arial Narrow" w:hAnsi="Arial Narrow" w:eastAsia="Arial Narrow" w:cs="Arial Narrow"/>
                <w:i w:val="0"/>
                <w:iCs w:val="0"/>
                <w:color w:val="000000"/>
                <w:kern w:val="0"/>
                <w:sz w:val="21"/>
                <w:szCs w:val="21"/>
                <w:u w:val="none"/>
                <w:lang w:val="en-US" w:eastAsia="zh-CN" w:bidi="ar"/>
              </w:rPr>
            </w:pPr>
          </w:p>
        </w:tc>
        <w:tc>
          <w:tcPr>
            <w:tcW w:w="1711" w:type="dxa"/>
            <w:noWrap/>
            <w:vAlign w:val="center"/>
          </w:tcPr>
          <w:p w14:paraId="771823AE">
            <w:pPr>
              <w:pStyle w:val="71"/>
              <w:spacing w:before="185" w:line="212" w:lineRule="auto"/>
              <w:jc w:val="right"/>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6,781,847.04</w:t>
            </w:r>
          </w:p>
        </w:tc>
      </w:tr>
      <w:tr w14:paraId="545BDA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219" w:type="dxa"/>
            <w:noWrap/>
            <w:vAlign w:val="center"/>
          </w:tcPr>
          <w:p w14:paraId="096BAD8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43" w:type="dxa"/>
            <w:noWrap/>
            <w:vAlign w:val="center"/>
          </w:tcPr>
          <w:p w14:paraId="2BE6504E">
            <w:pPr>
              <w:pStyle w:val="71"/>
              <w:spacing w:before="193" w:line="208" w:lineRule="auto"/>
              <w:jc w:val="right"/>
              <w:rPr>
                <w:sz w:val="21"/>
                <w:szCs w:val="21"/>
              </w:rPr>
            </w:pPr>
            <w:r>
              <w:rPr>
                <w:b/>
                <w:bCs/>
                <w:spacing w:val="-1"/>
                <w:sz w:val="21"/>
                <w:szCs w:val="21"/>
              </w:rPr>
              <w:t>318,655,943.81</w:t>
            </w:r>
          </w:p>
        </w:tc>
        <w:tc>
          <w:tcPr>
            <w:tcW w:w="1261" w:type="dxa"/>
            <w:noWrap/>
            <w:vAlign w:val="center"/>
          </w:tcPr>
          <w:p w14:paraId="1541FC8F">
            <w:pPr>
              <w:widowControl/>
              <w:spacing w:line="400" w:lineRule="exact"/>
              <w:jc w:val="right"/>
              <w:rPr>
                <w:rFonts w:hint="eastAsia" w:cs="Arial" w:asciiTheme="minorEastAsia" w:hAnsiTheme="minorEastAsia" w:eastAsiaTheme="minorEastAsia"/>
                <w:kern w:val="0"/>
                <w:szCs w:val="21"/>
              </w:rPr>
            </w:pPr>
          </w:p>
        </w:tc>
        <w:tc>
          <w:tcPr>
            <w:tcW w:w="1580" w:type="dxa"/>
            <w:noWrap/>
            <w:vAlign w:val="center"/>
          </w:tcPr>
          <w:p w14:paraId="6961EBC5">
            <w:pPr>
              <w:widowControl/>
              <w:spacing w:line="400" w:lineRule="exact"/>
              <w:jc w:val="right"/>
              <w:rPr>
                <w:rFonts w:hint="eastAsia" w:cs="Arial" w:asciiTheme="minorEastAsia" w:hAnsiTheme="minorEastAsia" w:eastAsiaTheme="minorEastAsia"/>
                <w:kern w:val="0"/>
                <w:szCs w:val="21"/>
              </w:rPr>
            </w:pPr>
          </w:p>
        </w:tc>
        <w:tc>
          <w:tcPr>
            <w:tcW w:w="1711" w:type="dxa"/>
            <w:noWrap/>
            <w:vAlign w:val="center"/>
          </w:tcPr>
          <w:p w14:paraId="4BF745BE">
            <w:pPr>
              <w:pStyle w:val="71"/>
              <w:spacing w:before="193" w:line="208" w:lineRule="auto"/>
              <w:jc w:val="right"/>
              <w:rPr>
                <w:rFonts w:hint="eastAsia" w:cs="Arial" w:asciiTheme="minorEastAsia" w:hAnsiTheme="minorEastAsia" w:eastAsiaTheme="minorEastAsia"/>
                <w:kern w:val="0"/>
                <w:szCs w:val="21"/>
              </w:rPr>
            </w:pPr>
            <w:r>
              <w:rPr>
                <w:b/>
                <w:bCs/>
                <w:spacing w:val="-1"/>
                <w:sz w:val="21"/>
                <w:szCs w:val="21"/>
              </w:rPr>
              <w:t>318,655,943.81</w:t>
            </w:r>
          </w:p>
        </w:tc>
      </w:tr>
    </w:tbl>
    <w:p w14:paraId="760E3DAF">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35、其他综合收益</w:t>
      </w:r>
    </w:p>
    <w:tbl>
      <w:tblPr>
        <w:tblStyle w:val="20"/>
        <w:tblW w:w="0" w:type="auto"/>
        <w:tblInd w:w="0" w:type="dxa"/>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1465"/>
        <w:gridCol w:w="1464"/>
        <w:gridCol w:w="768"/>
        <w:gridCol w:w="1140"/>
        <w:gridCol w:w="756"/>
        <w:gridCol w:w="1440"/>
        <w:gridCol w:w="792"/>
        <w:gridCol w:w="1391"/>
      </w:tblGrid>
      <w:tr w14:paraId="60D64586">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465" w:type="dxa"/>
            <w:vMerge w:val="restart"/>
            <w:vAlign w:val="center"/>
          </w:tcPr>
          <w:p w14:paraId="1E344C18">
            <w:pPr>
              <w:spacing w:line="400" w:lineRule="exact"/>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项目</w:t>
            </w:r>
          </w:p>
        </w:tc>
        <w:tc>
          <w:tcPr>
            <w:tcW w:w="1464" w:type="dxa"/>
            <w:vMerge w:val="restart"/>
            <w:vAlign w:val="center"/>
          </w:tcPr>
          <w:p w14:paraId="4FF7CA94">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上年末</w:t>
            </w:r>
          </w:p>
          <w:p w14:paraId="2B3833FC">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余额</w:t>
            </w:r>
          </w:p>
        </w:tc>
        <w:tc>
          <w:tcPr>
            <w:tcW w:w="4896" w:type="dxa"/>
            <w:gridSpan w:val="5"/>
            <w:vAlign w:val="center"/>
          </w:tcPr>
          <w:p w14:paraId="57B0D1D6">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本期发生金额</w:t>
            </w:r>
          </w:p>
        </w:tc>
        <w:tc>
          <w:tcPr>
            <w:tcW w:w="1391" w:type="dxa"/>
            <w:vMerge w:val="restart"/>
            <w:vAlign w:val="center"/>
          </w:tcPr>
          <w:p w14:paraId="1F9AA1AA">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期末</w:t>
            </w:r>
          </w:p>
          <w:p w14:paraId="09B41391">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余额</w:t>
            </w:r>
          </w:p>
        </w:tc>
      </w:tr>
      <w:tr w14:paraId="5F6C9534">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465" w:type="dxa"/>
            <w:vMerge w:val="continue"/>
            <w:vAlign w:val="center"/>
          </w:tcPr>
          <w:p w14:paraId="15BE7498">
            <w:pPr>
              <w:spacing w:line="400" w:lineRule="exact"/>
              <w:jc w:val="center"/>
              <w:rPr>
                <w:rFonts w:hint="eastAsia" w:asciiTheme="minorEastAsia" w:hAnsiTheme="minorEastAsia" w:eastAsiaTheme="minorEastAsia"/>
                <w:sz w:val="18"/>
                <w:szCs w:val="18"/>
              </w:rPr>
            </w:pPr>
          </w:p>
        </w:tc>
        <w:tc>
          <w:tcPr>
            <w:tcW w:w="1464" w:type="dxa"/>
            <w:vMerge w:val="continue"/>
            <w:vAlign w:val="center"/>
          </w:tcPr>
          <w:p w14:paraId="2B253318">
            <w:pPr>
              <w:jc w:val="center"/>
              <w:rPr>
                <w:rFonts w:hint="eastAsia" w:asciiTheme="minorEastAsia" w:hAnsiTheme="minorEastAsia" w:eastAsiaTheme="minorEastAsia"/>
                <w:sz w:val="18"/>
                <w:szCs w:val="18"/>
              </w:rPr>
            </w:pPr>
          </w:p>
        </w:tc>
        <w:tc>
          <w:tcPr>
            <w:tcW w:w="768" w:type="dxa"/>
            <w:vAlign w:val="center"/>
          </w:tcPr>
          <w:p w14:paraId="47A76802">
            <w:pP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本期所得税前发生额</w:t>
            </w:r>
          </w:p>
        </w:tc>
        <w:tc>
          <w:tcPr>
            <w:tcW w:w="1140" w:type="dxa"/>
            <w:vAlign w:val="center"/>
          </w:tcPr>
          <w:p w14:paraId="5FB97256">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减：前期计入其他综合收益当期转入损益（或留存收益）</w:t>
            </w:r>
          </w:p>
        </w:tc>
        <w:tc>
          <w:tcPr>
            <w:tcW w:w="756" w:type="dxa"/>
            <w:vAlign w:val="center"/>
          </w:tcPr>
          <w:p w14:paraId="01630CBE">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减：所得税费用</w:t>
            </w:r>
          </w:p>
        </w:tc>
        <w:tc>
          <w:tcPr>
            <w:tcW w:w="1440" w:type="dxa"/>
            <w:vAlign w:val="center"/>
          </w:tcPr>
          <w:p w14:paraId="0A11315E">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税后归属于母公司</w:t>
            </w:r>
          </w:p>
        </w:tc>
        <w:tc>
          <w:tcPr>
            <w:tcW w:w="792" w:type="dxa"/>
            <w:vAlign w:val="center"/>
          </w:tcPr>
          <w:p w14:paraId="3F77FEC6">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税后归属于少数股东</w:t>
            </w:r>
          </w:p>
        </w:tc>
        <w:tc>
          <w:tcPr>
            <w:tcW w:w="1391" w:type="dxa"/>
            <w:vMerge w:val="continue"/>
            <w:vAlign w:val="center"/>
          </w:tcPr>
          <w:p w14:paraId="39441124">
            <w:pPr>
              <w:spacing w:line="400" w:lineRule="exact"/>
              <w:jc w:val="center"/>
              <w:rPr>
                <w:rFonts w:hint="eastAsia" w:asciiTheme="minorEastAsia" w:hAnsiTheme="minorEastAsia" w:eastAsiaTheme="minorEastAsia"/>
                <w:sz w:val="18"/>
                <w:szCs w:val="18"/>
              </w:rPr>
            </w:pPr>
          </w:p>
        </w:tc>
      </w:tr>
      <w:tr w14:paraId="1662AB88">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30247E75">
            <w:pPr>
              <w:widowControl/>
              <w:rPr>
                <w:rFonts w:hint="eastAsia" w:cs="Arial" w:asciiTheme="minorEastAsia" w:hAnsiTheme="minorEastAsia" w:eastAsiaTheme="minorEastAsia"/>
                <w:sz w:val="18"/>
                <w:szCs w:val="18"/>
                <w:lang w:eastAsia="zh-CN"/>
              </w:rPr>
            </w:pPr>
            <w:r>
              <w:rPr>
                <w:rFonts w:hint="eastAsia" w:cs="Arial" w:asciiTheme="minorEastAsia" w:hAnsiTheme="minorEastAsia" w:eastAsiaTheme="minorEastAsia"/>
                <w:sz w:val="18"/>
                <w:szCs w:val="18"/>
              </w:rPr>
              <w:t>一、不能重分类进损益的其他综合收益</w:t>
            </w:r>
          </w:p>
        </w:tc>
        <w:tc>
          <w:tcPr>
            <w:tcW w:w="1464" w:type="dxa"/>
            <w:vAlign w:val="center"/>
          </w:tcPr>
          <w:p w14:paraId="311EF496">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-20,584,610.18</w:t>
            </w:r>
          </w:p>
        </w:tc>
        <w:tc>
          <w:tcPr>
            <w:tcW w:w="768" w:type="dxa"/>
          </w:tcPr>
          <w:p w14:paraId="46E0A7D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tcPr>
          <w:p w14:paraId="02515CF5">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tcPr>
          <w:p w14:paraId="418F514C">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3BAF949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-20,584,610.18</w:t>
            </w:r>
          </w:p>
        </w:tc>
        <w:tc>
          <w:tcPr>
            <w:tcW w:w="792" w:type="dxa"/>
            <w:vAlign w:val="center"/>
          </w:tcPr>
          <w:p w14:paraId="4206860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7762E30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-20,584,610.18</w:t>
            </w:r>
          </w:p>
        </w:tc>
      </w:tr>
      <w:tr w14:paraId="0FD0CEBC">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23B03E1A">
            <w:pPr>
              <w:widowControl/>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其中：重新计量设定受益计划变动额</w:t>
            </w:r>
          </w:p>
        </w:tc>
        <w:tc>
          <w:tcPr>
            <w:tcW w:w="1464" w:type="dxa"/>
            <w:vAlign w:val="center"/>
          </w:tcPr>
          <w:p w14:paraId="4FC4D748">
            <w:pPr>
              <w:jc w:val="right"/>
              <w:rPr>
                <w:rFonts w:hint="default" w:ascii="Arial Narrow" w:hAnsi="Arial Narrow" w:eastAsia="宋体" w:cs="Arial Narrow"/>
                <w:color w:val="000000"/>
                <w:spacing w:val="-2"/>
                <w:kern w:val="0"/>
                <w:sz w:val="21"/>
                <w:szCs w:val="21"/>
                <w:lang w:eastAsia="zh-CN"/>
              </w:rPr>
            </w:pPr>
          </w:p>
        </w:tc>
        <w:tc>
          <w:tcPr>
            <w:tcW w:w="768" w:type="dxa"/>
          </w:tcPr>
          <w:p w14:paraId="535F1A00">
            <w:pPr>
              <w:spacing w:line="400" w:lineRule="exact"/>
              <w:rPr>
                <w:rFonts w:hint="default" w:ascii="Arial Narrow" w:hAnsi="Arial Narrow" w:cs="Arial Narrow" w:eastAsiaTheme="minorEastAsia"/>
                <w:sz w:val="21"/>
                <w:szCs w:val="21"/>
              </w:rPr>
            </w:pPr>
          </w:p>
        </w:tc>
        <w:tc>
          <w:tcPr>
            <w:tcW w:w="1140" w:type="dxa"/>
          </w:tcPr>
          <w:p w14:paraId="12473EDB">
            <w:pPr>
              <w:spacing w:line="400" w:lineRule="exact"/>
              <w:rPr>
                <w:rFonts w:hint="default" w:ascii="Arial Narrow" w:hAnsi="Arial Narrow" w:cs="Arial Narrow" w:eastAsiaTheme="minorEastAsia"/>
                <w:sz w:val="21"/>
                <w:szCs w:val="21"/>
              </w:rPr>
            </w:pPr>
          </w:p>
        </w:tc>
        <w:tc>
          <w:tcPr>
            <w:tcW w:w="756" w:type="dxa"/>
          </w:tcPr>
          <w:p w14:paraId="24CDB411">
            <w:pPr>
              <w:spacing w:line="400" w:lineRule="exact"/>
              <w:rPr>
                <w:rFonts w:hint="default" w:ascii="Arial Narrow" w:hAnsi="Arial Narrow" w:cs="Arial Narrow" w:eastAsiaTheme="minorEastAsia"/>
                <w:sz w:val="21"/>
                <w:szCs w:val="21"/>
              </w:rPr>
            </w:pPr>
          </w:p>
        </w:tc>
        <w:tc>
          <w:tcPr>
            <w:tcW w:w="1440" w:type="dxa"/>
            <w:vAlign w:val="center"/>
          </w:tcPr>
          <w:p w14:paraId="19F41F79">
            <w:pPr>
              <w:spacing w:line="400" w:lineRule="exact"/>
              <w:jc w:val="right"/>
              <w:rPr>
                <w:rFonts w:hint="default" w:ascii="Arial Narrow" w:hAnsi="Arial Narrow" w:cs="Arial Narrow" w:eastAsiaTheme="minorEastAsia"/>
                <w:sz w:val="21"/>
                <w:szCs w:val="21"/>
              </w:rPr>
            </w:pPr>
          </w:p>
        </w:tc>
        <w:tc>
          <w:tcPr>
            <w:tcW w:w="792" w:type="dxa"/>
            <w:vAlign w:val="center"/>
          </w:tcPr>
          <w:p w14:paraId="09C26914">
            <w:pPr>
              <w:spacing w:line="400" w:lineRule="exact"/>
              <w:jc w:val="right"/>
              <w:rPr>
                <w:rFonts w:hint="default" w:ascii="Arial Narrow" w:hAnsi="Arial Narrow" w:cs="Arial Narrow" w:eastAsiaTheme="minorEastAsia"/>
                <w:sz w:val="21"/>
                <w:szCs w:val="21"/>
              </w:rPr>
            </w:pPr>
          </w:p>
        </w:tc>
        <w:tc>
          <w:tcPr>
            <w:tcW w:w="1391" w:type="dxa"/>
            <w:vAlign w:val="center"/>
          </w:tcPr>
          <w:p w14:paraId="6E40ACA7">
            <w:pPr>
              <w:spacing w:line="400" w:lineRule="exact"/>
              <w:jc w:val="right"/>
              <w:rPr>
                <w:rFonts w:hint="default" w:ascii="Arial Narrow" w:hAnsi="Arial Narrow" w:cs="Arial Narrow" w:eastAsiaTheme="minorEastAsia"/>
                <w:sz w:val="21"/>
                <w:szCs w:val="21"/>
              </w:rPr>
            </w:pPr>
          </w:p>
        </w:tc>
      </w:tr>
      <w:tr w14:paraId="6A205CE0">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416DD708">
            <w:pPr>
              <w:widowControl/>
              <w:ind w:firstLine="360" w:firstLineChars="200"/>
              <w:rPr>
                <w:rFonts w:hint="eastAsia" w:cs="Arial" w:asciiTheme="minorEastAsia" w:hAnsiTheme="minorEastAsia" w:eastAsiaTheme="minorEastAsia"/>
                <w:sz w:val="18"/>
                <w:szCs w:val="18"/>
                <w:lang w:eastAsia="zh-CN"/>
              </w:rPr>
            </w:pPr>
            <w:r>
              <w:rPr>
                <w:rFonts w:hint="eastAsia" w:cs="Arial" w:asciiTheme="minorEastAsia" w:hAnsiTheme="minorEastAsia" w:eastAsiaTheme="minorEastAsia"/>
                <w:sz w:val="18"/>
                <w:szCs w:val="18"/>
              </w:rPr>
              <w:t>权益法下不能转损益的其他综合收益</w:t>
            </w:r>
          </w:p>
        </w:tc>
        <w:tc>
          <w:tcPr>
            <w:tcW w:w="1464" w:type="dxa"/>
            <w:vAlign w:val="center"/>
          </w:tcPr>
          <w:p w14:paraId="4634EB4B">
            <w:pPr>
              <w:jc w:val="right"/>
              <w:rPr>
                <w:rFonts w:hint="default" w:ascii="Arial Narrow" w:hAnsi="Arial Narrow" w:eastAsia="宋体" w:cs="Arial Narrow"/>
                <w:color w:val="000000"/>
                <w:spacing w:val="-2"/>
                <w:kern w:val="0"/>
                <w:sz w:val="21"/>
                <w:szCs w:val="21"/>
                <w:lang w:eastAsia="zh-CN"/>
              </w:rPr>
            </w:pPr>
          </w:p>
        </w:tc>
        <w:tc>
          <w:tcPr>
            <w:tcW w:w="768" w:type="dxa"/>
          </w:tcPr>
          <w:p w14:paraId="64DB2A75">
            <w:pPr>
              <w:spacing w:line="400" w:lineRule="exact"/>
              <w:rPr>
                <w:rFonts w:hint="default" w:ascii="Arial Narrow" w:hAnsi="Arial Narrow" w:cs="Arial Narrow" w:eastAsiaTheme="minorEastAsia"/>
                <w:sz w:val="21"/>
                <w:szCs w:val="21"/>
              </w:rPr>
            </w:pPr>
          </w:p>
        </w:tc>
        <w:tc>
          <w:tcPr>
            <w:tcW w:w="1140" w:type="dxa"/>
          </w:tcPr>
          <w:p w14:paraId="7653068E">
            <w:pPr>
              <w:spacing w:line="400" w:lineRule="exact"/>
              <w:rPr>
                <w:rFonts w:hint="default" w:ascii="Arial Narrow" w:hAnsi="Arial Narrow" w:cs="Arial Narrow" w:eastAsiaTheme="minorEastAsia"/>
                <w:sz w:val="21"/>
                <w:szCs w:val="21"/>
              </w:rPr>
            </w:pPr>
          </w:p>
        </w:tc>
        <w:tc>
          <w:tcPr>
            <w:tcW w:w="756" w:type="dxa"/>
          </w:tcPr>
          <w:p w14:paraId="70FAF8AB">
            <w:pPr>
              <w:spacing w:line="400" w:lineRule="exact"/>
              <w:rPr>
                <w:rFonts w:hint="default" w:ascii="Arial Narrow" w:hAnsi="Arial Narrow" w:cs="Arial Narrow" w:eastAsiaTheme="minorEastAsia"/>
                <w:sz w:val="21"/>
                <w:szCs w:val="21"/>
              </w:rPr>
            </w:pPr>
          </w:p>
        </w:tc>
        <w:tc>
          <w:tcPr>
            <w:tcW w:w="1440" w:type="dxa"/>
            <w:vAlign w:val="center"/>
          </w:tcPr>
          <w:p w14:paraId="4AA3F342">
            <w:pPr>
              <w:spacing w:line="400" w:lineRule="exact"/>
              <w:jc w:val="right"/>
              <w:rPr>
                <w:rFonts w:hint="default" w:ascii="Arial Narrow" w:hAnsi="Arial Narrow" w:cs="Arial Narrow" w:eastAsiaTheme="minorEastAsia"/>
                <w:sz w:val="21"/>
                <w:szCs w:val="21"/>
              </w:rPr>
            </w:pPr>
          </w:p>
        </w:tc>
        <w:tc>
          <w:tcPr>
            <w:tcW w:w="792" w:type="dxa"/>
            <w:vAlign w:val="center"/>
          </w:tcPr>
          <w:p w14:paraId="5D79A949">
            <w:pPr>
              <w:spacing w:line="400" w:lineRule="exact"/>
              <w:jc w:val="right"/>
              <w:rPr>
                <w:rFonts w:hint="default" w:ascii="Arial Narrow" w:hAnsi="Arial Narrow" w:cs="Arial Narrow" w:eastAsiaTheme="minorEastAsia"/>
                <w:sz w:val="21"/>
                <w:szCs w:val="21"/>
              </w:rPr>
            </w:pPr>
          </w:p>
        </w:tc>
        <w:tc>
          <w:tcPr>
            <w:tcW w:w="1391" w:type="dxa"/>
            <w:vAlign w:val="center"/>
          </w:tcPr>
          <w:p w14:paraId="795BF362">
            <w:pPr>
              <w:spacing w:line="400" w:lineRule="exact"/>
              <w:jc w:val="right"/>
              <w:rPr>
                <w:rFonts w:hint="default" w:ascii="Arial Narrow" w:hAnsi="Arial Narrow" w:cs="Arial Narrow" w:eastAsiaTheme="minorEastAsia"/>
                <w:sz w:val="21"/>
                <w:szCs w:val="21"/>
              </w:rPr>
            </w:pPr>
          </w:p>
        </w:tc>
      </w:tr>
      <w:tr w14:paraId="0AF36FC6">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574F08C0">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其他权益工具投资公允价值变动</w:t>
            </w:r>
          </w:p>
        </w:tc>
        <w:tc>
          <w:tcPr>
            <w:tcW w:w="1464" w:type="dxa"/>
            <w:vAlign w:val="center"/>
          </w:tcPr>
          <w:p w14:paraId="5E03FAA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-20,584,610.18</w:t>
            </w:r>
          </w:p>
        </w:tc>
        <w:tc>
          <w:tcPr>
            <w:tcW w:w="768" w:type="dxa"/>
          </w:tcPr>
          <w:p w14:paraId="743DFD3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tcPr>
          <w:p w14:paraId="15E4FB6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tcPr>
          <w:p w14:paraId="489E156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5340DC0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-20,584,610.18</w:t>
            </w:r>
          </w:p>
        </w:tc>
        <w:tc>
          <w:tcPr>
            <w:tcW w:w="792" w:type="dxa"/>
            <w:vAlign w:val="center"/>
          </w:tcPr>
          <w:p w14:paraId="022E93A8">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456A0BA6">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-20,584,610.18</w:t>
            </w:r>
          </w:p>
        </w:tc>
      </w:tr>
      <w:tr w14:paraId="593562BA">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262ADD5F">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企业自身信用风险公允价值变动</w:t>
            </w:r>
          </w:p>
        </w:tc>
        <w:tc>
          <w:tcPr>
            <w:tcW w:w="1464" w:type="dxa"/>
            <w:vAlign w:val="center"/>
          </w:tcPr>
          <w:p w14:paraId="75A4E445">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68" w:type="dxa"/>
          </w:tcPr>
          <w:p w14:paraId="5E9FF92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tcPr>
          <w:p w14:paraId="240427D2">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tcPr>
          <w:p w14:paraId="52DD5D7C">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64E5F07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92" w:type="dxa"/>
            <w:vAlign w:val="center"/>
          </w:tcPr>
          <w:p w14:paraId="6EED9DFC">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5ED78833">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r>
      <w:tr w14:paraId="3D1EFE6F">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31247AC4">
            <w:pPr>
              <w:widowControl/>
              <w:rPr>
                <w:rFonts w:hint="eastAsia" w:cs="Arial" w:asciiTheme="minorEastAsia" w:hAnsiTheme="minorEastAsia" w:eastAsiaTheme="minorEastAsia"/>
                <w:sz w:val="18"/>
                <w:szCs w:val="18"/>
                <w:lang w:eastAsia="zh-CN"/>
              </w:rPr>
            </w:pPr>
            <w:r>
              <w:rPr>
                <w:rFonts w:hint="eastAsia" w:cs="Arial" w:asciiTheme="minorEastAsia" w:hAnsiTheme="minorEastAsia" w:eastAsiaTheme="minorEastAsia"/>
                <w:sz w:val="18"/>
                <w:szCs w:val="18"/>
              </w:rPr>
              <w:t>二、将重分类进损益的其他综合收益</w:t>
            </w:r>
          </w:p>
        </w:tc>
        <w:tc>
          <w:tcPr>
            <w:tcW w:w="1464" w:type="dxa"/>
            <w:vAlign w:val="center"/>
          </w:tcPr>
          <w:p w14:paraId="2233E495">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-1,267,250.95</w:t>
            </w:r>
          </w:p>
        </w:tc>
        <w:tc>
          <w:tcPr>
            <w:tcW w:w="768" w:type="dxa"/>
          </w:tcPr>
          <w:p w14:paraId="57F4BB7C">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tcPr>
          <w:p w14:paraId="451E4F1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tcPr>
          <w:p w14:paraId="27787C8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3DFDF6F2">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-1,267,250.95</w:t>
            </w:r>
          </w:p>
        </w:tc>
        <w:tc>
          <w:tcPr>
            <w:tcW w:w="792" w:type="dxa"/>
            <w:vAlign w:val="center"/>
          </w:tcPr>
          <w:p w14:paraId="117DD2A9">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10A25EA8">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-1,267,250.95</w:t>
            </w:r>
          </w:p>
        </w:tc>
      </w:tr>
      <w:tr w14:paraId="2A6217DA">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6527CA29">
            <w:pPr>
              <w:widowControl/>
              <w:rPr>
                <w:rFonts w:hint="eastAsia" w:cs="Arial" w:asciiTheme="minorEastAsia" w:hAnsiTheme="minorEastAsia" w:eastAsiaTheme="minorEastAsia"/>
                <w:sz w:val="18"/>
                <w:szCs w:val="18"/>
                <w:lang w:eastAsia="zh-CN"/>
              </w:rPr>
            </w:pPr>
            <w:r>
              <w:rPr>
                <w:rFonts w:hint="eastAsia" w:cs="Arial" w:asciiTheme="minorEastAsia" w:hAnsiTheme="minorEastAsia" w:eastAsiaTheme="minorEastAsia"/>
                <w:sz w:val="18"/>
                <w:szCs w:val="18"/>
              </w:rPr>
              <w:t>其中：权益法下可转损益的其他综合收益</w:t>
            </w:r>
          </w:p>
        </w:tc>
        <w:tc>
          <w:tcPr>
            <w:tcW w:w="1464" w:type="dxa"/>
            <w:vAlign w:val="center"/>
          </w:tcPr>
          <w:p w14:paraId="6FF566AA">
            <w:pPr>
              <w:jc w:val="right"/>
              <w:rPr>
                <w:rFonts w:hint="default" w:ascii="Arial Narrow" w:hAnsi="Arial Narrow" w:eastAsia="宋体" w:cs="Arial Narrow"/>
                <w:color w:val="000000"/>
                <w:spacing w:val="-2"/>
                <w:kern w:val="0"/>
                <w:sz w:val="21"/>
                <w:szCs w:val="21"/>
                <w:lang w:eastAsia="zh-CN"/>
              </w:rPr>
            </w:pPr>
          </w:p>
        </w:tc>
        <w:tc>
          <w:tcPr>
            <w:tcW w:w="768" w:type="dxa"/>
          </w:tcPr>
          <w:p w14:paraId="44D4C9B2">
            <w:pPr>
              <w:spacing w:line="400" w:lineRule="exact"/>
              <w:rPr>
                <w:rFonts w:hint="default" w:ascii="Arial Narrow" w:hAnsi="Arial Narrow" w:cs="Arial Narrow" w:eastAsiaTheme="minorEastAsia"/>
                <w:sz w:val="21"/>
                <w:szCs w:val="21"/>
              </w:rPr>
            </w:pPr>
          </w:p>
        </w:tc>
        <w:tc>
          <w:tcPr>
            <w:tcW w:w="1140" w:type="dxa"/>
          </w:tcPr>
          <w:p w14:paraId="1E279F57">
            <w:pPr>
              <w:spacing w:line="400" w:lineRule="exact"/>
              <w:rPr>
                <w:rFonts w:hint="default" w:ascii="Arial Narrow" w:hAnsi="Arial Narrow" w:cs="Arial Narrow" w:eastAsiaTheme="minorEastAsia"/>
                <w:sz w:val="21"/>
                <w:szCs w:val="21"/>
              </w:rPr>
            </w:pPr>
          </w:p>
        </w:tc>
        <w:tc>
          <w:tcPr>
            <w:tcW w:w="756" w:type="dxa"/>
          </w:tcPr>
          <w:p w14:paraId="3CC6909B">
            <w:pPr>
              <w:spacing w:line="400" w:lineRule="exact"/>
              <w:rPr>
                <w:rFonts w:hint="default" w:ascii="Arial Narrow" w:hAnsi="Arial Narrow" w:cs="Arial Narrow" w:eastAsiaTheme="minorEastAsia"/>
                <w:sz w:val="21"/>
                <w:szCs w:val="21"/>
              </w:rPr>
            </w:pPr>
          </w:p>
        </w:tc>
        <w:tc>
          <w:tcPr>
            <w:tcW w:w="1440" w:type="dxa"/>
          </w:tcPr>
          <w:p w14:paraId="0DC90F61">
            <w:pPr>
              <w:spacing w:line="400" w:lineRule="exact"/>
              <w:rPr>
                <w:rFonts w:hint="default" w:ascii="Arial Narrow" w:hAnsi="Arial Narrow" w:cs="Arial Narrow" w:eastAsiaTheme="minorEastAsia"/>
                <w:sz w:val="21"/>
                <w:szCs w:val="21"/>
              </w:rPr>
            </w:pPr>
          </w:p>
        </w:tc>
        <w:tc>
          <w:tcPr>
            <w:tcW w:w="792" w:type="dxa"/>
          </w:tcPr>
          <w:p w14:paraId="3B1EE12C">
            <w:pPr>
              <w:spacing w:line="400" w:lineRule="exact"/>
              <w:rPr>
                <w:rFonts w:hint="default" w:ascii="Arial Narrow" w:hAnsi="Arial Narrow" w:cs="Arial Narrow" w:eastAsiaTheme="minorEastAsia"/>
                <w:sz w:val="21"/>
                <w:szCs w:val="21"/>
              </w:rPr>
            </w:pPr>
          </w:p>
        </w:tc>
        <w:tc>
          <w:tcPr>
            <w:tcW w:w="1391" w:type="dxa"/>
            <w:vAlign w:val="center"/>
          </w:tcPr>
          <w:p w14:paraId="55894C63">
            <w:pPr>
              <w:spacing w:line="400" w:lineRule="exact"/>
              <w:jc w:val="right"/>
              <w:rPr>
                <w:rFonts w:hint="default" w:ascii="Arial Narrow" w:hAnsi="Arial Narrow" w:cs="Arial Narrow" w:eastAsiaTheme="minorEastAsia"/>
                <w:sz w:val="21"/>
                <w:szCs w:val="21"/>
              </w:rPr>
            </w:pPr>
          </w:p>
        </w:tc>
      </w:tr>
      <w:tr w14:paraId="2A06FBC8">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7C9D0281">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其他债权投资公允价值变动</w:t>
            </w:r>
          </w:p>
        </w:tc>
        <w:tc>
          <w:tcPr>
            <w:tcW w:w="1464" w:type="dxa"/>
            <w:vAlign w:val="center"/>
          </w:tcPr>
          <w:p w14:paraId="616721B0">
            <w:pPr>
              <w:jc w:val="right"/>
              <w:rPr>
                <w:rFonts w:hint="default" w:ascii="Arial Narrow" w:hAnsi="Arial Narrow" w:eastAsia="宋体" w:cs="Arial Narrow"/>
                <w:color w:val="000000"/>
                <w:spacing w:val="-2"/>
                <w:kern w:val="0"/>
                <w:sz w:val="21"/>
                <w:szCs w:val="21"/>
                <w:lang w:eastAsia="zh-CN"/>
              </w:rPr>
            </w:pPr>
          </w:p>
        </w:tc>
        <w:tc>
          <w:tcPr>
            <w:tcW w:w="768" w:type="dxa"/>
          </w:tcPr>
          <w:p w14:paraId="2D7E5488">
            <w:pPr>
              <w:spacing w:line="400" w:lineRule="exact"/>
              <w:rPr>
                <w:rFonts w:hint="default" w:ascii="Arial Narrow" w:hAnsi="Arial Narrow" w:cs="Arial Narrow" w:eastAsiaTheme="minorEastAsia"/>
                <w:sz w:val="21"/>
                <w:szCs w:val="21"/>
              </w:rPr>
            </w:pPr>
          </w:p>
        </w:tc>
        <w:tc>
          <w:tcPr>
            <w:tcW w:w="1140" w:type="dxa"/>
          </w:tcPr>
          <w:p w14:paraId="12212320">
            <w:pPr>
              <w:spacing w:line="400" w:lineRule="exact"/>
              <w:rPr>
                <w:rFonts w:hint="default" w:ascii="Arial Narrow" w:hAnsi="Arial Narrow" w:cs="Arial Narrow" w:eastAsiaTheme="minorEastAsia"/>
                <w:sz w:val="21"/>
                <w:szCs w:val="21"/>
              </w:rPr>
            </w:pPr>
          </w:p>
        </w:tc>
        <w:tc>
          <w:tcPr>
            <w:tcW w:w="756" w:type="dxa"/>
          </w:tcPr>
          <w:p w14:paraId="48657B6D">
            <w:pPr>
              <w:spacing w:line="400" w:lineRule="exact"/>
              <w:rPr>
                <w:rFonts w:hint="default" w:ascii="Arial Narrow" w:hAnsi="Arial Narrow" w:cs="Arial Narrow" w:eastAsiaTheme="minorEastAsia"/>
                <w:sz w:val="21"/>
                <w:szCs w:val="21"/>
              </w:rPr>
            </w:pPr>
          </w:p>
        </w:tc>
        <w:tc>
          <w:tcPr>
            <w:tcW w:w="1440" w:type="dxa"/>
          </w:tcPr>
          <w:p w14:paraId="0AD66B2A">
            <w:pPr>
              <w:spacing w:line="400" w:lineRule="exact"/>
              <w:rPr>
                <w:rFonts w:hint="default" w:ascii="Arial Narrow" w:hAnsi="Arial Narrow" w:cs="Arial Narrow" w:eastAsiaTheme="minorEastAsia"/>
                <w:sz w:val="21"/>
                <w:szCs w:val="21"/>
              </w:rPr>
            </w:pPr>
          </w:p>
        </w:tc>
        <w:tc>
          <w:tcPr>
            <w:tcW w:w="792" w:type="dxa"/>
          </w:tcPr>
          <w:p w14:paraId="7487D6FC">
            <w:pPr>
              <w:spacing w:line="400" w:lineRule="exact"/>
              <w:rPr>
                <w:rFonts w:hint="default" w:ascii="Arial Narrow" w:hAnsi="Arial Narrow" w:cs="Arial Narrow" w:eastAsiaTheme="minorEastAsia"/>
                <w:sz w:val="21"/>
                <w:szCs w:val="21"/>
              </w:rPr>
            </w:pPr>
          </w:p>
        </w:tc>
        <w:tc>
          <w:tcPr>
            <w:tcW w:w="1391" w:type="dxa"/>
            <w:vAlign w:val="center"/>
          </w:tcPr>
          <w:p w14:paraId="0F84A713">
            <w:pPr>
              <w:spacing w:line="400" w:lineRule="exact"/>
              <w:jc w:val="right"/>
              <w:rPr>
                <w:rFonts w:hint="default" w:ascii="Arial Narrow" w:hAnsi="Arial Narrow" w:cs="Arial Narrow" w:eastAsiaTheme="minorEastAsia"/>
                <w:sz w:val="21"/>
                <w:szCs w:val="21"/>
              </w:rPr>
            </w:pPr>
          </w:p>
        </w:tc>
      </w:tr>
      <w:tr w14:paraId="39237514">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1F3712D7">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金融资产重分类计入其他综合收益的金额</w:t>
            </w:r>
          </w:p>
        </w:tc>
        <w:tc>
          <w:tcPr>
            <w:tcW w:w="1464" w:type="dxa"/>
            <w:vAlign w:val="center"/>
          </w:tcPr>
          <w:p w14:paraId="48B33638">
            <w:pPr>
              <w:jc w:val="right"/>
              <w:rPr>
                <w:rFonts w:hint="default" w:ascii="Arial Narrow" w:hAnsi="Arial Narrow" w:eastAsia="宋体" w:cs="Arial Narrow"/>
                <w:color w:val="000000"/>
                <w:spacing w:val="-2"/>
                <w:kern w:val="0"/>
                <w:sz w:val="21"/>
                <w:szCs w:val="21"/>
                <w:lang w:eastAsia="zh-CN"/>
              </w:rPr>
            </w:pPr>
          </w:p>
        </w:tc>
        <w:tc>
          <w:tcPr>
            <w:tcW w:w="768" w:type="dxa"/>
          </w:tcPr>
          <w:p w14:paraId="3EEBAA41">
            <w:pPr>
              <w:spacing w:line="400" w:lineRule="exact"/>
              <w:rPr>
                <w:rFonts w:hint="default" w:ascii="Arial Narrow" w:hAnsi="Arial Narrow" w:cs="Arial Narrow" w:eastAsiaTheme="minorEastAsia"/>
                <w:sz w:val="21"/>
                <w:szCs w:val="21"/>
              </w:rPr>
            </w:pPr>
          </w:p>
        </w:tc>
        <w:tc>
          <w:tcPr>
            <w:tcW w:w="1140" w:type="dxa"/>
          </w:tcPr>
          <w:p w14:paraId="6ED52C9D">
            <w:pPr>
              <w:spacing w:line="400" w:lineRule="exact"/>
              <w:rPr>
                <w:rFonts w:hint="default" w:ascii="Arial Narrow" w:hAnsi="Arial Narrow" w:cs="Arial Narrow" w:eastAsiaTheme="minorEastAsia"/>
                <w:sz w:val="21"/>
                <w:szCs w:val="21"/>
              </w:rPr>
            </w:pPr>
          </w:p>
        </w:tc>
        <w:tc>
          <w:tcPr>
            <w:tcW w:w="756" w:type="dxa"/>
          </w:tcPr>
          <w:p w14:paraId="3E34AFBE">
            <w:pPr>
              <w:spacing w:line="400" w:lineRule="exact"/>
              <w:rPr>
                <w:rFonts w:hint="default" w:ascii="Arial Narrow" w:hAnsi="Arial Narrow" w:cs="Arial Narrow" w:eastAsiaTheme="minorEastAsia"/>
                <w:sz w:val="21"/>
                <w:szCs w:val="21"/>
              </w:rPr>
            </w:pPr>
          </w:p>
        </w:tc>
        <w:tc>
          <w:tcPr>
            <w:tcW w:w="1440" w:type="dxa"/>
          </w:tcPr>
          <w:p w14:paraId="434DD7B9">
            <w:pPr>
              <w:spacing w:line="400" w:lineRule="exact"/>
              <w:rPr>
                <w:rFonts w:hint="default" w:ascii="Arial Narrow" w:hAnsi="Arial Narrow" w:cs="Arial Narrow" w:eastAsiaTheme="minorEastAsia"/>
                <w:sz w:val="21"/>
                <w:szCs w:val="21"/>
              </w:rPr>
            </w:pPr>
          </w:p>
        </w:tc>
        <w:tc>
          <w:tcPr>
            <w:tcW w:w="792" w:type="dxa"/>
          </w:tcPr>
          <w:p w14:paraId="424087E2">
            <w:pPr>
              <w:spacing w:line="400" w:lineRule="exact"/>
              <w:rPr>
                <w:rFonts w:hint="default" w:ascii="Arial Narrow" w:hAnsi="Arial Narrow" w:cs="Arial Narrow" w:eastAsiaTheme="minorEastAsia"/>
                <w:sz w:val="21"/>
                <w:szCs w:val="21"/>
              </w:rPr>
            </w:pPr>
          </w:p>
        </w:tc>
        <w:tc>
          <w:tcPr>
            <w:tcW w:w="1391" w:type="dxa"/>
            <w:vAlign w:val="center"/>
          </w:tcPr>
          <w:p w14:paraId="7D17916E">
            <w:pPr>
              <w:spacing w:line="400" w:lineRule="exact"/>
              <w:jc w:val="right"/>
              <w:rPr>
                <w:rFonts w:hint="default" w:ascii="Arial Narrow" w:hAnsi="Arial Narrow" w:cs="Arial Narrow" w:eastAsiaTheme="minorEastAsia"/>
                <w:sz w:val="21"/>
                <w:szCs w:val="21"/>
              </w:rPr>
            </w:pPr>
          </w:p>
        </w:tc>
      </w:tr>
      <w:tr w14:paraId="5871089F">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7619F44E">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其他债权投资信用减值准备</w:t>
            </w:r>
          </w:p>
        </w:tc>
        <w:tc>
          <w:tcPr>
            <w:tcW w:w="1464" w:type="dxa"/>
            <w:vAlign w:val="center"/>
          </w:tcPr>
          <w:p w14:paraId="795C1BC0">
            <w:pPr>
              <w:jc w:val="right"/>
              <w:rPr>
                <w:rFonts w:hint="default" w:ascii="Arial Narrow" w:hAnsi="Arial Narrow" w:eastAsia="宋体" w:cs="Arial Narrow"/>
                <w:color w:val="000000"/>
                <w:spacing w:val="-2"/>
                <w:kern w:val="0"/>
                <w:sz w:val="21"/>
                <w:szCs w:val="21"/>
                <w:lang w:eastAsia="zh-CN"/>
              </w:rPr>
            </w:pPr>
          </w:p>
        </w:tc>
        <w:tc>
          <w:tcPr>
            <w:tcW w:w="768" w:type="dxa"/>
          </w:tcPr>
          <w:p w14:paraId="0B6D8367">
            <w:pPr>
              <w:spacing w:line="400" w:lineRule="exact"/>
              <w:rPr>
                <w:rFonts w:hint="default" w:ascii="Arial Narrow" w:hAnsi="Arial Narrow" w:cs="Arial Narrow" w:eastAsiaTheme="minorEastAsia"/>
                <w:sz w:val="21"/>
                <w:szCs w:val="21"/>
              </w:rPr>
            </w:pPr>
          </w:p>
        </w:tc>
        <w:tc>
          <w:tcPr>
            <w:tcW w:w="1140" w:type="dxa"/>
          </w:tcPr>
          <w:p w14:paraId="6BB72C27">
            <w:pPr>
              <w:spacing w:line="400" w:lineRule="exact"/>
              <w:rPr>
                <w:rFonts w:hint="default" w:ascii="Arial Narrow" w:hAnsi="Arial Narrow" w:cs="Arial Narrow" w:eastAsiaTheme="minorEastAsia"/>
                <w:sz w:val="21"/>
                <w:szCs w:val="21"/>
              </w:rPr>
            </w:pPr>
          </w:p>
        </w:tc>
        <w:tc>
          <w:tcPr>
            <w:tcW w:w="756" w:type="dxa"/>
          </w:tcPr>
          <w:p w14:paraId="00523423">
            <w:pPr>
              <w:spacing w:line="400" w:lineRule="exact"/>
              <w:rPr>
                <w:rFonts w:hint="default" w:ascii="Arial Narrow" w:hAnsi="Arial Narrow" w:cs="Arial Narrow" w:eastAsiaTheme="minorEastAsia"/>
                <w:sz w:val="21"/>
                <w:szCs w:val="21"/>
              </w:rPr>
            </w:pPr>
          </w:p>
        </w:tc>
        <w:tc>
          <w:tcPr>
            <w:tcW w:w="1440" w:type="dxa"/>
          </w:tcPr>
          <w:p w14:paraId="5888A7EA">
            <w:pPr>
              <w:spacing w:line="400" w:lineRule="exact"/>
              <w:rPr>
                <w:rFonts w:hint="default" w:ascii="Arial Narrow" w:hAnsi="Arial Narrow" w:cs="Arial Narrow" w:eastAsiaTheme="minorEastAsia"/>
                <w:sz w:val="21"/>
                <w:szCs w:val="21"/>
              </w:rPr>
            </w:pPr>
          </w:p>
        </w:tc>
        <w:tc>
          <w:tcPr>
            <w:tcW w:w="792" w:type="dxa"/>
          </w:tcPr>
          <w:p w14:paraId="7DD8CD86">
            <w:pPr>
              <w:spacing w:line="400" w:lineRule="exact"/>
              <w:rPr>
                <w:rFonts w:hint="default" w:ascii="Arial Narrow" w:hAnsi="Arial Narrow" w:cs="Arial Narrow" w:eastAsiaTheme="minorEastAsia"/>
                <w:sz w:val="21"/>
                <w:szCs w:val="21"/>
              </w:rPr>
            </w:pPr>
          </w:p>
        </w:tc>
        <w:tc>
          <w:tcPr>
            <w:tcW w:w="1391" w:type="dxa"/>
            <w:vAlign w:val="center"/>
          </w:tcPr>
          <w:p w14:paraId="40D0AA33">
            <w:pPr>
              <w:spacing w:line="400" w:lineRule="exact"/>
              <w:jc w:val="right"/>
              <w:rPr>
                <w:rFonts w:hint="default" w:ascii="Arial Narrow" w:hAnsi="Arial Narrow" w:cs="Arial Narrow" w:eastAsiaTheme="minorEastAsia"/>
                <w:sz w:val="21"/>
                <w:szCs w:val="21"/>
              </w:rPr>
            </w:pPr>
          </w:p>
        </w:tc>
      </w:tr>
      <w:tr w14:paraId="315F2067">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75A6ADBA">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现金流量套期储备</w:t>
            </w:r>
          </w:p>
        </w:tc>
        <w:tc>
          <w:tcPr>
            <w:tcW w:w="1464" w:type="dxa"/>
            <w:vAlign w:val="center"/>
          </w:tcPr>
          <w:p w14:paraId="27864E6A">
            <w:pPr>
              <w:jc w:val="right"/>
              <w:rPr>
                <w:rFonts w:hint="default" w:ascii="Arial Narrow" w:hAnsi="Arial Narrow" w:eastAsia="宋体" w:cs="Arial Narrow"/>
                <w:color w:val="000000"/>
                <w:spacing w:val="-2"/>
                <w:kern w:val="0"/>
                <w:sz w:val="21"/>
                <w:szCs w:val="21"/>
                <w:lang w:eastAsia="zh-CN"/>
              </w:rPr>
            </w:pPr>
          </w:p>
        </w:tc>
        <w:tc>
          <w:tcPr>
            <w:tcW w:w="768" w:type="dxa"/>
          </w:tcPr>
          <w:p w14:paraId="09C7DE39">
            <w:pPr>
              <w:spacing w:line="400" w:lineRule="exact"/>
              <w:rPr>
                <w:rFonts w:hint="default" w:ascii="Arial Narrow" w:hAnsi="Arial Narrow" w:cs="Arial Narrow" w:eastAsiaTheme="minorEastAsia"/>
                <w:sz w:val="21"/>
                <w:szCs w:val="21"/>
              </w:rPr>
            </w:pPr>
          </w:p>
        </w:tc>
        <w:tc>
          <w:tcPr>
            <w:tcW w:w="1140" w:type="dxa"/>
          </w:tcPr>
          <w:p w14:paraId="00865015">
            <w:pPr>
              <w:spacing w:line="400" w:lineRule="exact"/>
              <w:rPr>
                <w:rFonts w:hint="default" w:ascii="Arial Narrow" w:hAnsi="Arial Narrow" w:cs="Arial Narrow" w:eastAsiaTheme="minorEastAsia"/>
                <w:sz w:val="21"/>
                <w:szCs w:val="21"/>
              </w:rPr>
            </w:pPr>
          </w:p>
        </w:tc>
        <w:tc>
          <w:tcPr>
            <w:tcW w:w="756" w:type="dxa"/>
          </w:tcPr>
          <w:p w14:paraId="02A9422E">
            <w:pPr>
              <w:spacing w:line="400" w:lineRule="exact"/>
              <w:rPr>
                <w:rFonts w:hint="default" w:ascii="Arial Narrow" w:hAnsi="Arial Narrow" w:cs="Arial Narrow" w:eastAsiaTheme="minorEastAsia"/>
                <w:sz w:val="21"/>
                <w:szCs w:val="21"/>
              </w:rPr>
            </w:pPr>
          </w:p>
        </w:tc>
        <w:tc>
          <w:tcPr>
            <w:tcW w:w="1440" w:type="dxa"/>
          </w:tcPr>
          <w:p w14:paraId="19136703">
            <w:pPr>
              <w:spacing w:line="400" w:lineRule="exact"/>
              <w:rPr>
                <w:rFonts w:hint="default" w:ascii="Arial Narrow" w:hAnsi="Arial Narrow" w:cs="Arial Narrow" w:eastAsiaTheme="minorEastAsia"/>
                <w:sz w:val="21"/>
                <w:szCs w:val="21"/>
              </w:rPr>
            </w:pPr>
          </w:p>
        </w:tc>
        <w:tc>
          <w:tcPr>
            <w:tcW w:w="792" w:type="dxa"/>
          </w:tcPr>
          <w:p w14:paraId="021F99E7">
            <w:pPr>
              <w:spacing w:line="400" w:lineRule="exact"/>
              <w:rPr>
                <w:rFonts w:hint="default" w:ascii="Arial Narrow" w:hAnsi="Arial Narrow" w:cs="Arial Narrow" w:eastAsiaTheme="minorEastAsia"/>
                <w:sz w:val="21"/>
                <w:szCs w:val="21"/>
              </w:rPr>
            </w:pPr>
          </w:p>
        </w:tc>
        <w:tc>
          <w:tcPr>
            <w:tcW w:w="1391" w:type="dxa"/>
            <w:vAlign w:val="center"/>
          </w:tcPr>
          <w:p w14:paraId="733D94B8">
            <w:pPr>
              <w:spacing w:line="400" w:lineRule="exact"/>
              <w:jc w:val="right"/>
              <w:rPr>
                <w:rFonts w:hint="default" w:ascii="Arial Narrow" w:hAnsi="Arial Narrow" w:cs="Arial Narrow" w:eastAsiaTheme="minorEastAsia"/>
                <w:sz w:val="21"/>
                <w:szCs w:val="21"/>
              </w:rPr>
            </w:pPr>
          </w:p>
        </w:tc>
      </w:tr>
      <w:tr w14:paraId="2EB1643E">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722FEA2D">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外币财务报表折算差额</w:t>
            </w:r>
          </w:p>
        </w:tc>
        <w:tc>
          <w:tcPr>
            <w:tcW w:w="1464" w:type="dxa"/>
            <w:vAlign w:val="center"/>
          </w:tcPr>
          <w:p w14:paraId="30190F5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-1,267,250.95</w:t>
            </w:r>
          </w:p>
        </w:tc>
        <w:tc>
          <w:tcPr>
            <w:tcW w:w="768" w:type="dxa"/>
            <w:vAlign w:val="center"/>
          </w:tcPr>
          <w:p w14:paraId="3538AE1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vAlign w:val="center"/>
          </w:tcPr>
          <w:p w14:paraId="7EB6A3A2">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vAlign w:val="center"/>
          </w:tcPr>
          <w:p w14:paraId="1C6CB486">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0A994963">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-1,267,250.95</w:t>
            </w:r>
          </w:p>
        </w:tc>
        <w:tc>
          <w:tcPr>
            <w:tcW w:w="792" w:type="dxa"/>
            <w:vAlign w:val="center"/>
          </w:tcPr>
          <w:p w14:paraId="4F78992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58267A6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-1,267,250.95</w:t>
            </w:r>
          </w:p>
        </w:tc>
      </w:tr>
      <w:tr w14:paraId="04484AB0">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58A3E599">
            <w:pPr>
              <w:spacing w:line="400" w:lineRule="exac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其他综合收益合计</w:t>
            </w:r>
          </w:p>
        </w:tc>
        <w:tc>
          <w:tcPr>
            <w:tcW w:w="1464" w:type="dxa"/>
            <w:vAlign w:val="center"/>
          </w:tcPr>
          <w:p w14:paraId="406540D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-21,851,861.13</w:t>
            </w:r>
          </w:p>
        </w:tc>
        <w:tc>
          <w:tcPr>
            <w:tcW w:w="768" w:type="dxa"/>
            <w:vAlign w:val="center"/>
          </w:tcPr>
          <w:p w14:paraId="6721233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vAlign w:val="center"/>
          </w:tcPr>
          <w:p w14:paraId="78AB9972">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vAlign w:val="center"/>
          </w:tcPr>
          <w:p w14:paraId="69FDD0D0">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390D4FCA">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-21,851,861.13</w:t>
            </w:r>
          </w:p>
        </w:tc>
        <w:tc>
          <w:tcPr>
            <w:tcW w:w="792" w:type="dxa"/>
            <w:vAlign w:val="center"/>
          </w:tcPr>
          <w:p w14:paraId="7FBF189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7FB8E69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-21,851,861.13</w:t>
            </w:r>
          </w:p>
        </w:tc>
      </w:tr>
    </w:tbl>
    <w:p w14:paraId="446CD89B">
      <w:pPr>
        <w:spacing w:line="400" w:lineRule="exact"/>
        <w:ind w:firstLine="422" w:firstLineChars="200"/>
        <w:outlineLvl w:val="1"/>
        <w:rPr>
          <w:rFonts w:hint="eastAsia" w:cs="Arial" w:asciiTheme="minorEastAsia" w:hAnsiTheme="minorEastAsia" w:eastAsiaTheme="minorEastAsia"/>
          <w:b/>
          <w:szCs w:val="21"/>
        </w:rPr>
      </w:pPr>
      <w:bookmarkStart w:id="81" w:name="OLE_LINK25"/>
      <w:bookmarkStart w:id="82" w:name="OLE_LINK28"/>
      <w:r>
        <w:rPr>
          <w:rFonts w:hint="eastAsia" w:cs="Arial" w:asciiTheme="minorEastAsia" w:hAnsiTheme="minorEastAsia" w:eastAsiaTheme="minorEastAsia"/>
          <w:b/>
          <w:szCs w:val="21"/>
        </w:rPr>
        <w:t>36</w:t>
      </w:r>
      <w:r>
        <w:rPr>
          <w:rFonts w:cs="Arial" w:asciiTheme="minorEastAsia" w:hAnsiTheme="minorEastAsia" w:eastAsiaTheme="minorEastAsia"/>
          <w:b/>
          <w:szCs w:val="21"/>
        </w:rPr>
        <w:t>、盈余公积</w:t>
      </w:r>
      <w:bookmarkEnd w:id="81"/>
      <w:bookmarkEnd w:id="82"/>
    </w:p>
    <w:tbl>
      <w:tblPr>
        <w:tblStyle w:val="20"/>
        <w:tblW w:w="8660"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33"/>
        <w:gridCol w:w="1381"/>
        <w:gridCol w:w="1382"/>
        <w:gridCol w:w="1382"/>
        <w:gridCol w:w="1382"/>
      </w:tblGrid>
      <w:tr w14:paraId="13286C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33" w:type="dxa"/>
            <w:noWrap/>
            <w:vAlign w:val="center"/>
          </w:tcPr>
          <w:p w14:paraId="13A48F65">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项目</w:t>
            </w:r>
          </w:p>
        </w:tc>
        <w:tc>
          <w:tcPr>
            <w:tcW w:w="1381" w:type="dxa"/>
          </w:tcPr>
          <w:p w14:paraId="5DF4CC0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1382" w:type="dxa"/>
            <w:noWrap/>
            <w:vAlign w:val="center"/>
          </w:tcPr>
          <w:p w14:paraId="72EC0F6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增加</w:t>
            </w:r>
          </w:p>
        </w:tc>
        <w:tc>
          <w:tcPr>
            <w:tcW w:w="1382" w:type="dxa"/>
            <w:noWrap/>
            <w:vAlign w:val="center"/>
          </w:tcPr>
          <w:p w14:paraId="2BAB537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减少</w:t>
            </w:r>
          </w:p>
        </w:tc>
        <w:tc>
          <w:tcPr>
            <w:tcW w:w="1382" w:type="dxa"/>
            <w:noWrap/>
            <w:vAlign w:val="center"/>
          </w:tcPr>
          <w:p w14:paraId="240724D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r>
      <w:tr w14:paraId="055ADD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33" w:type="dxa"/>
            <w:vAlign w:val="center"/>
          </w:tcPr>
          <w:p w14:paraId="2625DFD3">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法定盈余公积</w:t>
            </w:r>
          </w:p>
        </w:tc>
        <w:tc>
          <w:tcPr>
            <w:tcW w:w="1381" w:type="dxa"/>
            <w:vAlign w:val="bottom"/>
          </w:tcPr>
          <w:p w14:paraId="4F65683F">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zh-CN" w:bidi="ar"/>
              </w:rPr>
              <w:t>59,002,627.92</w:t>
            </w:r>
          </w:p>
        </w:tc>
        <w:tc>
          <w:tcPr>
            <w:tcW w:w="1382" w:type="dxa"/>
            <w:noWrap/>
            <w:vAlign w:val="bottom"/>
          </w:tcPr>
          <w:p w14:paraId="3E1A09C3">
            <w:pPr>
              <w:jc w:val="right"/>
              <w:rPr>
                <w:rFonts w:hint="eastAsia" w:ascii="Arial Narrow" w:hAnsi="Arial Narrow" w:eastAsia="Arial Narrow" w:cs="Arial Narrow"/>
                <w:i w:val="0"/>
                <w:iCs w:val="0"/>
                <w:color w:val="000000"/>
                <w:kern w:val="0"/>
                <w:sz w:val="21"/>
                <w:szCs w:val="21"/>
                <w:u w:val="none"/>
                <w:lang w:val="en-US" w:eastAsia="en-US" w:bidi="ar"/>
              </w:rPr>
            </w:pPr>
          </w:p>
        </w:tc>
        <w:tc>
          <w:tcPr>
            <w:tcW w:w="1382" w:type="dxa"/>
            <w:noWrap/>
            <w:vAlign w:val="bottom"/>
          </w:tcPr>
          <w:p w14:paraId="7B644AD4">
            <w:pPr>
              <w:jc w:val="right"/>
              <w:rPr>
                <w:rFonts w:hint="eastAsia" w:ascii="Arial Narrow" w:hAnsi="Arial Narrow" w:eastAsia="Arial Narrow" w:cs="Arial Narrow"/>
                <w:i w:val="0"/>
                <w:iCs w:val="0"/>
                <w:color w:val="000000"/>
                <w:kern w:val="0"/>
                <w:sz w:val="21"/>
                <w:szCs w:val="21"/>
                <w:u w:val="none"/>
                <w:lang w:val="en-US" w:eastAsia="en-US" w:bidi="ar"/>
              </w:rPr>
            </w:pPr>
          </w:p>
        </w:tc>
        <w:tc>
          <w:tcPr>
            <w:tcW w:w="1382" w:type="dxa"/>
            <w:noWrap/>
            <w:vAlign w:val="bottom"/>
          </w:tcPr>
          <w:p w14:paraId="41778CE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zh-CN" w:bidi="ar"/>
              </w:rPr>
              <w:t>59,002,627.92</w:t>
            </w:r>
          </w:p>
        </w:tc>
      </w:tr>
      <w:tr w14:paraId="74FDBC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33" w:type="dxa"/>
            <w:noWrap/>
            <w:vAlign w:val="center"/>
          </w:tcPr>
          <w:p w14:paraId="45308B77">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1381" w:type="dxa"/>
            <w:vAlign w:val="bottom"/>
          </w:tcPr>
          <w:p w14:paraId="79E55BFE">
            <w:pPr>
              <w:keepNext w:val="0"/>
              <w:keepLines w:val="0"/>
              <w:widowControl/>
              <w:suppressLineNumbers w:val="0"/>
              <w:jc w:val="right"/>
              <w:textAlignment w:val="bottom"/>
              <w:rPr>
                <w:rFonts w:hint="eastAsia" w:ascii="Arial Narrow" w:hAnsi="Arial Narrow" w:eastAsia="Arial Narrow" w:cs="Arial Narrow"/>
                <w:b/>
                <w:bCs/>
                <w:i w:val="0"/>
                <w:iCs w:val="0"/>
                <w:color w:val="000000"/>
                <w:kern w:val="0"/>
                <w:sz w:val="21"/>
                <w:szCs w:val="21"/>
                <w:u w:val="none"/>
                <w:lang w:val="en-US" w:eastAsia="en-US" w:bidi="ar"/>
              </w:rPr>
            </w:pPr>
            <w:r>
              <w:rPr>
                <w:rFonts w:hint="default" w:ascii="Arial Narrow" w:hAnsi="Arial Narrow" w:eastAsia="Arial Narrow" w:cs="Arial Narrow"/>
                <w:b/>
                <w:bCs/>
                <w:i w:val="0"/>
                <w:iCs w:val="0"/>
                <w:color w:val="000000"/>
                <w:kern w:val="0"/>
                <w:sz w:val="21"/>
                <w:szCs w:val="21"/>
                <w:u w:val="none"/>
                <w:lang w:val="en-US" w:eastAsia="zh-CN" w:bidi="ar"/>
              </w:rPr>
              <w:t>59,002,627.92</w:t>
            </w:r>
          </w:p>
        </w:tc>
        <w:tc>
          <w:tcPr>
            <w:tcW w:w="1382" w:type="dxa"/>
            <w:noWrap/>
            <w:vAlign w:val="bottom"/>
          </w:tcPr>
          <w:p w14:paraId="3E4A1575">
            <w:pPr>
              <w:jc w:val="right"/>
              <w:rPr>
                <w:rFonts w:hint="eastAsia" w:ascii="Arial Narrow" w:hAnsi="Arial Narrow" w:eastAsia="Arial Narrow" w:cs="Arial Narrow"/>
                <w:b/>
                <w:bCs/>
                <w:i w:val="0"/>
                <w:iCs w:val="0"/>
                <w:color w:val="000000"/>
                <w:kern w:val="0"/>
                <w:sz w:val="21"/>
                <w:szCs w:val="21"/>
                <w:u w:val="none"/>
                <w:lang w:val="en-US" w:eastAsia="en-US" w:bidi="ar"/>
              </w:rPr>
            </w:pPr>
          </w:p>
        </w:tc>
        <w:tc>
          <w:tcPr>
            <w:tcW w:w="1382" w:type="dxa"/>
            <w:noWrap/>
            <w:vAlign w:val="bottom"/>
          </w:tcPr>
          <w:p w14:paraId="3D4A31F6">
            <w:pPr>
              <w:jc w:val="right"/>
              <w:rPr>
                <w:rFonts w:hint="eastAsia" w:ascii="Arial Narrow" w:hAnsi="Arial Narrow" w:eastAsia="Arial Narrow" w:cs="Arial Narrow"/>
                <w:b/>
                <w:bCs/>
                <w:i w:val="0"/>
                <w:iCs w:val="0"/>
                <w:color w:val="000000"/>
                <w:kern w:val="0"/>
                <w:sz w:val="21"/>
                <w:szCs w:val="21"/>
                <w:u w:val="none"/>
                <w:lang w:val="en-US" w:eastAsia="en-US" w:bidi="ar"/>
              </w:rPr>
            </w:pPr>
          </w:p>
        </w:tc>
        <w:tc>
          <w:tcPr>
            <w:tcW w:w="1382" w:type="dxa"/>
            <w:noWrap/>
            <w:vAlign w:val="bottom"/>
          </w:tcPr>
          <w:p w14:paraId="31A0C289">
            <w:pPr>
              <w:keepNext w:val="0"/>
              <w:keepLines w:val="0"/>
              <w:widowControl/>
              <w:suppressLineNumbers w:val="0"/>
              <w:jc w:val="right"/>
              <w:textAlignment w:val="bottom"/>
              <w:rPr>
                <w:rFonts w:hint="eastAsia" w:ascii="Arial Narrow" w:hAnsi="Arial Narrow" w:eastAsia="Arial Narrow" w:cs="Arial Narrow"/>
                <w:b/>
                <w:bCs/>
                <w:i w:val="0"/>
                <w:iCs w:val="0"/>
                <w:color w:val="000000"/>
                <w:kern w:val="0"/>
                <w:sz w:val="21"/>
                <w:szCs w:val="21"/>
                <w:u w:val="none"/>
                <w:lang w:val="en-US" w:eastAsia="en-US" w:bidi="ar"/>
              </w:rPr>
            </w:pPr>
            <w:r>
              <w:rPr>
                <w:rFonts w:hint="default" w:ascii="Arial Narrow" w:hAnsi="Arial Narrow" w:eastAsia="Arial Narrow" w:cs="Arial Narrow"/>
                <w:b/>
                <w:bCs/>
                <w:i w:val="0"/>
                <w:iCs w:val="0"/>
                <w:color w:val="000000"/>
                <w:kern w:val="0"/>
                <w:sz w:val="21"/>
                <w:szCs w:val="21"/>
                <w:u w:val="none"/>
                <w:lang w:val="en-US" w:eastAsia="zh-CN" w:bidi="ar"/>
              </w:rPr>
              <w:t>59,002,627.92</w:t>
            </w:r>
          </w:p>
        </w:tc>
      </w:tr>
    </w:tbl>
    <w:p w14:paraId="5443A2FF">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37</w:t>
      </w:r>
      <w:r>
        <w:rPr>
          <w:rFonts w:cs="Arial" w:asciiTheme="minorEastAsia" w:hAnsiTheme="minorEastAsia" w:eastAsiaTheme="minorEastAsia"/>
          <w:b/>
          <w:szCs w:val="21"/>
        </w:rPr>
        <w:t>、未分配利润</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564"/>
        <w:gridCol w:w="2268"/>
        <w:gridCol w:w="2268"/>
      </w:tblGrid>
      <w:tr w14:paraId="56248F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trPr>
        <w:tc>
          <w:tcPr>
            <w:tcW w:w="4564" w:type="dxa"/>
            <w:vAlign w:val="center"/>
          </w:tcPr>
          <w:p w14:paraId="3C7273B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268" w:type="dxa"/>
            <w:vAlign w:val="center"/>
          </w:tcPr>
          <w:p w14:paraId="274E92E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w:t>
            </w:r>
          </w:p>
        </w:tc>
        <w:tc>
          <w:tcPr>
            <w:tcW w:w="2268" w:type="dxa"/>
            <w:vAlign w:val="center"/>
          </w:tcPr>
          <w:p w14:paraId="4784165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w:t>
            </w:r>
          </w:p>
        </w:tc>
      </w:tr>
      <w:tr w14:paraId="33BB96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0D556B24">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调整前上年</w:t>
            </w:r>
            <w:r>
              <w:rPr>
                <w:rFonts w:hint="eastAsia" w:cs="Arial" w:asciiTheme="minorEastAsia" w:hAnsiTheme="minorEastAsia" w:eastAsiaTheme="minorEastAsia"/>
                <w:kern w:val="0"/>
                <w:szCs w:val="21"/>
              </w:rPr>
              <w:t>末</w:t>
            </w:r>
            <w:r>
              <w:rPr>
                <w:rFonts w:cs="Arial" w:asciiTheme="minorEastAsia" w:hAnsiTheme="minorEastAsia" w:eastAsiaTheme="minorEastAsia"/>
                <w:kern w:val="0"/>
                <w:szCs w:val="21"/>
              </w:rPr>
              <w:t>未分配利润</w:t>
            </w:r>
          </w:p>
        </w:tc>
        <w:tc>
          <w:tcPr>
            <w:tcW w:w="2268" w:type="dxa"/>
            <w:noWrap/>
            <w:vAlign w:val="center"/>
          </w:tcPr>
          <w:p w14:paraId="3202A512">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-407,324,206.65</w:t>
            </w:r>
          </w:p>
        </w:tc>
        <w:tc>
          <w:tcPr>
            <w:tcW w:w="2268" w:type="dxa"/>
            <w:noWrap/>
            <w:vAlign w:val="center"/>
          </w:tcPr>
          <w:p w14:paraId="7E01EA33">
            <w:pPr>
              <w:widowControl/>
              <w:spacing w:line="400" w:lineRule="exact"/>
              <w:jc w:val="right"/>
              <w:rPr>
                <w:rFonts w:hint="eastAsia" w:ascii="Arial Narrow" w:hAnsi="Arial Narrow" w:eastAsia="Arial Narrow" w:cs="Arial Narrow"/>
                <w:color w:val="000000"/>
                <w:spacing w:val="-2"/>
                <w:kern w:val="0"/>
                <w:szCs w:val="21"/>
                <w:lang w:val="en-US" w:eastAsia="zh-CN"/>
              </w:rPr>
            </w:pPr>
            <w:r>
              <w:rPr>
                <w:rFonts w:ascii="Arial Narrow" w:hAnsi="Arial Narrow" w:eastAsia="Arial Narrow" w:cs="Arial Narrow"/>
                <w:color w:val="000000"/>
                <w:spacing w:val="-2"/>
                <w:kern w:val="0"/>
                <w:szCs w:val="21"/>
                <w:lang w:val="en-US" w:eastAsia="zh-CN"/>
              </w:rPr>
              <w:t>-263,659,995.91</w:t>
            </w:r>
          </w:p>
        </w:tc>
      </w:tr>
      <w:tr w14:paraId="330729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42AE4442">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调整</w:t>
            </w:r>
            <w:r>
              <w:rPr>
                <w:rFonts w:cs="Arial" w:asciiTheme="minorEastAsia" w:hAnsiTheme="minorEastAsia" w:eastAsiaTheme="minorEastAsia"/>
                <w:kern w:val="0"/>
                <w:szCs w:val="21"/>
              </w:rPr>
              <w:t>上年年末未分配利润合计数（调增+，调减-）</w:t>
            </w:r>
          </w:p>
        </w:tc>
        <w:tc>
          <w:tcPr>
            <w:tcW w:w="2268" w:type="dxa"/>
            <w:noWrap/>
            <w:vAlign w:val="center"/>
          </w:tcPr>
          <w:p w14:paraId="1504A329">
            <w:pPr>
              <w:jc w:val="right"/>
              <w:rPr>
                <w:rFonts w:ascii="Arial Narrow" w:hAnsi="Arial Narrow" w:eastAsia="Arial Narrow" w:cs="Arial Narrow"/>
                <w:color w:val="000000"/>
                <w:spacing w:val="-2"/>
                <w:kern w:val="0"/>
                <w:szCs w:val="21"/>
              </w:rPr>
            </w:pPr>
          </w:p>
        </w:tc>
        <w:tc>
          <w:tcPr>
            <w:tcW w:w="2268" w:type="dxa"/>
            <w:noWrap/>
            <w:vAlign w:val="center"/>
          </w:tcPr>
          <w:p w14:paraId="468C909D">
            <w:pPr>
              <w:widowControl/>
              <w:spacing w:line="400" w:lineRule="exact"/>
              <w:jc w:val="right"/>
              <w:rPr>
                <w:rFonts w:hint="eastAsia" w:ascii="Arial Narrow" w:hAnsi="Arial Narrow" w:eastAsia="Arial Narrow" w:cs="Arial Narrow"/>
                <w:color w:val="000000"/>
                <w:spacing w:val="-2"/>
                <w:kern w:val="0"/>
                <w:szCs w:val="21"/>
                <w:lang w:val="en-US" w:eastAsia="zh-CN"/>
              </w:rPr>
            </w:pPr>
          </w:p>
        </w:tc>
      </w:tr>
      <w:tr w14:paraId="0199BC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4531C6BA">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调整后上年年末未分配利润</w:t>
            </w:r>
          </w:p>
        </w:tc>
        <w:tc>
          <w:tcPr>
            <w:tcW w:w="2268" w:type="dxa"/>
            <w:noWrap/>
            <w:vAlign w:val="center"/>
          </w:tcPr>
          <w:p w14:paraId="27FEFA77">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 xml:space="preserve"> -407,324,206.65 </w:t>
            </w:r>
          </w:p>
        </w:tc>
        <w:tc>
          <w:tcPr>
            <w:tcW w:w="2268" w:type="dxa"/>
            <w:noWrap/>
            <w:vAlign w:val="center"/>
          </w:tcPr>
          <w:p w14:paraId="3328D1E5">
            <w:pPr>
              <w:widowControl/>
              <w:spacing w:line="400" w:lineRule="exact"/>
              <w:jc w:val="right"/>
              <w:rPr>
                <w:rFonts w:hint="eastAsia" w:ascii="Arial Narrow" w:hAnsi="Arial Narrow" w:eastAsia="Arial Narrow" w:cs="Arial Narrow"/>
                <w:color w:val="000000"/>
                <w:spacing w:val="-2"/>
                <w:kern w:val="0"/>
                <w:szCs w:val="21"/>
                <w:lang w:val="en-US" w:eastAsia="zh-CN"/>
              </w:rPr>
            </w:pPr>
            <w:r>
              <w:rPr>
                <w:rFonts w:ascii="Arial Narrow" w:hAnsi="Arial Narrow" w:eastAsia="Arial Narrow" w:cs="Arial Narrow"/>
                <w:color w:val="000000"/>
                <w:spacing w:val="-2"/>
                <w:kern w:val="0"/>
                <w:szCs w:val="21"/>
                <w:lang w:val="en-US" w:eastAsia="zh-CN"/>
              </w:rPr>
              <w:t>-263,659,995.91</w:t>
            </w:r>
          </w:p>
        </w:tc>
      </w:tr>
      <w:tr w14:paraId="270481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53BBA34C">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加：本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归属于母公司</w:t>
            </w:r>
            <w:r>
              <w:rPr>
                <w:rFonts w:hint="eastAsia" w:cs="Arial" w:asciiTheme="minorEastAsia" w:hAnsiTheme="minorEastAsia" w:eastAsiaTheme="minorEastAsia"/>
                <w:kern w:val="0"/>
                <w:szCs w:val="21"/>
              </w:rPr>
              <w:t>股东</w:t>
            </w:r>
            <w:r>
              <w:rPr>
                <w:rFonts w:cs="Arial" w:asciiTheme="minorEastAsia" w:hAnsiTheme="minorEastAsia" w:eastAsiaTheme="minorEastAsia"/>
                <w:kern w:val="0"/>
                <w:szCs w:val="21"/>
              </w:rPr>
              <w:t>的净利润</w:t>
            </w:r>
          </w:p>
        </w:tc>
        <w:tc>
          <w:tcPr>
            <w:tcW w:w="2268" w:type="dxa"/>
            <w:shd w:val="clear" w:color="auto" w:fill="auto"/>
            <w:noWrap/>
            <w:vAlign w:val="center"/>
          </w:tcPr>
          <w:p w14:paraId="621B3F29">
            <w:pPr>
              <w:widowControl/>
              <w:spacing w:line="400" w:lineRule="exact"/>
              <w:jc w:val="right"/>
              <w:rPr>
                <w:rFonts w:hint="eastAsia" w:ascii="Arial Narrow" w:hAnsi="Arial Narrow" w:eastAsia="Arial Narrow" w:cs="Arial Narrow"/>
                <w:color w:val="000000"/>
                <w:spacing w:val="-2"/>
                <w:kern w:val="0"/>
                <w:szCs w:val="21"/>
                <w:lang w:val="en-US" w:eastAsia="zh-CN"/>
              </w:rPr>
            </w:pPr>
            <w:r>
              <w:rPr>
                <w:rFonts w:hint="default" w:ascii="Arial Narrow" w:hAnsi="Arial Narrow" w:eastAsia="Arial Narrow" w:cs="Arial Narrow"/>
                <w:b w:val="0"/>
                <w:bCs w:val="0"/>
                <w:color w:val="000000"/>
                <w:spacing w:val="-2"/>
                <w:kern w:val="0"/>
                <w:szCs w:val="21"/>
                <w:lang w:val="en-US" w:eastAsia="zh-CN"/>
              </w:rPr>
              <w:t xml:space="preserve"> -338,007,076.72 </w:t>
            </w:r>
          </w:p>
        </w:tc>
        <w:tc>
          <w:tcPr>
            <w:tcW w:w="2268" w:type="dxa"/>
            <w:noWrap/>
            <w:vAlign w:val="center"/>
          </w:tcPr>
          <w:p w14:paraId="59B25F4E">
            <w:pPr>
              <w:widowControl/>
              <w:spacing w:line="400" w:lineRule="exact"/>
              <w:jc w:val="right"/>
              <w:rPr>
                <w:rFonts w:hint="eastAsia" w:ascii="Arial Narrow" w:hAnsi="Arial Narrow" w:eastAsia="Arial Narrow" w:cs="Arial Narrow"/>
                <w:color w:val="000000"/>
                <w:spacing w:val="-2"/>
                <w:kern w:val="0"/>
                <w:szCs w:val="21"/>
                <w:lang w:val="en-US" w:eastAsia="en-US"/>
              </w:rPr>
            </w:pPr>
            <w:r>
              <w:rPr>
                <w:rFonts w:ascii="Arial Narrow" w:hAnsi="Arial Narrow" w:eastAsia="Arial Narrow" w:cs="Arial Narrow"/>
                <w:color w:val="000000"/>
                <w:spacing w:val="-2"/>
                <w:kern w:val="0"/>
                <w:szCs w:val="21"/>
                <w:lang w:val="en-US" w:eastAsia="zh-CN"/>
              </w:rPr>
              <w:t>- 144,784,573.65</w:t>
            </w:r>
          </w:p>
        </w:tc>
      </w:tr>
      <w:tr w14:paraId="710C80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28A9D9F5">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减：提取法定盈余公积</w:t>
            </w:r>
          </w:p>
        </w:tc>
        <w:tc>
          <w:tcPr>
            <w:tcW w:w="2268" w:type="dxa"/>
            <w:noWrap/>
            <w:vAlign w:val="center"/>
          </w:tcPr>
          <w:p w14:paraId="2DAAD51B">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268" w:type="dxa"/>
            <w:noWrap/>
            <w:vAlign w:val="center"/>
          </w:tcPr>
          <w:p w14:paraId="0D2AD038">
            <w:pPr>
              <w:widowControl/>
              <w:spacing w:line="400" w:lineRule="exact"/>
              <w:jc w:val="right"/>
              <w:rPr>
                <w:rFonts w:hint="eastAsia" w:ascii="Arial Narrow" w:hAnsi="Arial Narrow" w:eastAsia="Arial Narrow" w:cs="Arial Narrow"/>
                <w:color w:val="000000"/>
                <w:spacing w:val="-2"/>
                <w:kern w:val="0"/>
                <w:szCs w:val="21"/>
                <w:lang w:eastAsia="en-US"/>
              </w:rPr>
            </w:pPr>
          </w:p>
        </w:tc>
      </w:tr>
      <w:tr w14:paraId="76D230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6DC12891">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提取任意盈余公积</w:t>
            </w:r>
          </w:p>
        </w:tc>
        <w:tc>
          <w:tcPr>
            <w:tcW w:w="2268" w:type="dxa"/>
            <w:noWrap/>
            <w:vAlign w:val="center"/>
          </w:tcPr>
          <w:p w14:paraId="0FD3A080">
            <w:pPr>
              <w:widowControl/>
              <w:spacing w:line="400" w:lineRule="exact"/>
              <w:jc w:val="right"/>
              <w:rPr>
                <w:rFonts w:hint="eastAsia" w:cs="Arial" w:asciiTheme="minorEastAsia" w:hAnsiTheme="minorEastAsia" w:eastAsiaTheme="minorEastAsia"/>
                <w:kern w:val="0"/>
                <w:szCs w:val="21"/>
              </w:rPr>
            </w:pPr>
          </w:p>
        </w:tc>
        <w:tc>
          <w:tcPr>
            <w:tcW w:w="2268" w:type="dxa"/>
            <w:noWrap/>
            <w:vAlign w:val="center"/>
          </w:tcPr>
          <w:p w14:paraId="7C6FFEDD">
            <w:pPr>
              <w:widowControl/>
              <w:spacing w:line="400" w:lineRule="exact"/>
              <w:jc w:val="right"/>
              <w:rPr>
                <w:rFonts w:hint="eastAsia" w:cs="Arial" w:asciiTheme="minorEastAsia" w:hAnsiTheme="minorEastAsia" w:eastAsiaTheme="minorEastAsia"/>
                <w:kern w:val="0"/>
                <w:szCs w:val="21"/>
              </w:rPr>
            </w:pPr>
          </w:p>
        </w:tc>
      </w:tr>
      <w:tr w14:paraId="059E1F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3C7CDBA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提取一般风险准备</w:t>
            </w:r>
          </w:p>
        </w:tc>
        <w:tc>
          <w:tcPr>
            <w:tcW w:w="2268" w:type="dxa"/>
            <w:noWrap/>
            <w:vAlign w:val="center"/>
          </w:tcPr>
          <w:p w14:paraId="6DBB26D4">
            <w:pPr>
              <w:widowControl/>
              <w:spacing w:line="400" w:lineRule="exact"/>
              <w:jc w:val="right"/>
              <w:rPr>
                <w:rFonts w:hint="eastAsia" w:cs="Arial" w:asciiTheme="minorEastAsia" w:hAnsiTheme="minorEastAsia" w:eastAsiaTheme="minorEastAsia"/>
                <w:kern w:val="0"/>
                <w:szCs w:val="21"/>
              </w:rPr>
            </w:pPr>
          </w:p>
        </w:tc>
        <w:tc>
          <w:tcPr>
            <w:tcW w:w="2268" w:type="dxa"/>
            <w:noWrap/>
            <w:vAlign w:val="center"/>
          </w:tcPr>
          <w:p w14:paraId="62CEF5B6">
            <w:pPr>
              <w:widowControl/>
              <w:spacing w:line="400" w:lineRule="exact"/>
              <w:jc w:val="right"/>
              <w:rPr>
                <w:rFonts w:hint="eastAsia" w:cs="Arial" w:asciiTheme="minorEastAsia" w:hAnsiTheme="minorEastAsia" w:eastAsiaTheme="minorEastAsia"/>
                <w:kern w:val="0"/>
                <w:szCs w:val="21"/>
              </w:rPr>
            </w:pPr>
          </w:p>
        </w:tc>
      </w:tr>
      <w:tr w14:paraId="35D4B1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48A15A46">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应付普通股股利</w:t>
            </w:r>
          </w:p>
        </w:tc>
        <w:tc>
          <w:tcPr>
            <w:tcW w:w="2268" w:type="dxa"/>
            <w:noWrap/>
            <w:vAlign w:val="center"/>
          </w:tcPr>
          <w:p w14:paraId="748FFC53">
            <w:pPr>
              <w:widowControl/>
              <w:spacing w:line="400" w:lineRule="exact"/>
              <w:jc w:val="right"/>
              <w:rPr>
                <w:rFonts w:hint="eastAsia" w:cs="Arial" w:asciiTheme="minorEastAsia" w:hAnsiTheme="minorEastAsia" w:eastAsiaTheme="minorEastAsia"/>
                <w:kern w:val="0"/>
                <w:szCs w:val="21"/>
              </w:rPr>
            </w:pPr>
          </w:p>
        </w:tc>
        <w:tc>
          <w:tcPr>
            <w:tcW w:w="2268" w:type="dxa"/>
            <w:noWrap/>
            <w:vAlign w:val="center"/>
          </w:tcPr>
          <w:p w14:paraId="17AB2137">
            <w:pPr>
              <w:widowControl/>
              <w:spacing w:line="400" w:lineRule="exact"/>
              <w:jc w:val="right"/>
              <w:rPr>
                <w:rFonts w:hint="eastAsia" w:cs="Arial" w:asciiTheme="minorEastAsia" w:hAnsiTheme="minorEastAsia" w:eastAsiaTheme="minorEastAsia"/>
                <w:kern w:val="0"/>
                <w:szCs w:val="21"/>
              </w:rPr>
            </w:pPr>
          </w:p>
        </w:tc>
      </w:tr>
      <w:tr w14:paraId="18BFD5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62DEC007">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转作股本的普通股股利</w:t>
            </w:r>
          </w:p>
        </w:tc>
        <w:tc>
          <w:tcPr>
            <w:tcW w:w="2268" w:type="dxa"/>
            <w:noWrap/>
            <w:vAlign w:val="center"/>
          </w:tcPr>
          <w:p w14:paraId="7F5AE7B3">
            <w:pPr>
              <w:widowControl/>
              <w:spacing w:line="400" w:lineRule="exact"/>
              <w:jc w:val="right"/>
              <w:rPr>
                <w:rFonts w:hint="eastAsia" w:cs="Arial" w:asciiTheme="minorEastAsia" w:hAnsiTheme="minorEastAsia" w:eastAsiaTheme="minorEastAsia"/>
                <w:kern w:val="0"/>
                <w:szCs w:val="21"/>
              </w:rPr>
            </w:pPr>
          </w:p>
        </w:tc>
        <w:tc>
          <w:tcPr>
            <w:tcW w:w="2268" w:type="dxa"/>
            <w:noWrap/>
            <w:vAlign w:val="center"/>
          </w:tcPr>
          <w:p w14:paraId="05F2C230">
            <w:pPr>
              <w:widowControl/>
              <w:spacing w:line="400" w:lineRule="exact"/>
              <w:jc w:val="right"/>
              <w:rPr>
                <w:rFonts w:hint="eastAsia" w:cs="Arial" w:asciiTheme="minorEastAsia" w:hAnsiTheme="minorEastAsia" w:eastAsiaTheme="minorEastAsia"/>
                <w:kern w:val="0"/>
                <w:szCs w:val="21"/>
              </w:rPr>
            </w:pPr>
          </w:p>
        </w:tc>
      </w:tr>
      <w:tr w14:paraId="65A484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vAlign w:val="center"/>
          </w:tcPr>
          <w:p w14:paraId="4B26FBF0">
            <w:pPr>
              <w:widowControl/>
              <w:spacing w:line="400" w:lineRule="exact"/>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lang w:val="en-US" w:eastAsia="zh-CN"/>
              </w:rPr>
              <w:t>其他</w:t>
            </w:r>
          </w:p>
        </w:tc>
        <w:tc>
          <w:tcPr>
            <w:tcW w:w="2268" w:type="dxa"/>
            <w:noWrap/>
            <w:vAlign w:val="center"/>
          </w:tcPr>
          <w:p w14:paraId="6391FF9B">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eastAsia="Arial Narrow" w:cs="Arial Narrow"/>
                <w:b w:val="0"/>
                <w:bCs w:val="0"/>
                <w:color w:val="000000"/>
                <w:spacing w:val="-2"/>
                <w:kern w:val="0"/>
                <w:szCs w:val="21"/>
                <w:lang w:val="en-US" w:eastAsia="zh-CN"/>
              </w:rPr>
              <w:t xml:space="preserve"> 287.10 </w:t>
            </w:r>
          </w:p>
        </w:tc>
        <w:tc>
          <w:tcPr>
            <w:tcW w:w="2268" w:type="dxa"/>
            <w:noWrap/>
            <w:vAlign w:val="center"/>
          </w:tcPr>
          <w:p w14:paraId="713F03FA">
            <w:pPr>
              <w:widowControl/>
              <w:spacing w:line="400" w:lineRule="exact"/>
              <w:jc w:val="right"/>
              <w:rPr>
                <w:rFonts w:hint="eastAsia" w:cs="Arial" w:asciiTheme="minorEastAsia" w:hAnsiTheme="minorEastAsia" w:eastAsiaTheme="minorEastAsia"/>
                <w:kern w:val="0"/>
                <w:szCs w:val="21"/>
              </w:rPr>
            </w:pPr>
            <w:r>
              <w:rPr>
                <w:rFonts w:ascii="Arial Narrow" w:hAnsi="Arial Narrow" w:eastAsia="Arial Narrow" w:cs="Arial Narrow"/>
                <w:color w:val="000000"/>
                <w:spacing w:val="-2"/>
                <w:kern w:val="0"/>
                <w:szCs w:val="21"/>
                <w:lang w:val="en-US" w:eastAsia="zh-CN"/>
              </w:rPr>
              <w:t>1,120,362.91</w:t>
            </w:r>
          </w:p>
        </w:tc>
      </w:tr>
      <w:tr w14:paraId="499974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40F7430E">
            <w:pPr>
              <w:widowControl/>
              <w:spacing w:line="400" w:lineRule="exact"/>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末未分配利润</w:t>
            </w:r>
          </w:p>
        </w:tc>
        <w:tc>
          <w:tcPr>
            <w:tcW w:w="2268" w:type="dxa"/>
            <w:noWrap/>
            <w:vAlign w:val="center"/>
          </w:tcPr>
          <w:p w14:paraId="4C54FE98">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eastAsia="Arial Narrow" w:cs="Arial Narrow"/>
                <w:b/>
                <w:bCs/>
                <w:color w:val="000000"/>
                <w:spacing w:val="-2"/>
                <w:kern w:val="0"/>
                <w:szCs w:val="21"/>
                <w:lang w:val="en-US" w:eastAsia="zh-CN"/>
              </w:rPr>
              <w:t xml:space="preserve"> -745,330,996.27 </w:t>
            </w:r>
          </w:p>
        </w:tc>
        <w:tc>
          <w:tcPr>
            <w:tcW w:w="2268" w:type="dxa"/>
            <w:noWrap/>
            <w:vAlign w:val="center"/>
          </w:tcPr>
          <w:p w14:paraId="235D3A72">
            <w:pPr>
              <w:widowControl/>
              <w:spacing w:line="400" w:lineRule="exact"/>
              <w:jc w:val="right"/>
              <w:rPr>
                <w:rFonts w:hint="eastAsia" w:cs="Arial" w:asciiTheme="minorEastAsia" w:hAnsiTheme="minorEastAsia" w:eastAsiaTheme="minorEastAsia"/>
                <w:kern w:val="0"/>
                <w:szCs w:val="21"/>
              </w:rPr>
            </w:pPr>
            <w:r>
              <w:rPr>
                <w:rFonts w:ascii="Arial Narrow" w:hAnsi="Arial Narrow" w:eastAsia="Arial Narrow" w:cs="Arial Narrow"/>
                <w:b/>
                <w:bCs/>
                <w:color w:val="000000"/>
                <w:spacing w:val="-2"/>
                <w:kern w:val="0"/>
                <w:szCs w:val="21"/>
                <w:lang w:val="en-US" w:eastAsia="zh-CN"/>
              </w:rPr>
              <w:t>-407,324,206.65</w:t>
            </w:r>
          </w:p>
        </w:tc>
      </w:tr>
      <w:bookmarkEnd w:id="80"/>
    </w:tbl>
    <w:p w14:paraId="761C55C9">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38</w:t>
      </w:r>
      <w:r>
        <w:rPr>
          <w:rFonts w:cs="Arial" w:asciiTheme="minorEastAsia" w:hAnsiTheme="minorEastAsia" w:eastAsiaTheme="minorEastAsia"/>
          <w:b/>
          <w:szCs w:val="21"/>
        </w:rPr>
        <w:t>、</w:t>
      </w:r>
      <w:r>
        <w:rPr>
          <w:rFonts w:hint="eastAsia" w:cs="Arial" w:asciiTheme="minorEastAsia" w:hAnsiTheme="minorEastAsia" w:eastAsiaTheme="minorEastAsia"/>
          <w:b/>
          <w:szCs w:val="21"/>
        </w:rPr>
        <w:t>营业收入和营业成本</w:t>
      </w:r>
    </w:p>
    <w:p w14:paraId="6A3D4C21">
      <w:pPr>
        <w:spacing w:line="400" w:lineRule="exact"/>
        <w:ind w:left="426"/>
        <w:rPr>
          <w:rFonts w:hint="eastAsia" w:ascii="宋体" w:hAnsi="宋体"/>
          <w:szCs w:val="21"/>
        </w:rPr>
      </w:pPr>
      <w:r>
        <w:rPr>
          <w:rFonts w:hint="eastAsia" w:ascii="宋体" w:hAnsi="宋体"/>
          <w:szCs w:val="21"/>
        </w:rPr>
        <w:t>（1）营业收入和营业成本情况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92"/>
        <w:gridCol w:w="1843"/>
        <w:gridCol w:w="1701"/>
        <w:gridCol w:w="1781"/>
        <w:gridCol w:w="1797"/>
      </w:tblGrid>
      <w:tr w14:paraId="3695D3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92" w:type="dxa"/>
            <w:vMerge w:val="restart"/>
            <w:noWrap/>
            <w:vAlign w:val="center"/>
          </w:tcPr>
          <w:p w14:paraId="42D088DB">
            <w:pPr>
              <w:widowControl/>
              <w:spacing w:line="400" w:lineRule="exact"/>
              <w:jc w:val="center"/>
              <w:rPr>
                <w:rFonts w:hint="eastAsia" w:cs="Arial" w:asciiTheme="minorEastAsia" w:hAnsiTheme="minorEastAsia" w:eastAsiaTheme="minorEastAsia"/>
                <w:kern w:val="0"/>
                <w:szCs w:val="21"/>
              </w:rPr>
            </w:pPr>
            <w:bookmarkStart w:id="83" w:name="OLE_LINK184"/>
            <w:bookmarkStart w:id="84" w:name="OLE_LINK99"/>
            <w:bookmarkStart w:id="85" w:name="OLE_LINK185"/>
            <w:bookmarkStart w:id="86" w:name="OLE_LINK40"/>
            <w:r>
              <w:rPr>
                <w:rFonts w:hint="eastAsia" w:cs="Arial" w:asciiTheme="minorEastAsia" w:hAnsiTheme="minorEastAsia" w:eastAsiaTheme="minorEastAsia"/>
                <w:kern w:val="0"/>
                <w:szCs w:val="21"/>
              </w:rPr>
              <w:t>项目</w:t>
            </w:r>
          </w:p>
        </w:tc>
        <w:tc>
          <w:tcPr>
            <w:tcW w:w="3544" w:type="dxa"/>
            <w:gridSpan w:val="2"/>
            <w:noWrap/>
            <w:vAlign w:val="center"/>
          </w:tcPr>
          <w:p w14:paraId="56F57E8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578" w:type="dxa"/>
            <w:gridSpan w:val="2"/>
            <w:noWrap/>
            <w:vAlign w:val="center"/>
          </w:tcPr>
          <w:p w14:paraId="01FF4C9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3D878D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92" w:type="dxa"/>
            <w:vMerge w:val="continue"/>
            <w:vAlign w:val="center"/>
          </w:tcPr>
          <w:p w14:paraId="764E3874">
            <w:pPr>
              <w:widowControl/>
              <w:spacing w:line="400" w:lineRule="exact"/>
              <w:jc w:val="left"/>
              <w:rPr>
                <w:rFonts w:hint="eastAsia" w:cs="Arial" w:asciiTheme="minorEastAsia" w:hAnsiTheme="minorEastAsia" w:eastAsiaTheme="minorEastAsia"/>
                <w:kern w:val="0"/>
                <w:szCs w:val="21"/>
              </w:rPr>
            </w:pPr>
          </w:p>
        </w:tc>
        <w:tc>
          <w:tcPr>
            <w:tcW w:w="1843" w:type="dxa"/>
            <w:noWrap/>
            <w:vAlign w:val="center"/>
          </w:tcPr>
          <w:p w14:paraId="5587D3C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01" w:type="dxa"/>
            <w:noWrap/>
            <w:vAlign w:val="center"/>
          </w:tcPr>
          <w:p w14:paraId="4ECC503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c>
          <w:tcPr>
            <w:tcW w:w="1781" w:type="dxa"/>
            <w:noWrap/>
            <w:vAlign w:val="center"/>
          </w:tcPr>
          <w:p w14:paraId="12025A3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97" w:type="dxa"/>
            <w:noWrap/>
            <w:vAlign w:val="center"/>
          </w:tcPr>
          <w:p w14:paraId="35D8995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r>
      <w:tr w14:paraId="3C3A70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6F35EEB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主营业务</w:t>
            </w:r>
          </w:p>
        </w:tc>
        <w:tc>
          <w:tcPr>
            <w:tcW w:w="1843" w:type="dxa"/>
            <w:noWrap/>
            <w:vAlign w:val="center"/>
          </w:tcPr>
          <w:p w14:paraId="43568CD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266,079,330.98</w:t>
            </w:r>
          </w:p>
        </w:tc>
        <w:tc>
          <w:tcPr>
            <w:tcW w:w="1701" w:type="dxa"/>
            <w:noWrap/>
            <w:vAlign w:val="center"/>
          </w:tcPr>
          <w:p w14:paraId="0D8319A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85,136,814.90</w:t>
            </w:r>
          </w:p>
        </w:tc>
        <w:tc>
          <w:tcPr>
            <w:tcW w:w="1781" w:type="dxa"/>
            <w:noWrap/>
            <w:vAlign w:val="center"/>
          </w:tcPr>
          <w:p w14:paraId="5AFA497E">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457,418,610.82</w:t>
            </w:r>
          </w:p>
        </w:tc>
        <w:tc>
          <w:tcPr>
            <w:tcW w:w="1797" w:type="dxa"/>
            <w:noWrap/>
            <w:vAlign w:val="center"/>
          </w:tcPr>
          <w:p w14:paraId="6A64F6D0">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176,444,202.73</w:t>
            </w:r>
          </w:p>
        </w:tc>
      </w:tr>
      <w:tr w14:paraId="76E433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732D5DE8">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其他业务</w:t>
            </w:r>
          </w:p>
        </w:tc>
        <w:tc>
          <w:tcPr>
            <w:tcW w:w="1843" w:type="dxa"/>
            <w:noWrap/>
            <w:vAlign w:val="center"/>
          </w:tcPr>
          <w:p w14:paraId="3E156F34">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39,777,007.67</w:t>
            </w:r>
          </w:p>
        </w:tc>
        <w:tc>
          <w:tcPr>
            <w:tcW w:w="1701" w:type="dxa"/>
            <w:noWrap/>
            <w:vAlign w:val="center"/>
          </w:tcPr>
          <w:p w14:paraId="1BFF38CF">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38,239,246.13</w:t>
            </w:r>
          </w:p>
        </w:tc>
        <w:tc>
          <w:tcPr>
            <w:tcW w:w="1781" w:type="dxa"/>
            <w:noWrap/>
            <w:vAlign w:val="center"/>
          </w:tcPr>
          <w:p w14:paraId="01B8CFE3">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59,316,926.06</w:t>
            </w:r>
          </w:p>
        </w:tc>
        <w:tc>
          <w:tcPr>
            <w:tcW w:w="1797" w:type="dxa"/>
            <w:noWrap/>
            <w:vAlign w:val="center"/>
          </w:tcPr>
          <w:p w14:paraId="41472D21">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53,027,782.98</w:t>
            </w:r>
          </w:p>
        </w:tc>
      </w:tr>
      <w:tr w14:paraId="792867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3F8AB20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843" w:type="dxa"/>
            <w:noWrap/>
            <w:vAlign w:val="center"/>
          </w:tcPr>
          <w:p w14:paraId="1F9E5F1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305,856,338.65</w:t>
            </w:r>
          </w:p>
        </w:tc>
        <w:tc>
          <w:tcPr>
            <w:tcW w:w="1701" w:type="dxa"/>
            <w:noWrap/>
            <w:vAlign w:val="center"/>
          </w:tcPr>
          <w:p w14:paraId="76D20FD1">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123,376,061.03</w:t>
            </w:r>
          </w:p>
        </w:tc>
        <w:tc>
          <w:tcPr>
            <w:tcW w:w="1781" w:type="dxa"/>
            <w:noWrap/>
            <w:vAlign w:val="center"/>
          </w:tcPr>
          <w:p w14:paraId="3345F506">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516,735,536.88</w:t>
            </w:r>
          </w:p>
        </w:tc>
        <w:tc>
          <w:tcPr>
            <w:tcW w:w="1797" w:type="dxa"/>
            <w:noWrap/>
            <w:vAlign w:val="center"/>
          </w:tcPr>
          <w:p w14:paraId="366620CC">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229,471,985.71</w:t>
            </w:r>
          </w:p>
        </w:tc>
      </w:tr>
      <w:bookmarkEnd w:id="83"/>
      <w:bookmarkEnd w:id="84"/>
      <w:bookmarkEnd w:id="85"/>
      <w:bookmarkEnd w:id="86"/>
    </w:tbl>
    <w:p w14:paraId="334FF0DF">
      <w:pPr>
        <w:spacing w:line="400" w:lineRule="exact"/>
        <w:ind w:left="426"/>
        <w:rPr>
          <w:rFonts w:hint="eastAsia" w:ascii="宋体" w:hAnsi="宋体"/>
          <w:szCs w:val="21"/>
        </w:rPr>
      </w:pPr>
      <w:r>
        <w:rPr>
          <w:rFonts w:hint="eastAsia" w:ascii="宋体" w:hAnsi="宋体"/>
          <w:szCs w:val="21"/>
        </w:rPr>
        <w:t>（2）收入及成本分解信息</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92"/>
        <w:gridCol w:w="1843"/>
        <w:gridCol w:w="1701"/>
        <w:gridCol w:w="1781"/>
        <w:gridCol w:w="1797"/>
      </w:tblGrid>
      <w:tr w14:paraId="4F7540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92" w:type="dxa"/>
            <w:vMerge w:val="restart"/>
            <w:noWrap/>
            <w:vAlign w:val="center"/>
          </w:tcPr>
          <w:p w14:paraId="2CF7047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收入类别</w:t>
            </w:r>
          </w:p>
        </w:tc>
        <w:tc>
          <w:tcPr>
            <w:tcW w:w="3544" w:type="dxa"/>
            <w:gridSpan w:val="2"/>
            <w:noWrap/>
            <w:vAlign w:val="center"/>
          </w:tcPr>
          <w:p w14:paraId="6ECADD8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578" w:type="dxa"/>
            <w:gridSpan w:val="2"/>
            <w:noWrap/>
            <w:vAlign w:val="center"/>
          </w:tcPr>
          <w:p w14:paraId="0BCD8C8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7AAF7C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92" w:type="dxa"/>
            <w:vMerge w:val="continue"/>
            <w:vAlign w:val="center"/>
          </w:tcPr>
          <w:p w14:paraId="5503C541">
            <w:pPr>
              <w:widowControl/>
              <w:spacing w:line="400" w:lineRule="exact"/>
              <w:jc w:val="left"/>
              <w:rPr>
                <w:rFonts w:hint="eastAsia" w:cs="Arial" w:asciiTheme="minorEastAsia" w:hAnsiTheme="minorEastAsia" w:eastAsiaTheme="minorEastAsia"/>
                <w:kern w:val="0"/>
                <w:szCs w:val="21"/>
              </w:rPr>
            </w:pPr>
          </w:p>
        </w:tc>
        <w:tc>
          <w:tcPr>
            <w:tcW w:w="1843" w:type="dxa"/>
            <w:noWrap/>
            <w:vAlign w:val="center"/>
          </w:tcPr>
          <w:p w14:paraId="363A126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01" w:type="dxa"/>
            <w:noWrap/>
            <w:vAlign w:val="center"/>
          </w:tcPr>
          <w:p w14:paraId="37E104D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c>
          <w:tcPr>
            <w:tcW w:w="1781" w:type="dxa"/>
            <w:noWrap/>
            <w:vAlign w:val="center"/>
          </w:tcPr>
          <w:p w14:paraId="1D26D76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97" w:type="dxa"/>
            <w:noWrap/>
            <w:vAlign w:val="center"/>
          </w:tcPr>
          <w:p w14:paraId="2FAE5AE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r>
      <w:tr w14:paraId="504311D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4FF1A8A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按业务类型分类:</w:t>
            </w:r>
          </w:p>
        </w:tc>
        <w:tc>
          <w:tcPr>
            <w:tcW w:w="1843" w:type="dxa"/>
            <w:noWrap/>
            <w:vAlign w:val="center"/>
          </w:tcPr>
          <w:p w14:paraId="5B1F22C3">
            <w:pPr>
              <w:widowControl/>
              <w:spacing w:line="400" w:lineRule="exact"/>
              <w:jc w:val="right"/>
              <w:rPr>
                <w:rFonts w:hint="eastAsia" w:cs="Arial" w:asciiTheme="minorEastAsia" w:hAnsiTheme="minorEastAsia" w:eastAsiaTheme="minorEastAsia"/>
                <w:kern w:val="0"/>
                <w:szCs w:val="21"/>
              </w:rPr>
            </w:pPr>
          </w:p>
        </w:tc>
        <w:tc>
          <w:tcPr>
            <w:tcW w:w="1701" w:type="dxa"/>
            <w:noWrap/>
            <w:vAlign w:val="center"/>
          </w:tcPr>
          <w:p w14:paraId="47690D3D">
            <w:pPr>
              <w:widowControl/>
              <w:spacing w:line="400" w:lineRule="exact"/>
              <w:jc w:val="right"/>
              <w:rPr>
                <w:rFonts w:hint="eastAsia" w:cs="Arial" w:asciiTheme="minorEastAsia" w:hAnsiTheme="minorEastAsia" w:eastAsiaTheme="minorEastAsia"/>
                <w:kern w:val="0"/>
                <w:szCs w:val="21"/>
              </w:rPr>
            </w:pPr>
          </w:p>
        </w:tc>
        <w:tc>
          <w:tcPr>
            <w:tcW w:w="1781" w:type="dxa"/>
            <w:noWrap/>
          </w:tcPr>
          <w:p w14:paraId="6F2EE40C">
            <w:pPr>
              <w:pStyle w:val="71"/>
              <w:spacing w:before="185" w:line="212" w:lineRule="auto"/>
              <w:ind w:left="489"/>
              <w:rPr>
                <w:sz w:val="21"/>
                <w:szCs w:val="21"/>
              </w:rPr>
            </w:pPr>
          </w:p>
        </w:tc>
        <w:tc>
          <w:tcPr>
            <w:tcW w:w="1797" w:type="dxa"/>
            <w:noWrap/>
          </w:tcPr>
          <w:p w14:paraId="5D8FED1D">
            <w:pPr>
              <w:pStyle w:val="71"/>
              <w:spacing w:before="185" w:line="212" w:lineRule="auto"/>
              <w:ind w:left="596"/>
              <w:rPr>
                <w:sz w:val="21"/>
                <w:szCs w:val="21"/>
              </w:rPr>
            </w:pPr>
          </w:p>
        </w:tc>
      </w:tr>
      <w:tr w14:paraId="39D931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663F116F">
            <w:pPr>
              <w:spacing w:before="155" w:line="219" w:lineRule="auto"/>
              <w:ind w:left="17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软件产品</w:t>
            </w:r>
          </w:p>
        </w:tc>
        <w:tc>
          <w:tcPr>
            <w:tcW w:w="1843" w:type="dxa"/>
            <w:noWrap/>
            <w:vAlign w:val="center"/>
          </w:tcPr>
          <w:p w14:paraId="0BCE5524">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162,846,490.07</w:t>
            </w:r>
          </w:p>
        </w:tc>
        <w:tc>
          <w:tcPr>
            <w:tcW w:w="1701" w:type="dxa"/>
            <w:noWrap/>
            <w:vAlign w:val="center"/>
          </w:tcPr>
          <w:p w14:paraId="1257550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28,430,591.00</w:t>
            </w:r>
          </w:p>
        </w:tc>
        <w:tc>
          <w:tcPr>
            <w:tcW w:w="1781" w:type="dxa"/>
            <w:noWrap/>
            <w:vAlign w:val="center"/>
          </w:tcPr>
          <w:p w14:paraId="78578A78">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216,359,717.56</w:t>
            </w:r>
          </w:p>
        </w:tc>
        <w:tc>
          <w:tcPr>
            <w:tcW w:w="1797" w:type="dxa"/>
            <w:noWrap/>
            <w:vAlign w:val="center"/>
          </w:tcPr>
          <w:p w14:paraId="0C71A534">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16,288,303.30</w:t>
            </w:r>
          </w:p>
        </w:tc>
      </w:tr>
      <w:tr w14:paraId="5EF870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36875054">
            <w:pPr>
              <w:spacing w:before="162" w:line="218" w:lineRule="auto"/>
              <w:ind w:left="168"/>
              <w:rPr>
                <w:rFonts w:hint="eastAsia" w:cs="Arial" w:asciiTheme="minorEastAsia" w:hAnsiTheme="minorEastAsia" w:eastAsiaTheme="minorEastAsia"/>
                <w:kern w:val="0"/>
                <w:szCs w:val="21"/>
              </w:rPr>
            </w:pPr>
            <w:bookmarkStart w:id="87" w:name="OLE_LINK23"/>
            <w:bookmarkStart w:id="88" w:name="OLE_LINK24"/>
            <w:r>
              <w:rPr>
                <w:rFonts w:cs="Arial" w:asciiTheme="minorEastAsia" w:hAnsiTheme="minorEastAsia" w:eastAsiaTheme="minorEastAsia"/>
                <w:kern w:val="0"/>
                <w:szCs w:val="21"/>
              </w:rPr>
              <w:t>集成产品</w:t>
            </w:r>
            <w:bookmarkEnd w:id="87"/>
            <w:bookmarkEnd w:id="88"/>
          </w:p>
        </w:tc>
        <w:tc>
          <w:tcPr>
            <w:tcW w:w="1843" w:type="dxa"/>
            <w:noWrap/>
            <w:vAlign w:val="center"/>
          </w:tcPr>
          <w:p w14:paraId="6DFA5916">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38,727,586.00</w:t>
            </w:r>
          </w:p>
        </w:tc>
        <w:tc>
          <w:tcPr>
            <w:tcW w:w="1701" w:type="dxa"/>
            <w:noWrap/>
            <w:vAlign w:val="center"/>
          </w:tcPr>
          <w:p w14:paraId="7E2A5AA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36,389,162.18</w:t>
            </w:r>
          </w:p>
        </w:tc>
        <w:tc>
          <w:tcPr>
            <w:tcW w:w="1781" w:type="dxa"/>
            <w:noWrap/>
            <w:vAlign w:val="center"/>
          </w:tcPr>
          <w:p w14:paraId="1C47CE2A">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152,130,433.80</w:t>
            </w:r>
          </w:p>
        </w:tc>
        <w:tc>
          <w:tcPr>
            <w:tcW w:w="1797" w:type="dxa"/>
            <w:noWrap/>
            <w:vAlign w:val="center"/>
          </w:tcPr>
          <w:p w14:paraId="4AFA69C3">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144,088,454.58</w:t>
            </w:r>
          </w:p>
        </w:tc>
      </w:tr>
      <w:tr w14:paraId="668010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6D91C0F3">
            <w:pPr>
              <w:spacing w:before="166" w:line="219" w:lineRule="auto"/>
              <w:ind w:left="166"/>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技术服务</w:t>
            </w:r>
          </w:p>
        </w:tc>
        <w:tc>
          <w:tcPr>
            <w:tcW w:w="1843" w:type="dxa"/>
            <w:noWrap/>
            <w:vAlign w:val="center"/>
          </w:tcPr>
          <w:p w14:paraId="77F97556">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64,505,254.91</w:t>
            </w:r>
          </w:p>
        </w:tc>
        <w:tc>
          <w:tcPr>
            <w:tcW w:w="1701" w:type="dxa"/>
            <w:noWrap/>
            <w:vAlign w:val="center"/>
          </w:tcPr>
          <w:p w14:paraId="05E769B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20,317,061.72</w:t>
            </w:r>
          </w:p>
        </w:tc>
        <w:tc>
          <w:tcPr>
            <w:tcW w:w="1781" w:type="dxa"/>
            <w:noWrap/>
            <w:vAlign w:val="center"/>
          </w:tcPr>
          <w:p w14:paraId="0C13D727">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88,928,459.46</w:t>
            </w:r>
          </w:p>
        </w:tc>
        <w:tc>
          <w:tcPr>
            <w:tcW w:w="1797" w:type="dxa"/>
            <w:noWrap/>
            <w:vAlign w:val="center"/>
          </w:tcPr>
          <w:p w14:paraId="733CEC22">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16,067,444.85</w:t>
            </w:r>
          </w:p>
        </w:tc>
      </w:tr>
      <w:tr w14:paraId="69DA17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3B63CA8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合计</w:t>
            </w:r>
          </w:p>
        </w:tc>
        <w:tc>
          <w:tcPr>
            <w:tcW w:w="1843" w:type="dxa"/>
            <w:noWrap/>
            <w:vAlign w:val="center"/>
          </w:tcPr>
          <w:p w14:paraId="071F1CD9">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266,079,330.98</w:t>
            </w:r>
          </w:p>
        </w:tc>
        <w:tc>
          <w:tcPr>
            <w:tcW w:w="1701" w:type="dxa"/>
            <w:noWrap/>
            <w:vAlign w:val="center"/>
          </w:tcPr>
          <w:p w14:paraId="27F03D5B">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85,136,814.90</w:t>
            </w:r>
          </w:p>
        </w:tc>
        <w:tc>
          <w:tcPr>
            <w:tcW w:w="1781" w:type="dxa"/>
            <w:noWrap/>
            <w:vAlign w:val="center"/>
          </w:tcPr>
          <w:p w14:paraId="27EA6D78">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457,418,610.82</w:t>
            </w:r>
          </w:p>
        </w:tc>
        <w:tc>
          <w:tcPr>
            <w:tcW w:w="1797" w:type="dxa"/>
            <w:noWrap/>
            <w:vAlign w:val="center"/>
          </w:tcPr>
          <w:p w14:paraId="4209A377">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176,444,202.73</w:t>
            </w:r>
          </w:p>
        </w:tc>
      </w:tr>
      <w:tr w14:paraId="044CEF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6384DA6E">
            <w:pPr>
              <w:widowControl/>
              <w:spacing w:line="400" w:lineRule="exact"/>
              <w:jc w:val="left"/>
              <w:rPr>
                <w:rFonts w:hint="eastAsia" w:cs="Arial" w:asciiTheme="minorEastAsia" w:hAnsiTheme="minorEastAsia" w:eastAsiaTheme="minorEastAsia"/>
                <w:kern w:val="0"/>
                <w:szCs w:val="21"/>
              </w:rPr>
            </w:pPr>
            <w:r>
              <w:rPr>
                <w:rFonts w:ascii="宋体" w:hAnsi="宋体" w:cs="Arial"/>
                <w:kern w:val="0"/>
                <w:szCs w:val="21"/>
              </w:rPr>
              <w:t>按经营地区分类</w:t>
            </w:r>
          </w:p>
        </w:tc>
        <w:tc>
          <w:tcPr>
            <w:tcW w:w="1843" w:type="dxa"/>
            <w:noWrap/>
            <w:vAlign w:val="center"/>
          </w:tcPr>
          <w:p w14:paraId="7E3C8EDE">
            <w:pPr>
              <w:widowControl/>
              <w:spacing w:line="400" w:lineRule="exact"/>
              <w:jc w:val="right"/>
              <w:rPr>
                <w:rFonts w:hint="eastAsia" w:cs="Arial" w:asciiTheme="minorEastAsia" w:hAnsiTheme="minorEastAsia" w:eastAsiaTheme="minorEastAsia"/>
                <w:kern w:val="0"/>
                <w:szCs w:val="21"/>
              </w:rPr>
            </w:pPr>
          </w:p>
        </w:tc>
        <w:tc>
          <w:tcPr>
            <w:tcW w:w="1701" w:type="dxa"/>
            <w:noWrap/>
            <w:vAlign w:val="center"/>
          </w:tcPr>
          <w:p w14:paraId="02C2DA4B">
            <w:pPr>
              <w:widowControl/>
              <w:spacing w:line="400" w:lineRule="exact"/>
              <w:jc w:val="right"/>
              <w:rPr>
                <w:rFonts w:hint="eastAsia" w:cs="Arial" w:asciiTheme="minorEastAsia" w:hAnsiTheme="minorEastAsia" w:eastAsiaTheme="minorEastAsia"/>
                <w:kern w:val="0"/>
                <w:szCs w:val="21"/>
              </w:rPr>
            </w:pPr>
          </w:p>
        </w:tc>
        <w:tc>
          <w:tcPr>
            <w:tcW w:w="1781" w:type="dxa"/>
            <w:noWrap/>
            <w:vAlign w:val="center"/>
          </w:tcPr>
          <w:p w14:paraId="473B92D2">
            <w:pPr>
              <w:widowControl/>
              <w:spacing w:line="400" w:lineRule="exact"/>
              <w:jc w:val="right"/>
              <w:rPr>
                <w:rFonts w:hint="eastAsia" w:cs="Arial" w:asciiTheme="minorEastAsia" w:hAnsiTheme="minorEastAsia" w:eastAsiaTheme="minorEastAsia"/>
                <w:kern w:val="0"/>
                <w:szCs w:val="21"/>
              </w:rPr>
            </w:pPr>
          </w:p>
        </w:tc>
        <w:tc>
          <w:tcPr>
            <w:tcW w:w="1797" w:type="dxa"/>
            <w:noWrap/>
            <w:vAlign w:val="center"/>
          </w:tcPr>
          <w:p w14:paraId="5049BD78">
            <w:pPr>
              <w:widowControl/>
              <w:spacing w:line="400" w:lineRule="exact"/>
              <w:jc w:val="right"/>
              <w:rPr>
                <w:rFonts w:hint="eastAsia" w:cs="Arial" w:asciiTheme="minorEastAsia" w:hAnsiTheme="minorEastAsia" w:eastAsiaTheme="minorEastAsia"/>
                <w:kern w:val="0"/>
                <w:szCs w:val="21"/>
              </w:rPr>
            </w:pPr>
          </w:p>
        </w:tc>
      </w:tr>
      <w:tr w14:paraId="350670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24115E1F">
            <w:pPr>
              <w:kinsoku w:val="0"/>
              <w:autoSpaceDE w:val="0"/>
              <w:autoSpaceDN w:val="0"/>
              <w:adjustRightInd w:val="0"/>
              <w:snapToGrid w:val="0"/>
              <w:spacing w:before="150" w:line="216" w:lineRule="auto"/>
              <w:ind w:left="13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华北</w:t>
            </w:r>
          </w:p>
        </w:tc>
        <w:tc>
          <w:tcPr>
            <w:tcW w:w="1843" w:type="dxa"/>
            <w:noWrap/>
            <w:vAlign w:val="center"/>
          </w:tcPr>
          <w:p w14:paraId="3FDF898A">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164,887,690.42</w:t>
            </w:r>
          </w:p>
        </w:tc>
        <w:tc>
          <w:tcPr>
            <w:tcW w:w="1701" w:type="dxa"/>
            <w:noWrap/>
            <w:vAlign w:val="center"/>
          </w:tcPr>
          <w:p w14:paraId="248AD6DE">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64,581,659.30</w:t>
            </w:r>
          </w:p>
        </w:tc>
        <w:tc>
          <w:tcPr>
            <w:tcW w:w="1781" w:type="dxa"/>
            <w:noWrap/>
            <w:vAlign w:val="center"/>
          </w:tcPr>
          <w:p w14:paraId="0263643F">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230,507,226.73</w:t>
            </w:r>
          </w:p>
        </w:tc>
        <w:tc>
          <w:tcPr>
            <w:tcW w:w="1797" w:type="dxa"/>
            <w:noWrap/>
            <w:vAlign w:val="center"/>
          </w:tcPr>
          <w:p w14:paraId="57881A29">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94,633,837.52</w:t>
            </w:r>
          </w:p>
        </w:tc>
      </w:tr>
      <w:tr w14:paraId="4F606C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61CEAF0D">
            <w:pPr>
              <w:kinsoku w:val="0"/>
              <w:autoSpaceDE w:val="0"/>
              <w:autoSpaceDN w:val="0"/>
              <w:adjustRightInd w:val="0"/>
              <w:snapToGrid w:val="0"/>
              <w:spacing w:before="150" w:line="216" w:lineRule="auto"/>
              <w:ind w:left="13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华东</w:t>
            </w:r>
          </w:p>
        </w:tc>
        <w:tc>
          <w:tcPr>
            <w:tcW w:w="1843" w:type="dxa"/>
            <w:noWrap/>
            <w:vAlign w:val="center"/>
          </w:tcPr>
          <w:p w14:paraId="7EF2E1F4">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75,201,998.13</w:t>
            </w:r>
          </w:p>
        </w:tc>
        <w:tc>
          <w:tcPr>
            <w:tcW w:w="1701" w:type="dxa"/>
            <w:noWrap/>
            <w:vAlign w:val="center"/>
          </w:tcPr>
          <w:p w14:paraId="25BD94CA">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36,251,489.37</w:t>
            </w:r>
          </w:p>
        </w:tc>
        <w:tc>
          <w:tcPr>
            <w:tcW w:w="1781" w:type="dxa"/>
            <w:noWrap/>
            <w:vAlign w:val="center"/>
          </w:tcPr>
          <w:p w14:paraId="4D2A52FC">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125,393,635.03</w:t>
            </w:r>
          </w:p>
        </w:tc>
        <w:tc>
          <w:tcPr>
            <w:tcW w:w="1797" w:type="dxa"/>
            <w:noWrap/>
            <w:vAlign w:val="center"/>
          </w:tcPr>
          <w:p w14:paraId="0C7963C7">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70,743,531.77</w:t>
            </w:r>
          </w:p>
        </w:tc>
      </w:tr>
      <w:tr w14:paraId="3C97CC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325CAFE7">
            <w:pPr>
              <w:kinsoku w:val="0"/>
              <w:autoSpaceDE w:val="0"/>
              <w:autoSpaceDN w:val="0"/>
              <w:adjustRightInd w:val="0"/>
              <w:snapToGrid w:val="0"/>
              <w:spacing w:before="155" w:line="218" w:lineRule="auto"/>
              <w:ind w:left="14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西北</w:t>
            </w:r>
          </w:p>
        </w:tc>
        <w:tc>
          <w:tcPr>
            <w:tcW w:w="1843" w:type="dxa"/>
            <w:noWrap/>
            <w:vAlign w:val="center"/>
          </w:tcPr>
          <w:p w14:paraId="31A41D1A">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14,523,772.30</w:t>
            </w:r>
          </w:p>
        </w:tc>
        <w:tc>
          <w:tcPr>
            <w:tcW w:w="1701" w:type="dxa"/>
            <w:noWrap/>
            <w:vAlign w:val="center"/>
          </w:tcPr>
          <w:p w14:paraId="5A08809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5,911,591.64</w:t>
            </w:r>
          </w:p>
        </w:tc>
        <w:tc>
          <w:tcPr>
            <w:tcW w:w="1781" w:type="dxa"/>
            <w:noWrap/>
            <w:vAlign w:val="center"/>
          </w:tcPr>
          <w:p w14:paraId="4CAE92A8">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51,151,800.04</w:t>
            </w:r>
          </w:p>
        </w:tc>
        <w:tc>
          <w:tcPr>
            <w:tcW w:w="1797" w:type="dxa"/>
            <w:noWrap/>
            <w:vAlign w:val="center"/>
          </w:tcPr>
          <w:p w14:paraId="6F26CB4D">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26,379,198.57</w:t>
            </w:r>
          </w:p>
        </w:tc>
      </w:tr>
      <w:tr w14:paraId="1C93E9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456083ED">
            <w:pPr>
              <w:kinsoku w:val="0"/>
              <w:autoSpaceDE w:val="0"/>
              <w:autoSpaceDN w:val="0"/>
              <w:adjustRightInd w:val="0"/>
              <w:snapToGrid w:val="0"/>
              <w:spacing w:before="155" w:line="216" w:lineRule="auto"/>
              <w:ind w:left="13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华南</w:t>
            </w:r>
          </w:p>
        </w:tc>
        <w:tc>
          <w:tcPr>
            <w:tcW w:w="1843" w:type="dxa"/>
            <w:noWrap/>
            <w:vAlign w:val="center"/>
          </w:tcPr>
          <w:p w14:paraId="7F52067E">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16,461,738.11</w:t>
            </w:r>
          </w:p>
        </w:tc>
        <w:tc>
          <w:tcPr>
            <w:tcW w:w="1701" w:type="dxa"/>
            <w:noWrap/>
            <w:vAlign w:val="center"/>
          </w:tcPr>
          <w:p w14:paraId="0FC9005A">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7,794,145.12</w:t>
            </w:r>
          </w:p>
        </w:tc>
        <w:tc>
          <w:tcPr>
            <w:tcW w:w="1781" w:type="dxa"/>
            <w:noWrap/>
            <w:vAlign w:val="center"/>
          </w:tcPr>
          <w:p w14:paraId="656BAE8C">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25,581,809.55</w:t>
            </w:r>
          </w:p>
        </w:tc>
        <w:tc>
          <w:tcPr>
            <w:tcW w:w="1797" w:type="dxa"/>
            <w:noWrap/>
            <w:vAlign w:val="center"/>
          </w:tcPr>
          <w:p w14:paraId="7A2C7A93">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4,168,964.10</w:t>
            </w:r>
          </w:p>
        </w:tc>
      </w:tr>
      <w:tr w14:paraId="77C01A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0C818580">
            <w:pPr>
              <w:kinsoku w:val="0"/>
              <w:autoSpaceDE w:val="0"/>
              <w:autoSpaceDN w:val="0"/>
              <w:adjustRightInd w:val="0"/>
              <w:snapToGrid w:val="0"/>
              <w:spacing w:before="159" w:line="216" w:lineRule="auto"/>
              <w:ind w:left="13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华中</w:t>
            </w:r>
          </w:p>
        </w:tc>
        <w:tc>
          <w:tcPr>
            <w:tcW w:w="1843" w:type="dxa"/>
            <w:noWrap/>
            <w:vAlign w:val="center"/>
          </w:tcPr>
          <w:p w14:paraId="698523C6">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16,647,742.00</w:t>
            </w:r>
          </w:p>
        </w:tc>
        <w:tc>
          <w:tcPr>
            <w:tcW w:w="1701" w:type="dxa"/>
            <w:noWrap/>
            <w:vAlign w:val="center"/>
          </w:tcPr>
          <w:p w14:paraId="50F66747">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4,216,932.87</w:t>
            </w:r>
          </w:p>
        </w:tc>
        <w:tc>
          <w:tcPr>
            <w:tcW w:w="1781" w:type="dxa"/>
            <w:noWrap/>
            <w:vAlign w:val="center"/>
          </w:tcPr>
          <w:p w14:paraId="0513C7D0">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25,657,168.26</w:t>
            </w:r>
          </w:p>
        </w:tc>
        <w:tc>
          <w:tcPr>
            <w:tcW w:w="1797" w:type="dxa"/>
            <w:noWrap/>
            <w:vAlign w:val="center"/>
          </w:tcPr>
          <w:p w14:paraId="2F41F984">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4,113,365.28</w:t>
            </w:r>
          </w:p>
        </w:tc>
      </w:tr>
      <w:tr w14:paraId="717173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61E8F753">
            <w:pPr>
              <w:kinsoku w:val="0"/>
              <w:autoSpaceDE w:val="0"/>
              <w:autoSpaceDN w:val="0"/>
              <w:adjustRightInd w:val="0"/>
              <w:snapToGrid w:val="0"/>
              <w:spacing w:before="158" w:line="220" w:lineRule="auto"/>
              <w:ind w:left="14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西南</w:t>
            </w:r>
          </w:p>
        </w:tc>
        <w:tc>
          <w:tcPr>
            <w:tcW w:w="1843" w:type="dxa"/>
            <w:noWrap/>
            <w:vAlign w:val="center"/>
          </w:tcPr>
          <w:p w14:paraId="74BD0C1C">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12,369,488.95</w:t>
            </w:r>
          </w:p>
        </w:tc>
        <w:tc>
          <w:tcPr>
            <w:tcW w:w="1701" w:type="dxa"/>
            <w:noWrap/>
            <w:vAlign w:val="center"/>
          </w:tcPr>
          <w:p w14:paraId="5173290F">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3,481,842.52</w:t>
            </w:r>
          </w:p>
        </w:tc>
        <w:tc>
          <w:tcPr>
            <w:tcW w:w="1781" w:type="dxa"/>
            <w:noWrap/>
            <w:vAlign w:val="center"/>
          </w:tcPr>
          <w:p w14:paraId="63984DD8">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39,949,277.90</w:t>
            </w:r>
          </w:p>
        </w:tc>
        <w:tc>
          <w:tcPr>
            <w:tcW w:w="1797" w:type="dxa"/>
            <w:noWrap/>
            <w:vAlign w:val="center"/>
          </w:tcPr>
          <w:p w14:paraId="1A76D6DB">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21,346,125.03</w:t>
            </w:r>
          </w:p>
        </w:tc>
      </w:tr>
      <w:tr w14:paraId="4AABD40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7A9A5716">
            <w:pPr>
              <w:kinsoku w:val="0"/>
              <w:autoSpaceDE w:val="0"/>
              <w:autoSpaceDN w:val="0"/>
              <w:adjustRightInd w:val="0"/>
              <w:snapToGrid w:val="0"/>
              <w:spacing w:before="163" w:line="218" w:lineRule="auto"/>
              <w:ind w:left="137"/>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东北</w:t>
            </w:r>
          </w:p>
        </w:tc>
        <w:tc>
          <w:tcPr>
            <w:tcW w:w="1843" w:type="dxa"/>
            <w:noWrap/>
            <w:vAlign w:val="center"/>
          </w:tcPr>
          <w:p w14:paraId="7D6404F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5,718,066.18</w:t>
            </w:r>
          </w:p>
        </w:tc>
        <w:tc>
          <w:tcPr>
            <w:tcW w:w="1701" w:type="dxa"/>
            <w:noWrap/>
            <w:vAlign w:val="center"/>
          </w:tcPr>
          <w:p w14:paraId="59BF79DB">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1,138,210.68</w:t>
            </w:r>
          </w:p>
        </w:tc>
        <w:tc>
          <w:tcPr>
            <w:tcW w:w="1781" w:type="dxa"/>
            <w:noWrap/>
            <w:vAlign w:val="center"/>
          </w:tcPr>
          <w:p w14:paraId="3314C872">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16,376,521.68</w:t>
            </w:r>
          </w:p>
        </w:tc>
        <w:tc>
          <w:tcPr>
            <w:tcW w:w="1797" w:type="dxa"/>
            <w:noWrap/>
            <w:vAlign w:val="center"/>
          </w:tcPr>
          <w:p w14:paraId="116F64CE">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7,988,186.73</w:t>
            </w:r>
          </w:p>
        </w:tc>
      </w:tr>
      <w:tr w14:paraId="1B3D4C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85" w:hRule="atLeast"/>
          <w:jc w:val="center"/>
        </w:trPr>
        <w:tc>
          <w:tcPr>
            <w:tcW w:w="2092" w:type="dxa"/>
            <w:noWrap/>
          </w:tcPr>
          <w:p w14:paraId="7390E4F0">
            <w:pPr>
              <w:kinsoku w:val="0"/>
              <w:autoSpaceDE w:val="0"/>
              <w:autoSpaceDN w:val="0"/>
              <w:adjustRightInd w:val="0"/>
              <w:snapToGrid w:val="0"/>
              <w:spacing w:before="163" w:line="216" w:lineRule="auto"/>
              <w:ind w:left="130"/>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lang w:val="en-US" w:eastAsia="zh-CN"/>
              </w:rPr>
              <w:t>海外</w:t>
            </w:r>
          </w:p>
        </w:tc>
        <w:tc>
          <w:tcPr>
            <w:tcW w:w="1843" w:type="dxa"/>
            <w:noWrap/>
            <w:vAlign w:val="center"/>
          </w:tcPr>
          <w:p w14:paraId="35C9E77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45,842.56</w:t>
            </w:r>
          </w:p>
        </w:tc>
        <w:tc>
          <w:tcPr>
            <w:tcW w:w="1701" w:type="dxa"/>
            <w:noWrap/>
            <w:vAlign w:val="center"/>
          </w:tcPr>
          <w:p w14:paraId="77E6E03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189.53</w:t>
            </w:r>
          </w:p>
        </w:tc>
        <w:tc>
          <w:tcPr>
            <w:tcW w:w="1781" w:type="dxa"/>
            <w:noWrap/>
            <w:vAlign w:val="center"/>
          </w:tcPr>
          <w:p w14:paraId="6799907A">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2,118,097.69</w:t>
            </w:r>
          </w:p>
        </w:tc>
        <w:tc>
          <w:tcPr>
            <w:tcW w:w="1797" w:type="dxa"/>
            <w:noWrap/>
            <w:vAlign w:val="center"/>
          </w:tcPr>
          <w:p w14:paraId="66C5EE95">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98,776.71</w:t>
            </w:r>
          </w:p>
        </w:tc>
      </w:tr>
      <w:tr w14:paraId="66E9A8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1D8B88F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合计</w:t>
            </w:r>
          </w:p>
        </w:tc>
        <w:tc>
          <w:tcPr>
            <w:tcW w:w="1843" w:type="dxa"/>
            <w:noWrap/>
            <w:vAlign w:val="center"/>
          </w:tcPr>
          <w:p w14:paraId="57012CB5">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305,856,338.65</w:t>
            </w:r>
          </w:p>
        </w:tc>
        <w:tc>
          <w:tcPr>
            <w:tcW w:w="1701" w:type="dxa"/>
            <w:noWrap/>
            <w:vAlign w:val="center"/>
          </w:tcPr>
          <w:p w14:paraId="3610541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123,376,061.03</w:t>
            </w:r>
          </w:p>
        </w:tc>
        <w:tc>
          <w:tcPr>
            <w:tcW w:w="1781" w:type="dxa"/>
            <w:noWrap/>
            <w:vAlign w:val="center"/>
          </w:tcPr>
          <w:p w14:paraId="1B353D59">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516,735,536.88</w:t>
            </w:r>
          </w:p>
        </w:tc>
        <w:tc>
          <w:tcPr>
            <w:tcW w:w="1797" w:type="dxa"/>
            <w:noWrap/>
            <w:vAlign w:val="center"/>
          </w:tcPr>
          <w:p w14:paraId="04C8013F">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229,471,985.71</w:t>
            </w:r>
          </w:p>
        </w:tc>
      </w:tr>
      <w:tr w14:paraId="0FFB61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0416D78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按客户类型分类</w:t>
            </w:r>
          </w:p>
        </w:tc>
        <w:tc>
          <w:tcPr>
            <w:tcW w:w="1843" w:type="dxa"/>
            <w:noWrap/>
            <w:vAlign w:val="center"/>
          </w:tcPr>
          <w:p w14:paraId="76D3D1B6">
            <w:pPr>
              <w:widowControl/>
              <w:spacing w:line="400" w:lineRule="exact"/>
              <w:jc w:val="right"/>
              <w:rPr>
                <w:rFonts w:hint="eastAsia" w:cs="Arial" w:asciiTheme="minorEastAsia" w:hAnsiTheme="minorEastAsia" w:eastAsiaTheme="minorEastAsia"/>
                <w:kern w:val="0"/>
                <w:szCs w:val="21"/>
              </w:rPr>
            </w:pPr>
          </w:p>
        </w:tc>
        <w:tc>
          <w:tcPr>
            <w:tcW w:w="1701" w:type="dxa"/>
            <w:noWrap/>
            <w:vAlign w:val="center"/>
          </w:tcPr>
          <w:p w14:paraId="4010F7CE">
            <w:pPr>
              <w:widowControl/>
              <w:spacing w:line="400" w:lineRule="exact"/>
              <w:jc w:val="right"/>
              <w:rPr>
                <w:rFonts w:hint="eastAsia" w:cs="Arial" w:asciiTheme="minorEastAsia" w:hAnsiTheme="minorEastAsia" w:eastAsiaTheme="minorEastAsia"/>
                <w:kern w:val="0"/>
                <w:szCs w:val="21"/>
              </w:rPr>
            </w:pPr>
          </w:p>
        </w:tc>
        <w:tc>
          <w:tcPr>
            <w:tcW w:w="1781" w:type="dxa"/>
            <w:noWrap/>
            <w:vAlign w:val="center"/>
          </w:tcPr>
          <w:p w14:paraId="7F01A601">
            <w:pPr>
              <w:widowControl/>
              <w:spacing w:line="400" w:lineRule="exact"/>
              <w:jc w:val="right"/>
              <w:rPr>
                <w:rFonts w:hint="eastAsia" w:cs="Arial" w:asciiTheme="minorEastAsia" w:hAnsiTheme="minorEastAsia" w:eastAsiaTheme="minorEastAsia"/>
                <w:kern w:val="0"/>
                <w:szCs w:val="21"/>
              </w:rPr>
            </w:pPr>
          </w:p>
        </w:tc>
        <w:tc>
          <w:tcPr>
            <w:tcW w:w="1797" w:type="dxa"/>
            <w:noWrap/>
            <w:vAlign w:val="center"/>
          </w:tcPr>
          <w:p w14:paraId="4165F22E">
            <w:pPr>
              <w:widowControl/>
              <w:spacing w:line="400" w:lineRule="exact"/>
              <w:jc w:val="right"/>
              <w:rPr>
                <w:rFonts w:hint="eastAsia" w:cs="Arial" w:asciiTheme="minorEastAsia" w:hAnsiTheme="minorEastAsia" w:eastAsiaTheme="minorEastAsia"/>
                <w:kern w:val="0"/>
                <w:szCs w:val="21"/>
              </w:rPr>
            </w:pPr>
          </w:p>
        </w:tc>
      </w:tr>
      <w:tr w14:paraId="08D66C3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0674645C">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金融类客户</w:t>
            </w:r>
          </w:p>
        </w:tc>
        <w:tc>
          <w:tcPr>
            <w:tcW w:w="1843" w:type="dxa"/>
            <w:noWrap/>
            <w:vAlign w:val="center"/>
          </w:tcPr>
          <w:p w14:paraId="77298A3F">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17,587,103.17</w:t>
            </w:r>
          </w:p>
        </w:tc>
        <w:tc>
          <w:tcPr>
            <w:tcW w:w="1701" w:type="dxa"/>
            <w:noWrap/>
            <w:vAlign w:val="center"/>
          </w:tcPr>
          <w:p w14:paraId="284F9DB3">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9,156,447.87</w:t>
            </w:r>
          </w:p>
        </w:tc>
        <w:tc>
          <w:tcPr>
            <w:tcW w:w="1781" w:type="dxa"/>
            <w:noWrap/>
            <w:vAlign w:val="center"/>
          </w:tcPr>
          <w:p w14:paraId="1E57A873">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39,783,547.58</w:t>
            </w:r>
          </w:p>
        </w:tc>
        <w:tc>
          <w:tcPr>
            <w:tcW w:w="1797" w:type="dxa"/>
            <w:noWrap/>
            <w:vAlign w:val="center"/>
          </w:tcPr>
          <w:p w14:paraId="5C60324B">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18,548,133.94</w:t>
            </w:r>
          </w:p>
        </w:tc>
      </w:tr>
      <w:tr w14:paraId="05FAB3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0020BFDA">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军工类客户</w:t>
            </w:r>
          </w:p>
        </w:tc>
        <w:tc>
          <w:tcPr>
            <w:tcW w:w="1843" w:type="dxa"/>
            <w:noWrap/>
            <w:vAlign w:val="center"/>
          </w:tcPr>
          <w:p w14:paraId="49EE8918">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56,860,840.99</w:t>
            </w:r>
          </w:p>
        </w:tc>
        <w:tc>
          <w:tcPr>
            <w:tcW w:w="1701" w:type="dxa"/>
            <w:noWrap/>
            <w:vAlign w:val="center"/>
          </w:tcPr>
          <w:p w14:paraId="1F376E6C">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25,911,370.48</w:t>
            </w:r>
          </w:p>
        </w:tc>
        <w:tc>
          <w:tcPr>
            <w:tcW w:w="1781" w:type="dxa"/>
            <w:noWrap/>
            <w:vAlign w:val="center"/>
          </w:tcPr>
          <w:p w14:paraId="1187FB63">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96,947,305.66</w:t>
            </w:r>
          </w:p>
        </w:tc>
        <w:tc>
          <w:tcPr>
            <w:tcW w:w="1797" w:type="dxa"/>
            <w:noWrap/>
            <w:vAlign w:val="center"/>
          </w:tcPr>
          <w:p w14:paraId="3E12BB25">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52,198,419.73</w:t>
            </w:r>
          </w:p>
        </w:tc>
      </w:tr>
      <w:tr w14:paraId="3B15AC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1827B627">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政府类客户</w:t>
            </w:r>
          </w:p>
        </w:tc>
        <w:tc>
          <w:tcPr>
            <w:tcW w:w="1843" w:type="dxa"/>
            <w:noWrap/>
            <w:vAlign w:val="center"/>
          </w:tcPr>
          <w:p w14:paraId="546FBF95">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100,631,330.00</w:t>
            </w:r>
          </w:p>
        </w:tc>
        <w:tc>
          <w:tcPr>
            <w:tcW w:w="1701" w:type="dxa"/>
            <w:noWrap/>
            <w:vAlign w:val="center"/>
          </w:tcPr>
          <w:p w14:paraId="6A148337">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43,845,430.95</w:t>
            </w:r>
          </w:p>
        </w:tc>
        <w:tc>
          <w:tcPr>
            <w:tcW w:w="1781" w:type="dxa"/>
            <w:noWrap/>
            <w:vAlign w:val="center"/>
          </w:tcPr>
          <w:p w14:paraId="21CD0C26">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179,675,652.34</w:t>
            </w:r>
          </w:p>
        </w:tc>
        <w:tc>
          <w:tcPr>
            <w:tcW w:w="1797" w:type="dxa"/>
            <w:noWrap/>
            <w:vAlign w:val="center"/>
          </w:tcPr>
          <w:p w14:paraId="3CEDD5EE">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93,317,843.67</w:t>
            </w:r>
          </w:p>
        </w:tc>
      </w:tr>
      <w:tr w14:paraId="15ED1BE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39DB065B">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能源类客户</w:t>
            </w:r>
          </w:p>
        </w:tc>
        <w:tc>
          <w:tcPr>
            <w:tcW w:w="1843" w:type="dxa"/>
            <w:noWrap/>
            <w:vAlign w:val="center"/>
          </w:tcPr>
          <w:p w14:paraId="36F9B852">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46,011,891.16</w:t>
            </w:r>
          </w:p>
        </w:tc>
        <w:tc>
          <w:tcPr>
            <w:tcW w:w="1701" w:type="dxa"/>
            <w:noWrap/>
            <w:vAlign w:val="center"/>
          </w:tcPr>
          <w:p w14:paraId="2836B200">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19,545,867.00</w:t>
            </w:r>
          </w:p>
        </w:tc>
        <w:tc>
          <w:tcPr>
            <w:tcW w:w="1781" w:type="dxa"/>
            <w:noWrap/>
            <w:vAlign w:val="center"/>
          </w:tcPr>
          <w:p w14:paraId="614D2265">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61,845,079.22</w:t>
            </w:r>
          </w:p>
        </w:tc>
        <w:tc>
          <w:tcPr>
            <w:tcW w:w="1797" w:type="dxa"/>
            <w:noWrap/>
            <w:vAlign w:val="center"/>
          </w:tcPr>
          <w:p w14:paraId="029E33F4">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12,230,909.96</w:t>
            </w:r>
          </w:p>
        </w:tc>
      </w:tr>
      <w:tr w14:paraId="15DB0C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2178D1B2">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其他</w:t>
            </w:r>
          </w:p>
        </w:tc>
        <w:tc>
          <w:tcPr>
            <w:tcW w:w="1843" w:type="dxa"/>
            <w:noWrap/>
            <w:vAlign w:val="center"/>
          </w:tcPr>
          <w:p w14:paraId="4853482E">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84,765,173.33</w:t>
            </w:r>
          </w:p>
        </w:tc>
        <w:tc>
          <w:tcPr>
            <w:tcW w:w="1701" w:type="dxa"/>
            <w:noWrap/>
            <w:vAlign w:val="center"/>
          </w:tcPr>
          <w:p w14:paraId="6ADC1372">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24,916,944.73</w:t>
            </w:r>
          </w:p>
        </w:tc>
        <w:tc>
          <w:tcPr>
            <w:tcW w:w="1781" w:type="dxa"/>
            <w:noWrap/>
            <w:vAlign w:val="center"/>
          </w:tcPr>
          <w:p w14:paraId="292CACB9">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138,483,952.08</w:t>
            </w:r>
          </w:p>
        </w:tc>
        <w:tc>
          <w:tcPr>
            <w:tcW w:w="1797" w:type="dxa"/>
            <w:noWrap/>
            <w:vAlign w:val="center"/>
          </w:tcPr>
          <w:p w14:paraId="5BB18580">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53,176,678.41</w:t>
            </w:r>
          </w:p>
        </w:tc>
      </w:tr>
      <w:tr w14:paraId="02CB9C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6E714D2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合计</w:t>
            </w:r>
          </w:p>
        </w:tc>
        <w:tc>
          <w:tcPr>
            <w:tcW w:w="1843" w:type="dxa"/>
            <w:noWrap/>
            <w:vAlign w:val="center"/>
          </w:tcPr>
          <w:p w14:paraId="6EDD5AFA">
            <w:pPr>
              <w:jc w:val="right"/>
              <w:rPr>
                <w:rFonts w:hint="default" w:ascii="Arial Narrow" w:hAnsi="Arial Narrow" w:eastAsia="Arial Narrow" w:cs="Arial Narrow"/>
                <w:b/>
                <w:bCs/>
                <w:color w:val="000000"/>
                <w:spacing w:val="-2"/>
                <w:kern w:val="0"/>
                <w:szCs w:val="21"/>
                <w:lang w:val="en-US" w:eastAsia="en-US"/>
              </w:rPr>
            </w:pPr>
            <w:r>
              <w:rPr>
                <w:rFonts w:hint="eastAsia" w:ascii="Arial Narrow" w:hAnsi="Arial Narrow" w:eastAsia="Arial Narrow" w:cs="Arial Narrow"/>
                <w:b/>
                <w:bCs/>
                <w:color w:val="000000"/>
                <w:spacing w:val="-2"/>
                <w:kern w:val="0"/>
                <w:szCs w:val="21"/>
                <w:lang w:val="en-US" w:eastAsia="zh-CN"/>
              </w:rPr>
              <w:t>305,856,338.65</w:t>
            </w:r>
          </w:p>
        </w:tc>
        <w:tc>
          <w:tcPr>
            <w:tcW w:w="1701" w:type="dxa"/>
            <w:noWrap/>
            <w:vAlign w:val="center"/>
          </w:tcPr>
          <w:p w14:paraId="7F9DC4FF">
            <w:pPr>
              <w:jc w:val="right"/>
              <w:rPr>
                <w:rFonts w:hint="eastAsia" w:ascii="Arial Narrow" w:hAnsi="Arial Narrow" w:eastAsia="Arial Narrow" w:cs="Arial Narrow"/>
                <w:b/>
                <w:bCs/>
                <w:color w:val="000000"/>
                <w:spacing w:val="-2"/>
                <w:kern w:val="0"/>
                <w:szCs w:val="21"/>
                <w:lang w:eastAsia="en-US"/>
              </w:rPr>
            </w:pPr>
            <w:r>
              <w:rPr>
                <w:rFonts w:hint="eastAsia" w:ascii="Arial Narrow" w:hAnsi="Arial Narrow" w:eastAsia="Arial Narrow" w:cs="Arial Narrow"/>
                <w:b/>
                <w:bCs/>
                <w:color w:val="000000"/>
                <w:spacing w:val="-2"/>
                <w:kern w:val="0"/>
                <w:szCs w:val="21"/>
                <w:lang w:val="en-US" w:eastAsia="zh-CN"/>
              </w:rPr>
              <w:t>123,376,061.03</w:t>
            </w:r>
          </w:p>
        </w:tc>
        <w:tc>
          <w:tcPr>
            <w:tcW w:w="1781" w:type="dxa"/>
            <w:noWrap/>
            <w:vAlign w:val="center"/>
          </w:tcPr>
          <w:p w14:paraId="6298AB2A">
            <w:pPr>
              <w:jc w:val="right"/>
              <w:rPr>
                <w:rFonts w:ascii="Arial Narrow" w:hAnsi="Arial Narrow" w:eastAsia="Arial Narrow" w:cs="Arial Narrow"/>
                <w:b/>
                <w:bCs/>
                <w:color w:val="000000"/>
                <w:spacing w:val="-2"/>
                <w:kern w:val="0"/>
                <w:szCs w:val="21"/>
                <w:lang w:eastAsia="en-US"/>
              </w:rPr>
            </w:pPr>
            <w:r>
              <w:rPr>
                <w:rFonts w:ascii="Arial Narrow" w:hAnsi="Arial Narrow" w:eastAsia="Arial Narrow" w:cs="Arial Narrow"/>
                <w:b/>
                <w:bCs/>
                <w:color w:val="000000"/>
                <w:spacing w:val="-2"/>
                <w:kern w:val="0"/>
                <w:szCs w:val="21"/>
                <w:lang w:eastAsia="en-US"/>
              </w:rPr>
              <w:t>516,735,536.88</w:t>
            </w:r>
          </w:p>
        </w:tc>
        <w:tc>
          <w:tcPr>
            <w:tcW w:w="1797" w:type="dxa"/>
            <w:noWrap/>
            <w:vAlign w:val="center"/>
          </w:tcPr>
          <w:p w14:paraId="25BCEA07">
            <w:pPr>
              <w:jc w:val="right"/>
              <w:rPr>
                <w:rFonts w:ascii="Arial Narrow" w:hAnsi="Arial Narrow" w:eastAsia="Arial Narrow" w:cs="Arial Narrow"/>
                <w:b/>
                <w:color w:val="000000"/>
                <w:spacing w:val="-2"/>
                <w:kern w:val="0"/>
                <w:szCs w:val="21"/>
                <w:lang w:eastAsia="en-US"/>
              </w:rPr>
            </w:pPr>
            <w:r>
              <w:rPr>
                <w:rFonts w:ascii="Arial Narrow" w:hAnsi="Arial Narrow" w:eastAsia="Arial Narrow" w:cs="Arial Narrow"/>
                <w:b/>
                <w:color w:val="000000"/>
                <w:spacing w:val="-2"/>
                <w:kern w:val="0"/>
                <w:szCs w:val="21"/>
                <w:lang w:eastAsia="en-US"/>
              </w:rPr>
              <w:t>229,471,985.71</w:t>
            </w:r>
          </w:p>
        </w:tc>
      </w:tr>
    </w:tbl>
    <w:p w14:paraId="46715B03">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39</w:t>
      </w:r>
      <w:r>
        <w:rPr>
          <w:rFonts w:cs="Arial" w:asciiTheme="minorEastAsia" w:hAnsiTheme="minorEastAsia" w:eastAsiaTheme="minorEastAsia"/>
          <w:b/>
          <w:szCs w:val="21"/>
        </w:rPr>
        <w:t>、税金及附加</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37CCF7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0D36B57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5343D02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42ED238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46047A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31E7E390">
            <w:pPr>
              <w:widowControl/>
              <w:spacing w:line="400" w:lineRule="exact"/>
              <w:jc w:val="left"/>
              <w:rPr>
                <w:rFonts w:hint="eastAsia" w:cs="Arial" w:asciiTheme="minorEastAsia" w:hAnsiTheme="minorEastAsia" w:eastAsiaTheme="minorEastAsia"/>
                <w:kern w:val="0"/>
                <w:szCs w:val="21"/>
              </w:rPr>
            </w:pPr>
            <w:bookmarkStart w:id="89" w:name="_Hlk227335741"/>
            <w:r>
              <w:rPr>
                <w:rFonts w:cs="Arial" w:asciiTheme="minorEastAsia" w:hAnsiTheme="minorEastAsia" w:eastAsiaTheme="minorEastAsia"/>
                <w:kern w:val="0"/>
                <w:szCs w:val="21"/>
              </w:rPr>
              <w:t>城市维护建设税</w:t>
            </w:r>
          </w:p>
        </w:tc>
        <w:tc>
          <w:tcPr>
            <w:tcW w:w="3160" w:type="dxa"/>
            <w:noWrap/>
            <w:vAlign w:val="center"/>
          </w:tcPr>
          <w:p w14:paraId="13F94037">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1,478,885.08</w:t>
            </w:r>
          </w:p>
        </w:tc>
        <w:tc>
          <w:tcPr>
            <w:tcW w:w="2798" w:type="dxa"/>
            <w:noWrap/>
            <w:vAlign w:val="center"/>
          </w:tcPr>
          <w:p w14:paraId="35632242">
            <w:pPr>
              <w:widowControl/>
              <w:spacing w:line="400" w:lineRule="exact"/>
              <w:jc w:val="right"/>
              <w:rPr>
                <w:rFonts w:ascii="Arial Narrow" w:hAnsi="Arial Narrow" w:eastAsia="Arial Narrow" w:cs="Arial Narrow"/>
                <w:color w:val="000000"/>
                <w:spacing w:val="-2"/>
                <w:kern w:val="0"/>
                <w:szCs w:val="21"/>
                <w:lang w:eastAsia="en-US"/>
              </w:rPr>
            </w:pPr>
            <w:bookmarkStart w:id="90" w:name="OLE_LINK309"/>
            <w:r>
              <w:rPr>
                <w:rFonts w:ascii="Arial Narrow" w:hAnsi="Arial Narrow" w:eastAsia="Arial Narrow" w:cs="Arial Narrow"/>
                <w:color w:val="000000"/>
                <w:spacing w:val="-2"/>
                <w:kern w:val="0"/>
                <w:szCs w:val="21"/>
                <w:lang w:eastAsia="en-US"/>
              </w:rPr>
              <w:t>969,558.25</w:t>
            </w:r>
            <w:bookmarkEnd w:id="90"/>
          </w:p>
        </w:tc>
      </w:tr>
      <w:tr w14:paraId="6DAB26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5173CAAC">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教育费附加</w:t>
            </w:r>
          </w:p>
        </w:tc>
        <w:tc>
          <w:tcPr>
            <w:tcW w:w="3160" w:type="dxa"/>
            <w:noWrap/>
            <w:vAlign w:val="center"/>
          </w:tcPr>
          <w:p w14:paraId="3556F468">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630,939.99</w:t>
            </w:r>
          </w:p>
        </w:tc>
        <w:tc>
          <w:tcPr>
            <w:tcW w:w="2798" w:type="dxa"/>
            <w:noWrap/>
            <w:vAlign w:val="center"/>
          </w:tcPr>
          <w:p w14:paraId="171D7787">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415,613.16</w:t>
            </w:r>
          </w:p>
        </w:tc>
      </w:tr>
      <w:tr w14:paraId="762FD5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11116748">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房产税</w:t>
            </w:r>
          </w:p>
        </w:tc>
        <w:tc>
          <w:tcPr>
            <w:tcW w:w="3160" w:type="dxa"/>
            <w:noWrap/>
            <w:vAlign w:val="center"/>
          </w:tcPr>
          <w:p w14:paraId="43E3FC2F">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495,824.54</w:t>
            </w:r>
          </w:p>
        </w:tc>
        <w:tc>
          <w:tcPr>
            <w:tcW w:w="2798" w:type="dxa"/>
            <w:noWrap/>
            <w:vAlign w:val="center"/>
          </w:tcPr>
          <w:p w14:paraId="78D70915">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495,824.54</w:t>
            </w:r>
          </w:p>
        </w:tc>
      </w:tr>
      <w:tr w14:paraId="1BA5F0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77C2FDC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土地使用税</w:t>
            </w:r>
          </w:p>
        </w:tc>
        <w:tc>
          <w:tcPr>
            <w:tcW w:w="3160" w:type="dxa"/>
            <w:noWrap/>
            <w:vAlign w:val="center"/>
          </w:tcPr>
          <w:p w14:paraId="16DF8FA3">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112,917.31</w:t>
            </w:r>
          </w:p>
        </w:tc>
        <w:tc>
          <w:tcPr>
            <w:tcW w:w="2798" w:type="dxa"/>
            <w:noWrap/>
            <w:vAlign w:val="center"/>
          </w:tcPr>
          <w:p w14:paraId="18C46E9B">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110,498.23</w:t>
            </w:r>
          </w:p>
        </w:tc>
      </w:tr>
      <w:tr w14:paraId="12075D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6B60D50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车船使用税</w:t>
            </w:r>
          </w:p>
        </w:tc>
        <w:tc>
          <w:tcPr>
            <w:tcW w:w="3160" w:type="dxa"/>
            <w:noWrap/>
            <w:vAlign w:val="center"/>
          </w:tcPr>
          <w:p w14:paraId="1AD16302">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25,160.00</w:t>
            </w:r>
          </w:p>
        </w:tc>
        <w:tc>
          <w:tcPr>
            <w:tcW w:w="2798" w:type="dxa"/>
            <w:noWrap/>
            <w:vAlign w:val="center"/>
          </w:tcPr>
          <w:p w14:paraId="37C788CA">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34,360.00</w:t>
            </w:r>
          </w:p>
        </w:tc>
      </w:tr>
      <w:tr w14:paraId="425A32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01900DCB">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印花税</w:t>
            </w:r>
          </w:p>
        </w:tc>
        <w:tc>
          <w:tcPr>
            <w:tcW w:w="3160" w:type="dxa"/>
            <w:noWrap/>
            <w:vAlign w:val="center"/>
          </w:tcPr>
          <w:p w14:paraId="7ABD551F">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231,321.94</w:t>
            </w:r>
          </w:p>
        </w:tc>
        <w:tc>
          <w:tcPr>
            <w:tcW w:w="2798" w:type="dxa"/>
            <w:noWrap/>
            <w:vAlign w:val="center"/>
          </w:tcPr>
          <w:p w14:paraId="332FA3CD">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488,023.87</w:t>
            </w:r>
          </w:p>
        </w:tc>
      </w:tr>
      <w:tr w14:paraId="6D4F2F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67DB74D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3160" w:type="dxa"/>
            <w:noWrap/>
            <w:vAlign w:val="center"/>
          </w:tcPr>
          <w:p w14:paraId="273DD622">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425,277.61</w:t>
            </w:r>
          </w:p>
        </w:tc>
        <w:tc>
          <w:tcPr>
            <w:tcW w:w="2798" w:type="dxa"/>
            <w:noWrap/>
            <w:vAlign w:val="center"/>
          </w:tcPr>
          <w:p w14:paraId="348608A9">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1,036,951.32</w:t>
            </w:r>
          </w:p>
        </w:tc>
      </w:tr>
      <w:tr w14:paraId="2B20E5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18215CA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noWrap/>
            <w:vAlign w:val="center"/>
          </w:tcPr>
          <w:p w14:paraId="2E804EA6">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b/>
                <w:bCs/>
                <w:color w:val="000000"/>
                <w:spacing w:val="-2"/>
                <w:kern w:val="0"/>
                <w:szCs w:val="21"/>
                <w:lang w:eastAsia="en-US"/>
              </w:rPr>
              <w:t>3,400,326.47</w:t>
            </w:r>
          </w:p>
        </w:tc>
        <w:tc>
          <w:tcPr>
            <w:tcW w:w="2798" w:type="dxa"/>
            <w:noWrap/>
            <w:vAlign w:val="center"/>
          </w:tcPr>
          <w:p w14:paraId="2E7812C0">
            <w:pPr>
              <w:widowControl/>
              <w:spacing w:line="400" w:lineRule="exact"/>
              <w:jc w:val="right"/>
              <w:rPr>
                <w:rFonts w:ascii="Arial Narrow" w:hAnsi="Arial Narrow" w:eastAsia="Arial Narrow" w:cs="Arial Narrow"/>
                <w:b/>
                <w:color w:val="000000"/>
                <w:spacing w:val="-2"/>
                <w:kern w:val="0"/>
                <w:szCs w:val="21"/>
                <w:lang w:eastAsia="en-US"/>
              </w:rPr>
            </w:pPr>
            <w:r>
              <w:rPr>
                <w:rFonts w:ascii="Arial Narrow" w:hAnsi="Arial Narrow" w:eastAsia="Arial Narrow" w:cs="Arial Narrow"/>
                <w:b/>
                <w:color w:val="000000"/>
                <w:spacing w:val="-2"/>
                <w:kern w:val="0"/>
                <w:szCs w:val="21"/>
                <w:lang w:eastAsia="en-US"/>
              </w:rPr>
              <w:t>3,550,829.37</w:t>
            </w:r>
          </w:p>
        </w:tc>
      </w:tr>
      <w:bookmarkEnd w:id="89"/>
    </w:tbl>
    <w:p w14:paraId="0640D48F">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40、销售费用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599721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31E18AC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4A0D787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1A527DA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159CBB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4C87EE5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职工薪酬</w:t>
            </w:r>
          </w:p>
        </w:tc>
        <w:tc>
          <w:tcPr>
            <w:tcW w:w="3160" w:type="dxa"/>
            <w:noWrap/>
            <w:vAlign w:val="center"/>
          </w:tcPr>
          <w:p w14:paraId="59017A2A">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79,435,113.98</w:t>
            </w:r>
          </w:p>
        </w:tc>
        <w:tc>
          <w:tcPr>
            <w:tcW w:w="2798" w:type="dxa"/>
            <w:noWrap/>
            <w:vAlign w:val="top"/>
          </w:tcPr>
          <w:p w14:paraId="06830A35">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80,180,622.04</w:t>
            </w:r>
          </w:p>
        </w:tc>
      </w:tr>
      <w:tr w14:paraId="0391D7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61DC138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技术服务费</w:t>
            </w:r>
          </w:p>
        </w:tc>
        <w:tc>
          <w:tcPr>
            <w:tcW w:w="3160" w:type="dxa"/>
            <w:noWrap/>
            <w:vAlign w:val="center"/>
          </w:tcPr>
          <w:p w14:paraId="5C13357A">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33,760,876.45</w:t>
            </w:r>
          </w:p>
        </w:tc>
        <w:tc>
          <w:tcPr>
            <w:tcW w:w="2798" w:type="dxa"/>
            <w:noWrap/>
            <w:vAlign w:val="top"/>
          </w:tcPr>
          <w:p w14:paraId="57EEF2EB">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33,092,295.15</w:t>
            </w:r>
          </w:p>
        </w:tc>
      </w:tr>
      <w:tr w14:paraId="05B44E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3F2985E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业务招待费</w:t>
            </w:r>
          </w:p>
        </w:tc>
        <w:tc>
          <w:tcPr>
            <w:tcW w:w="3160" w:type="dxa"/>
            <w:noWrap/>
            <w:vAlign w:val="center"/>
          </w:tcPr>
          <w:p w14:paraId="571D24C1">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7,173,455.92</w:t>
            </w:r>
          </w:p>
        </w:tc>
        <w:tc>
          <w:tcPr>
            <w:tcW w:w="2798" w:type="dxa"/>
            <w:noWrap/>
            <w:vAlign w:val="top"/>
          </w:tcPr>
          <w:p w14:paraId="5F14A58E">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9,158,096.87</w:t>
            </w:r>
          </w:p>
        </w:tc>
      </w:tr>
      <w:tr w14:paraId="475ABF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5177ADC1">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差旅费</w:t>
            </w:r>
          </w:p>
        </w:tc>
        <w:tc>
          <w:tcPr>
            <w:tcW w:w="3160" w:type="dxa"/>
            <w:noWrap/>
            <w:vAlign w:val="center"/>
          </w:tcPr>
          <w:p w14:paraId="559A4833">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6,941,517.42</w:t>
            </w:r>
          </w:p>
        </w:tc>
        <w:tc>
          <w:tcPr>
            <w:tcW w:w="2798" w:type="dxa"/>
            <w:noWrap/>
            <w:vAlign w:val="top"/>
          </w:tcPr>
          <w:p w14:paraId="291921F9">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9,957,078.30</w:t>
            </w:r>
          </w:p>
        </w:tc>
      </w:tr>
      <w:tr w14:paraId="52E305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2AEC9D9C">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资产折旧及摊销费</w:t>
            </w:r>
          </w:p>
        </w:tc>
        <w:tc>
          <w:tcPr>
            <w:tcW w:w="3160" w:type="dxa"/>
            <w:noWrap/>
            <w:vAlign w:val="center"/>
          </w:tcPr>
          <w:p w14:paraId="652CE407">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3,551,994.25</w:t>
            </w:r>
          </w:p>
        </w:tc>
        <w:tc>
          <w:tcPr>
            <w:tcW w:w="2798" w:type="dxa"/>
            <w:noWrap/>
            <w:vAlign w:val="top"/>
          </w:tcPr>
          <w:p w14:paraId="2B812D2E">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1,454,213.91</w:t>
            </w:r>
          </w:p>
        </w:tc>
      </w:tr>
      <w:tr w14:paraId="0760F3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707E28A5">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宣传及业务推广费</w:t>
            </w:r>
          </w:p>
        </w:tc>
        <w:tc>
          <w:tcPr>
            <w:tcW w:w="3160" w:type="dxa"/>
            <w:noWrap/>
            <w:vAlign w:val="center"/>
          </w:tcPr>
          <w:p w14:paraId="6FAD7669">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2,731,060.64</w:t>
            </w:r>
          </w:p>
        </w:tc>
        <w:tc>
          <w:tcPr>
            <w:tcW w:w="2798" w:type="dxa"/>
            <w:noWrap/>
            <w:vAlign w:val="top"/>
          </w:tcPr>
          <w:p w14:paraId="4D318A89">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3,021,829.19</w:t>
            </w:r>
          </w:p>
        </w:tc>
      </w:tr>
      <w:tr w14:paraId="714121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6642A0F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办公费</w:t>
            </w:r>
          </w:p>
        </w:tc>
        <w:tc>
          <w:tcPr>
            <w:tcW w:w="3160" w:type="dxa"/>
            <w:noWrap/>
            <w:vAlign w:val="center"/>
          </w:tcPr>
          <w:p w14:paraId="0C7732BD">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1,704,502.31</w:t>
            </w:r>
          </w:p>
        </w:tc>
        <w:tc>
          <w:tcPr>
            <w:tcW w:w="2798" w:type="dxa"/>
            <w:noWrap/>
            <w:vAlign w:val="top"/>
          </w:tcPr>
          <w:p w14:paraId="2F64FFAC">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3,482,264.06</w:t>
            </w:r>
          </w:p>
        </w:tc>
      </w:tr>
      <w:tr w14:paraId="563EA6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5D3C2C28">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交通费</w:t>
            </w:r>
          </w:p>
        </w:tc>
        <w:tc>
          <w:tcPr>
            <w:tcW w:w="3160" w:type="dxa"/>
            <w:noWrap/>
            <w:vAlign w:val="center"/>
          </w:tcPr>
          <w:p w14:paraId="2480AA9A">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283,596.86</w:t>
            </w:r>
          </w:p>
        </w:tc>
        <w:tc>
          <w:tcPr>
            <w:tcW w:w="2798" w:type="dxa"/>
            <w:noWrap/>
            <w:vAlign w:val="top"/>
          </w:tcPr>
          <w:p w14:paraId="2D90425A">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606,216.96</w:t>
            </w:r>
          </w:p>
        </w:tc>
      </w:tr>
      <w:tr w14:paraId="3B6B41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61A312FA">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会议费</w:t>
            </w:r>
          </w:p>
        </w:tc>
        <w:tc>
          <w:tcPr>
            <w:tcW w:w="3160" w:type="dxa"/>
            <w:noWrap/>
            <w:vAlign w:val="center"/>
          </w:tcPr>
          <w:p w14:paraId="1F47502E">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156,273.68</w:t>
            </w:r>
          </w:p>
        </w:tc>
        <w:tc>
          <w:tcPr>
            <w:tcW w:w="2798" w:type="dxa"/>
            <w:noWrap/>
            <w:vAlign w:val="top"/>
          </w:tcPr>
          <w:p w14:paraId="4BC509F8">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73,853.91</w:t>
            </w:r>
          </w:p>
        </w:tc>
      </w:tr>
      <w:tr w14:paraId="64C8D0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290E22A8">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其他</w:t>
            </w:r>
          </w:p>
        </w:tc>
        <w:tc>
          <w:tcPr>
            <w:tcW w:w="3160" w:type="dxa"/>
            <w:noWrap/>
            <w:vAlign w:val="center"/>
          </w:tcPr>
          <w:p w14:paraId="5F40EB21">
            <w:pPr>
              <w:jc w:val="right"/>
              <w:rPr>
                <w:rFonts w:hint="eastAsia" w:eastAsia="宋体"/>
                <w:spacing w:val="-1"/>
                <w:sz w:val="21"/>
                <w:szCs w:val="21"/>
                <w:lang w:eastAsia="zh-CN"/>
              </w:rPr>
            </w:pPr>
          </w:p>
        </w:tc>
        <w:tc>
          <w:tcPr>
            <w:tcW w:w="2798" w:type="dxa"/>
            <w:noWrap/>
            <w:vAlign w:val="top"/>
          </w:tcPr>
          <w:p w14:paraId="4B38B7C5">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3,533,293.62</w:t>
            </w:r>
          </w:p>
        </w:tc>
      </w:tr>
      <w:tr w14:paraId="18EF0F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39E554D2">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咨询费</w:t>
            </w:r>
          </w:p>
        </w:tc>
        <w:tc>
          <w:tcPr>
            <w:tcW w:w="3160" w:type="dxa"/>
            <w:noWrap/>
            <w:vAlign w:val="center"/>
          </w:tcPr>
          <w:p w14:paraId="270A50B8">
            <w:pPr>
              <w:jc w:val="right"/>
              <w:rPr>
                <w:rFonts w:hint="eastAsia" w:eastAsia="宋体"/>
                <w:spacing w:val="-1"/>
                <w:sz w:val="21"/>
                <w:szCs w:val="21"/>
                <w:lang w:eastAsia="zh-CN"/>
              </w:rPr>
            </w:pPr>
          </w:p>
        </w:tc>
        <w:tc>
          <w:tcPr>
            <w:tcW w:w="2798" w:type="dxa"/>
            <w:noWrap/>
            <w:vAlign w:val="top"/>
          </w:tcPr>
          <w:p w14:paraId="6F95CD56">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231,509.44</w:t>
            </w:r>
          </w:p>
        </w:tc>
      </w:tr>
      <w:tr w14:paraId="0F9B35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6273C3D0">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3160" w:type="dxa"/>
            <w:noWrap/>
            <w:vAlign w:val="center"/>
          </w:tcPr>
          <w:p w14:paraId="340FDF12">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135,738,391.51</w:t>
            </w:r>
          </w:p>
        </w:tc>
        <w:tc>
          <w:tcPr>
            <w:tcW w:w="2798" w:type="dxa"/>
            <w:noWrap/>
            <w:vAlign w:val="center"/>
          </w:tcPr>
          <w:p w14:paraId="05FFE594">
            <w:pPr>
              <w:keepNext w:val="0"/>
              <w:keepLines w:val="0"/>
              <w:widowControl/>
              <w:suppressLineNumbers w:val="0"/>
              <w:jc w:val="right"/>
              <w:textAlignment w:val="center"/>
              <w:rPr>
                <w:rFonts w:ascii="Arial Narrow" w:hAnsi="Arial Narrow" w:eastAsia="Arial Narrow" w:cs="Arial Narrow"/>
                <w:b/>
                <w:color w:val="000000"/>
                <w:spacing w:val="-1"/>
                <w:kern w:val="0"/>
                <w:szCs w:val="21"/>
                <w:lang w:eastAsia="en-US"/>
              </w:rPr>
            </w:pPr>
            <w:r>
              <w:rPr>
                <w:rFonts w:hint="default" w:ascii="Arial Narrow" w:hAnsi="Arial Narrow" w:eastAsia="Arial Narrow" w:cs="Arial Narrow"/>
                <w:b/>
                <w:bCs/>
                <w:i w:val="0"/>
                <w:iCs w:val="0"/>
                <w:color w:val="000000"/>
                <w:kern w:val="0"/>
                <w:sz w:val="21"/>
                <w:szCs w:val="21"/>
                <w:u w:val="none"/>
                <w:lang w:val="en-US" w:eastAsia="zh-CN" w:bidi="ar"/>
              </w:rPr>
              <w:t>144,791,273.45</w:t>
            </w:r>
          </w:p>
        </w:tc>
      </w:tr>
    </w:tbl>
    <w:p w14:paraId="1883FF37">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41、管理费用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076D503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105B6FE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1098463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508FAE3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234C01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63448E20">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职工薪酬</w:t>
            </w:r>
          </w:p>
        </w:tc>
        <w:tc>
          <w:tcPr>
            <w:tcW w:w="3160" w:type="dxa"/>
            <w:noWrap/>
            <w:vAlign w:val="center"/>
          </w:tcPr>
          <w:p w14:paraId="6E64034B">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70,554,619.43</w:t>
            </w:r>
          </w:p>
        </w:tc>
        <w:tc>
          <w:tcPr>
            <w:tcW w:w="2798" w:type="dxa"/>
            <w:noWrap/>
            <w:vAlign w:val="center"/>
          </w:tcPr>
          <w:p w14:paraId="6E637AB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60,406,719.28</w:t>
            </w:r>
          </w:p>
        </w:tc>
      </w:tr>
      <w:tr w14:paraId="7C6126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7773B5E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资产折旧及摊销费</w:t>
            </w:r>
          </w:p>
        </w:tc>
        <w:tc>
          <w:tcPr>
            <w:tcW w:w="3160" w:type="dxa"/>
            <w:noWrap/>
            <w:vAlign w:val="center"/>
          </w:tcPr>
          <w:p w14:paraId="15A59FB0">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16,110,753.07</w:t>
            </w:r>
          </w:p>
        </w:tc>
        <w:tc>
          <w:tcPr>
            <w:tcW w:w="2798" w:type="dxa"/>
            <w:noWrap/>
            <w:vAlign w:val="center"/>
          </w:tcPr>
          <w:p w14:paraId="5F8879C0">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23,020,607.84</w:t>
            </w:r>
          </w:p>
        </w:tc>
      </w:tr>
      <w:tr w14:paraId="0BE788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59E55C3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办公费</w:t>
            </w:r>
          </w:p>
        </w:tc>
        <w:tc>
          <w:tcPr>
            <w:tcW w:w="3160" w:type="dxa"/>
            <w:noWrap/>
            <w:vAlign w:val="center"/>
          </w:tcPr>
          <w:p w14:paraId="796248E9">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11,297,488.77</w:t>
            </w:r>
          </w:p>
        </w:tc>
        <w:tc>
          <w:tcPr>
            <w:tcW w:w="2798" w:type="dxa"/>
            <w:noWrap/>
            <w:vAlign w:val="center"/>
          </w:tcPr>
          <w:p w14:paraId="1F20E6D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13,356,344.62</w:t>
            </w:r>
          </w:p>
        </w:tc>
      </w:tr>
      <w:tr w14:paraId="144CA8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456C360C">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房屋费用</w:t>
            </w:r>
          </w:p>
        </w:tc>
        <w:tc>
          <w:tcPr>
            <w:tcW w:w="3160" w:type="dxa"/>
            <w:noWrap/>
            <w:vAlign w:val="center"/>
          </w:tcPr>
          <w:p w14:paraId="4A59FCA4">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7,724,827.99</w:t>
            </w:r>
          </w:p>
        </w:tc>
        <w:tc>
          <w:tcPr>
            <w:tcW w:w="2798" w:type="dxa"/>
            <w:noWrap/>
            <w:vAlign w:val="center"/>
          </w:tcPr>
          <w:p w14:paraId="7537DB54">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5,091,911.60</w:t>
            </w:r>
          </w:p>
        </w:tc>
      </w:tr>
      <w:tr w14:paraId="5ACEEF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1ED63598">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中介服务费</w:t>
            </w:r>
          </w:p>
        </w:tc>
        <w:tc>
          <w:tcPr>
            <w:tcW w:w="3160" w:type="dxa"/>
            <w:noWrap/>
            <w:vAlign w:val="center"/>
          </w:tcPr>
          <w:p w14:paraId="082327A7">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7,394,948.13</w:t>
            </w:r>
          </w:p>
        </w:tc>
        <w:tc>
          <w:tcPr>
            <w:tcW w:w="2798" w:type="dxa"/>
            <w:noWrap/>
            <w:vAlign w:val="center"/>
          </w:tcPr>
          <w:p w14:paraId="45DAEDC6">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11,475,213.98</w:t>
            </w:r>
          </w:p>
        </w:tc>
      </w:tr>
      <w:tr w14:paraId="6F1146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22EC24D7">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业务招待费</w:t>
            </w:r>
          </w:p>
        </w:tc>
        <w:tc>
          <w:tcPr>
            <w:tcW w:w="3160" w:type="dxa"/>
            <w:noWrap/>
            <w:vAlign w:val="center"/>
          </w:tcPr>
          <w:p w14:paraId="344FFAFC">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2,425,969.42</w:t>
            </w:r>
          </w:p>
        </w:tc>
        <w:tc>
          <w:tcPr>
            <w:tcW w:w="2798" w:type="dxa"/>
            <w:noWrap/>
            <w:vAlign w:val="center"/>
          </w:tcPr>
          <w:p w14:paraId="20AFDDA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1,198,109.26</w:t>
            </w:r>
          </w:p>
        </w:tc>
      </w:tr>
      <w:tr w14:paraId="0C8B5B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575F1704">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差旅费</w:t>
            </w:r>
          </w:p>
        </w:tc>
        <w:tc>
          <w:tcPr>
            <w:tcW w:w="3160" w:type="dxa"/>
            <w:noWrap/>
            <w:vAlign w:val="center"/>
          </w:tcPr>
          <w:p w14:paraId="4EC221F5">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1,283,354.59</w:t>
            </w:r>
          </w:p>
        </w:tc>
        <w:tc>
          <w:tcPr>
            <w:tcW w:w="2798" w:type="dxa"/>
            <w:noWrap/>
            <w:vAlign w:val="center"/>
          </w:tcPr>
          <w:p w14:paraId="1F33675A">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554,311.13</w:t>
            </w:r>
          </w:p>
        </w:tc>
      </w:tr>
      <w:tr w14:paraId="0341A3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65B88EA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交通费</w:t>
            </w:r>
          </w:p>
        </w:tc>
        <w:tc>
          <w:tcPr>
            <w:tcW w:w="3160" w:type="dxa"/>
            <w:noWrap/>
            <w:vAlign w:val="center"/>
          </w:tcPr>
          <w:p w14:paraId="79127085">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990,168.68</w:t>
            </w:r>
          </w:p>
        </w:tc>
        <w:tc>
          <w:tcPr>
            <w:tcW w:w="2798" w:type="dxa"/>
            <w:noWrap/>
            <w:vAlign w:val="center"/>
          </w:tcPr>
          <w:p w14:paraId="379C814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2,069,521.75</w:t>
            </w:r>
          </w:p>
        </w:tc>
      </w:tr>
      <w:tr w14:paraId="3BBE5A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95" w:hRule="atLeast"/>
          <w:jc w:val="center"/>
        </w:trPr>
        <w:tc>
          <w:tcPr>
            <w:tcW w:w="3256" w:type="dxa"/>
            <w:vAlign w:val="top"/>
          </w:tcPr>
          <w:p w14:paraId="4B88B2C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其他</w:t>
            </w:r>
          </w:p>
        </w:tc>
        <w:tc>
          <w:tcPr>
            <w:tcW w:w="3160" w:type="dxa"/>
            <w:noWrap/>
            <w:vAlign w:val="center"/>
          </w:tcPr>
          <w:p w14:paraId="504C1A44">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621</w:t>
            </w:r>
            <w:r>
              <w:rPr>
                <w:rFonts w:hint="eastAsia" w:ascii="Arial Narrow" w:hAnsi="Arial Narrow" w:eastAsia="Arial Narrow" w:cs="Arial Narrow"/>
                <w:i w:val="0"/>
                <w:iCs w:val="0"/>
                <w:color w:val="000000"/>
                <w:kern w:val="0"/>
                <w:sz w:val="21"/>
                <w:szCs w:val="21"/>
                <w:u w:val="none"/>
                <w:lang w:val="en-US" w:eastAsia="zh-CN" w:bidi="ar"/>
              </w:rPr>
              <w:t>,</w:t>
            </w:r>
            <w:r>
              <w:rPr>
                <w:rFonts w:hint="default" w:ascii="Arial Narrow" w:hAnsi="Arial Narrow" w:eastAsia="Arial Narrow" w:cs="Arial Narrow"/>
                <w:i w:val="0"/>
                <w:iCs w:val="0"/>
                <w:color w:val="000000"/>
                <w:kern w:val="0"/>
                <w:sz w:val="21"/>
                <w:szCs w:val="21"/>
                <w:u w:val="none"/>
                <w:lang w:val="en-US" w:eastAsia="zh-CN" w:bidi="ar"/>
              </w:rPr>
              <w:t>010.34</w:t>
            </w:r>
          </w:p>
        </w:tc>
        <w:tc>
          <w:tcPr>
            <w:tcW w:w="2798" w:type="dxa"/>
            <w:noWrap/>
            <w:vAlign w:val="center"/>
          </w:tcPr>
          <w:p w14:paraId="722680E6">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18,572,082.67</w:t>
            </w:r>
          </w:p>
        </w:tc>
      </w:tr>
      <w:tr w14:paraId="3B5F82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36EE6A49">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3160" w:type="dxa"/>
            <w:noWrap/>
            <w:vAlign w:val="center"/>
          </w:tcPr>
          <w:p w14:paraId="08E1923B">
            <w:pPr>
              <w:keepNext w:val="0"/>
              <w:keepLines w:val="0"/>
              <w:widowControl/>
              <w:suppressLineNumbers w:val="0"/>
              <w:jc w:val="right"/>
              <w:textAlignment w:val="center"/>
              <w:rPr>
                <w:rFonts w:hint="eastAsia"/>
                <w:b/>
                <w:bCs/>
                <w:spacing w:val="-2"/>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118,403,140.42</w:t>
            </w:r>
          </w:p>
        </w:tc>
        <w:tc>
          <w:tcPr>
            <w:tcW w:w="2798" w:type="dxa"/>
            <w:noWrap/>
            <w:vAlign w:val="center"/>
          </w:tcPr>
          <w:p w14:paraId="1FEF9754">
            <w:pPr>
              <w:keepNext w:val="0"/>
              <w:keepLines w:val="0"/>
              <w:widowControl/>
              <w:suppressLineNumbers w:val="0"/>
              <w:jc w:val="right"/>
              <w:textAlignment w:val="center"/>
              <w:rPr>
                <w:b/>
                <w:bCs/>
                <w:sz w:val="21"/>
                <w:szCs w:val="21"/>
              </w:rPr>
            </w:pPr>
            <w:r>
              <w:rPr>
                <w:rFonts w:hint="default" w:ascii="Arial Narrow" w:hAnsi="Arial Narrow" w:eastAsia="Arial Narrow" w:cs="Arial Narrow"/>
                <w:b/>
                <w:bCs/>
                <w:i w:val="0"/>
                <w:iCs w:val="0"/>
                <w:color w:val="000000"/>
                <w:kern w:val="0"/>
                <w:sz w:val="21"/>
                <w:szCs w:val="21"/>
                <w:u w:val="none"/>
                <w:lang w:val="en-US" w:eastAsia="zh-CN" w:bidi="ar"/>
              </w:rPr>
              <w:t>135,744,822.13</w:t>
            </w:r>
          </w:p>
        </w:tc>
      </w:tr>
    </w:tbl>
    <w:p w14:paraId="555811B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42、研发费用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63FB8D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3A96118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1B92862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5370B89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3A8A56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126A769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职工薪酬</w:t>
            </w:r>
          </w:p>
        </w:tc>
        <w:tc>
          <w:tcPr>
            <w:tcW w:w="3160" w:type="dxa"/>
            <w:noWrap/>
            <w:vAlign w:val="center"/>
          </w:tcPr>
          <w:p w14:paraId="2CBA3F80">
            <w:pPr>
              <w:keepNext w:val="0"/>
              <w:keepLines w:val="0"/>
              <w:widowControl/>
              <w:suppressLineNumbers w:val="0"/>
              <w:jc w:val="right"/>
              <w:textAlignment w:val="center"/>
              <w:rPr>
                <w:rFonts w:hint="eastAsia"/>
                <w:spacing w:val="-3"/>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92,290,599.95</w:t>
            </w:r>
          </w:p>
        </w:tc>
        <w:tc>
          <w:tcPr>
            <w:tcW w:w="2798" w:type="dxa"/>
            <w:noWrap/>
            <w:vAlign w:val="center"/>
          </w:tcPr>
          <w:p w14:paraId="5B19B157">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90,386,608.86</w:t>
            </w:r>
          </w:p>
        </w:tc>
      </w:tr>
      <w:tr w14:paraId="61EA8F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3875F2BE">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资产折旧</w:t>
            </w:r>
          </w:p>
        </w:tc>
        <w:tc>
          <w:tcPr>
            <w:tcW w:w="3160" w:type="dxa"/>
            <w:noWrap/>
            <w:vAlign w:val="center"/>
          </w:tcPr>
          <w:p w14:paraId="575CA0E9">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42,726,161.14</w:t>
            </w:r>
          </w:p>
        </w:tc>
        <w:tc>
          <w:tcPr>
            <w:tcW w:w="2798" w:type="dxa"/>
            <w:noWrap/>
            <w:vAlign w:val="center"/>
          </w:tcPr>
          <w:p w14:paraId="78F85E9F">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33,855,752.01</w:t>
            </w:r>
          </w:p>
        </w:tc>
      </w:tr>
      <w:tr w14:paraId="1C5A0C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07E9FD77">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测试费</w:t>
            </w:r>
          </w:p>
        </w:tc>
        <w:tc>
          <w:tcPr>
            <w:tcW w:w="3160" w:type="dxa"/>
            <w:noWrap/>
            <w:vAlign w:val="center"/>
          </w:tcPr>
          <w:p w14:paraId="46CE85E3">
            <w:pPr>
              <w:keepNext w:val="0"/>
              <w:keepLines w:val="0"/>
              <w:widowControl/>
              <w:suppressLineNumbers w:val="0"/>
              <w:jc w:val="right"/>
              <w:textAlignment w:val="center"/>
              <w:rPr>
                <w:rFonts w:hint="eastAsia"/>
                <w:spacing w:val="-3"/>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1,228,362.76</w:t>
            </w:r>
          </w:p>
        </w:tc>
        <w:tc>
          <w:tcPr>
            <w:tcW w:w="2798" w:type="dxa"/>
            <w:noWrap/>
            <w:vAlign w:val="center"/>
          </w:tcPr>
          <w:p w14:paraId="6BC7F57E">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2,971,369.00</w:t>
            </w:r>
          </w:p>
        </w:tc>
      </w:tr>
      <w:tr w14:paraId="12B0477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3EC1966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其他</w:t>
            </w:r>
          </w:p>
        </w:tc>
        <w:tc>
          <w:tcPr>
            <w:tcW w:w="3160" w:type="dxa"/>
            <w:noWrap/>
            <w:vAlign w:val="center"/>
          </w:tcPr>
          <w:p w14:paraId="1169E872">
            <w:pPr>
              <w:keepNext w:val="0"/>
              <w:keepLines w:val="0"/>
              <w:widowControl/>
              <w:suppressLineNumbers w:val="0"/>
              <w:jc w:val="right"/>
              <w:textAlignment w:val="center"/>
              <w:rPr>
                <w:rFonts w:hint="eastAsia"/>
                <w:spacing w:val="-3"/>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570,814.83</w:t>
            </w:r>
          </w:p>
        </w:tc>
        <w:tc>
          <w:tcPr>
            <w:tcW w:w="2798" w:type="dxa"/>
            <w:noWrap/>
            <w:vAlign w:val="center"/>
          </w:tcPr>
          <w:p w14:paraId="2ED361C8">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1,363,378.80</w:t>
            </w:r>
          </w:p>
        </w:tc>
      </w:tr>
      <w:tr w14:paraId="0266CB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5F13D159">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租赁费</w:t>
            </w:r>
          </w:p>
        </w:tc>
        <w:tc>
          <w:tcPr>
            <w:tcW w:w="3160" w:type="dxa"/>
            <w:noWrap/>
            <w:vAlign w:val="center"/>
          </w:tcPr>
          <w:p w14:paraId="7FBAF4EF">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107,462.45</w:t>
            </w:r>
          </w:p>
        </w:tc>
        <w:tc>
          <w:tcPr>
            <w:tcW w:w="2798" w:type="dxa"/>
            <w:noWrap/>
            <w:vAlign w:val="center"/>
          </w:tcPr>
          <w:p w14:paraId="6C1C778D">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74,472.96</w:t>
            </w:r>
          </w:p>
        </w:tc>
      </w:tr>
      <w:tr w14:paraId="08B0E5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249F75E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委外研发费</w:t>
            </w:r>
          </w:p>
        </w:tc>
        <w:tc>
          <w:tcPr>
            <w:tcW w:w="3160" w:type="dxa"/>
            <w:noWrap/>
            <w:vAlign w:val="center"/>
          </w:tcPr>
          <w:p w14:paraId="1085D554">
            <w:pPr>
              <w:jc w:val="right"/>
              <w:rPr>
                <w:rFonts w:hint="eastAsia"/>
                <w:spacing w:val="-3"/>
                <w:sz w:val="21"/>
                <w:szCs w:val="21"/>
                <w:lang w:eastAsia="zh-CN"/>
              </w:rPr>
            </w:pPr>
          </w:p>
        </w:tc>
        <w:tc>
          <w:tcPr>
            <w:tcW w:w="2798" w:type="dxa"/>
            <w:noWrap/>
            <w:vAlign w:val="center"/>
          </w:tcPr>
          <w:p w14:paraId="4B141BFE">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482,300.00</w:t>
            </w:r>
          </w:p>
        </w:tc>
      </w:tr>
      <w:tr w14:paraId="370F61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30DED892">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差旅费</w:t>
            </w:r>
          </w:p>
        </w:tc>
        <w:tc>
          <w:tcPr>
            <w:tcW w:w="3160" w:type="dxa"/>
            <w:noWrap/>
            <w:vAlign w:val="center"/>
          </w:tcPr>
          <w:p w14:paraId="3E90A861">
            <w:pPr>
              <w:jc w:val="right"/>
              <w:rPr>
                <w:rFonts w:hint="eastAsia"/>
                <w:spacing w:val="-3"/>
                <w:sz w:val="21"/>
                <w:szCs w:val="21"/>
              </w:rPr>
            </w:pPr>
          </w:p>
        </w:tc>
        <w:tc>
          <w:tcPr>
            <w:tcW w:w="2798" w:type="dxa"/>
            <w:noWrap/>
            <w:vAlign w:val="center"/>
          </w:tcPr>
          <w:p w14:paraId="667AF58D">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315,774.62</w:t>
            </w:r>
          </w:p>
        </w:tc>
      </w:tr>
      <w:tr w14:paraId="2C1691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0B37F92E">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交通费</w:t>
            </w:r>
          </w:p>
        </w:tc>
        <w:tc>
          <w:tcPr>
            <w:tcW w:w="3160" w:type="dxa"/>
            <w:noWrap/>
            <w:vAlign w:val="center"/>
          </w:tcPr>
          <w:p w14:paraId="2894A482">
            <w:pPr>
              <w:jc w:val="right"/>
              <w:rPr>
                <w:rFonts w:hint="eastAsia"/>
                <w:spacing w:val="-3"/>
                <w:sz w:val="21"/>
                <w:szCs w:val="21"/>
                <w:lang w:eastAsia="zh-CN"/>
              </w:rPr>
            </w:pPr>
          </w:p>
        </w:tc>
        <w:tc>
          <w:tcPr>
            <w:tcW w:w="2798" w:type="dxa"/>
            <w:noWrap/>
            <w:vAlign w:val="center"/>
          </w:tcPr>
          <w:p w14:paraId="2F5BDF65">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12,375.82</w:t>
            </w:r>
          </w:p>
        </w:tc>
      </w:tr>
      <w:tr w14:paraId="213D25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470C0BA0">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3160" w:type="dxa"/>
            <w:noWrap/>
            <w:vAlign w:val="center"/>
          </w:tcPr>
          <w:p w14:paraId="725DE268">
            <w:pPr>
              <w:keepNext w:val="0"/>
              <w:keepLines w:val="0"/>
              <w:widowControl/>
              <w:suppressLineNumbers w:val="0"/>
              <w:jc w:val="right"/>
              <w:textAlignment w:val="center"/>
              <w:rPr>
                <w:rFonts w:hint="eastAsia"/>
                <w:b/>
                <w:bCs/>
                <w:spacing w:val="-3"/>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136,923,401.13</w:t>
            </w:r>
          </w:p>
        </w:tc>
        <w:tc>
          <w:tcPr>
            <w:tcW w:w="2798" w:type="dxa"/>
            <w:noWrap/>
            <w:vAlign w:val="center"/>
          </w:tcPr>
          <w:p w14:paraId="7EEC32BF">
            <w:pPr>
              <w:keepNext w:val="0"/>
              <w:keepLines w:val="0"/>
              <w:widowControl/>
              <w:suppressLineNumbers w:val="0"/>
              <w:jc w:val="right"/>
              <w:textAlignment w:val="center"/>
              <w:rPr>
                <w:b/>
                <w:bCs/>
                <w:sz w:val="21"/>
                <w:szCs w:val="21"/>
              </w:rPr>
            </w:pPr>
            <w:r>
              <w:rPr>
                <w:rFonts w:hint="default" w:ascii="Arial Narrow" w:hAnsi="Arial Narrow" w:eastAsia="Arial Narrow" w:cs="Arial Narrow"/>
                <w:b/>
                <w:bCs/>
                <w:i w:val="0"/>
                <w:iCs w:val="0"/>
                <w:color w:val="000000"/>
                <w:kern w:val="0"/>
                <w:sz w:val="21"/>
                <w:szCs w:val="21"/>
                <w:u w:val="none"/>
                <w:lang w:val="en-US" w:eastAsia="zh-CN" w:bidi="ar"/>
              </w:rPr>
              <w:t>129,462,032.07</w:t>
            </w:r>
          </w:p>
        </w:tc>
      </w:tr>
    </w:tbl>
    <w:p w14:paraId="4B2169A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43、财务费用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3E89F0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4176394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3A452F3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2A001EA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6637AF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68903972">
            <w:pPr>
              <w:spacing w:before="153" w:line="219" w:lineRule="auto"/>
              <w:ind w:left="46"/>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利息费用</w:t>
            </w:r>
          </w:p>
        </w:tc>
        <w:tc>
          <w:tcPr>
            <w:tcW w:w="3160" w:type="dxa"/>
            <w:noWrap/>
            <w:vAlign w:val="center"/>
          </w:tcPr>
          <w:p w14:paraId="3BC4037F">
            <w:pPr>
              <w:pStyle w:val="71"/>
              <w:spacing w:before="183" w:line="212" w:lineRule="auto"/>
              <w:jc w:val="right"/>
              <w:rPr>
                <w:rFonts w:hint="eastAsia" w:eastAsia="宋体"/>
                <w:spacing w:val="-1"/>
                <w:sz w:val="21"/>
                <w:szCs w:val="21"/>
                <w:lang w:eastAsia="zh-CN"/>
              </w:rPr>
            </w:pPr>
            <w:r>
              <w:rPr>
                <w:rFonts w:hint="eastAsia"/>
                <w:spacing w:val="-1"/>
                <w:sz w:val="21"/>
                <w:szCs w:val="21"/>
              </w:rPr>
              <w:t>6,472,564.69</w:t>
            </w:r>
          </w:p>
        </w:tc>
        <w:tc>
          <w:tcPr>
            <w:tcW w:w="2798" w:type="dxa"/>
            <w:noWrap/>
            <w:vAlign w:val="center"/>
          </w:tcPr>
          <w:p w14:paraId="07D2DF73">
            <w:pPr>
              <w:pStyle w:val="71"/>
              <w:spacing w:before="183" w:line="212" w:lineRule="auto"/>
              <w:jc w:val="right"/>
              <w:rPr>
                <w:sz w:val="21"/>
                <w:szCs w:val="21"/>
              </w:rPr>
            </w:pPr>
            <w:r>
              <w:rPr>
                <w:spacing w:val="-1"/>
                <w:sz w:val="21"/>
                <w:szCs w:val="21"/>
              </w:rPr>
              <w:t>8,567,836.98</w:t>
            </w:r>
          </w:p>
        </w:tc>
      </w:tr>
      <w:tr w14:paraId="35D07D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06E490B3">
            <w:pPr>
              <w:spacing w:before="154" w:line="219" w:lineRule="auto"/>
              <w:ind w:left="25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减：利息收入</w:t>
            </w:r>
          </w:p>
        </w:tc>
        <w:tc>
          <w:tcPr>
            <w:tcW w:w="3160" w:type="dxa"/>
            <w:noWrap/>
            <w:vAlign w:val="center"/>
          </w:tcPr>
          <w:p w14:paraId="5502B2A7">
            <w:pPr>
              <w:pStyle w:val="71"/>
              <w:spacing w:before="183" w:line="212" w:lineRule="auto"/>
              <w:jc w:val="right"/>
              <w:rPr>
                <w:rFonts w:hint="eastAsia" w:eastAsia="宋体"/>
                <w:spacing w:val="-1"/>
                <w:sz w:val="21"/>
                <w:szCs w:val="21"/>
                <w:lang w:eastAsia="zh-CN"/>
              </w:rPr>
            </w:pPr>
            <w:r>
              <w:rPr>
                <w:rFonts w:hint="eastAsia"/>
                <w:spacing w:val="-1"/>
                <w:sz w:val="21"/>
                <w:szCs w:val="21"/>
              </w:rPr>
              <w:t>306,560.85</w:t>
            </w:r>
          </w:p>
        </w:tc>
        <w:tc>
          <w:tcPr>
            <w:tcW w:w="2798" w:type="dxa"/>
            <w:noWrap/>
            <w:vAlign w:val="center"/>
          </w:tcPr>
          <w:p w14:paraId="496F55A3">
            <w:pPr>
              <w:pStyle w:val="71"/>
              <w:spacing w:before="181" w:line="212" w:lineRule="auto"/>
              <w:jc w:val="right"/>
              <w:rPr>
                <w:sz w:val="21"/>
                <w:szCs w:val="21"/>
              </w:rPr>
            </w:pPr>
            <w:r>
              <w:rPr>
                <w:spacing w:val="-1"/>
                <w:sz w:val="21"/>
                <w:szCs w:val="21"/>
              </w:rPr>
              <w:t>729,634.14</w:t>
            </w:r>
          </w:p>
        </w:tc>
      </w:tr>
      <w:tr w14:paraId="74A757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40853EB4">
            <w:pPr>
              <w:spacing w:before="155" w:line="221" w:lineRule="auto"/>
              <w:ind w:left="67"/>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汇兑损失</w:t>
            </w:r>
          </w:p>
        </w:tc>
        <w:tc>
          <w:tcPr>
            <w:tcW w:w="3160" w:type="dxa"/>
            <w:noWrap/>
            <w:vAlign w:val="center"/>
          </w:tcPr>
          <w:p w14:paraId="723ACBED">
            <w:pPr>
              <w:pStyle w:val="71"/>
              <w:spacing w:before="183" w:line="212" w:lineRule="auto"/>
              <w:jc w:val="right"/>
              <w:rPr>
                <w:rFonts w:hint="eastAsia" w:eastAsia="宋体"/>
                <w:spacing w:val="-1"/>
                <w:sz w:val="21"/>
                <w:szCs w:val="21"/>
                <w:lang w:eastAsia="zh-CN"/>
              </w:rPr>
            </w:pPr>
            <w:r>
              <w:rPr>
                <w:rFonts w:hint="eastAsia"/>
                <w:spacing w:val="-1"/>
                <w:sz w:val="21"/>
                <w:szCs w:val="21"/>
              </w:rPr>
              <w:t>206,314.03</w:t>
            </w:r>
          </w:p>
        </w:tc>
        <w:tc>
          <w:tcPr>
            <w:tcW w:w="2798" w:type="dxa"/>
            <w:noWrap/>
            <w:vAlign w:val="center"/>
          </w:tcPr>
          <w:p w14:paraId="4859F5D4">
            <w:pPr>
              <w:pStyle w:val="71"/>
              <w:spacing w:before="185" w:line="212" w:lineRule="auto"/>
              <w:jc w:val="right"/>
              <w:rPr>
                <w:sz w:val="21"/>
                <w:szCs w:val="21"/>
              </w:rPr>
            </w:pPr>
            <w:r>
              <w:rPr>
                <w:spacing w:val="-1"/>
                <w:sz w:val="21"/>
                <w:szCs w:val="21"/>
              </w:rPr>
              <w:t>62,631.24</w:t>
            </w:r>
          </w:p>
        </w:tc>
      </w:tr>
      <w:tr w14:paraId="23BA58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60F875B7">
            <w:pPr>
              <w:spacing w:before="162" w:line="220" w:lineRule="auto"/>
              <w:ind w:left="25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减：汇兑收益</w:t>
            </w:r>
          </w:p>
        </w:tc>
        <w:tc>
          <w:tcPr>
            <w:tcW w:w="3160" w:type="dxa"/>
            <w:noWrap/>
            <w:vAlign w:val="center"/>
          </w:tcPr>
          <w:p w14:paraId="158D1707">
            <w:pPr>
              <w:pStyle w:val="71"/>
              <w:spacing w:before="183" w:line="212" w:lineRule="auto"/>
              <w:jc w:val="right"/>
              <w:rPr>
                <w:rFonts w:hint="eastAsia"/>
                <w:spacing w:val="-1"/>
                <w:sz w:val="21"/>
                <w:szCs w:val="21"/>
              </w:rPr>
            </w:pPr>
          </w:p>
        </w:tc>
        <w:tc>
          <w:tcPr>
            <w:tcW w:w="2798" w:type="dxa"/>
            <w:noWrap/>
            <w:vAlign w:val="center"/>
          </w:tcPr>
          <w:p w14:paraId="3C448EEB">
            <w:pPr>
              <w:pStyle w:val="71"/>
              <w:spacing w:before="192" w:line="212" w:lineRule="auto"/>
              <w:jc w:val="right"/>
              <w:rPr>
                <w:sz w:val="21"/>
                <w:szCs w:val="21"/>
              </w:rPr>
            </w:pPr>
            <w:r>
              <w:rPr>
                <w:spacing w:val="-2"/>
                <w:sz w:val="21"/>
                <w:szCs w:val="21"/>
              </w:rPr>
              <w:t>13,609.54</w:t>
            </w:r>
          </w:p>
        </w:tc>
      </w:tr>
      <w:tr w14:paraId="4C4E20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471CED69">
            <w:pPr>
              <w:spacing w:before="166" w:line="218" w:lineRule="auto"/>
              <w:ind w:left="5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手续费及其他</w:t>
            </w:r>
          </w:p>
        </w:tc>
        <w:tc>
          <w:tcPr>
            <w:tcW w:w="3160" w:type="dxa"/>
            <w:noWrap/>
            <w:vAlign w:val="center"/>
          </w:tcPr>
          <w:p w14:paraId="1108CB92">
            <w:pPr>
              <w:pStyle w:val="71"/>
              <w:spacing w:before="183" w:line="212" w:lineRule="auto"/>
              <w:jc w:val="right"/>
              <w:rPr>
                <w:rFonts w:hint="eastAsia" w:eastAsia="宋体"/>
                <w:spacing w:val="-1"/>
                <w:sz w:val="21"/>
                <w:szCs w:val="21"/>
                <w:lang w:eastAsia="zh-CN"/>
              </w:rPr>
            </w:pPr>
            <w:r>
              <w:rPr>
                <w:rFonts w:hint="eastAsia"/>
                <w:spacing w:val="-1"/>
                <w:sz w:val="21"/>
                <w:szCs w:val="21"/>
              </w:rPr>
              <w:t>569,217.32</w:t>
            </w:r>
          </w:p>
        </w:tc>
        <w:tc>
          <w:tcPr>
            <w:tcW w:w="2798" w:type="dxa"/>
            <w:noWrap/>
            <w:vAlign w:val="center"/>
          </w:tcPr>
          <w:p w14:paraId="43D7BFA5">
            <w:pPr>
              <w:pStyle w:val="71"/>
              <w:spacing w:before="193" w:line="212" w:lineRule="auto"/>
              <w:jc w:val="right"/>
              <w:rPr>
                <w:sz w:val="21"/>
                <w:szCs w:val="21"/>
              </w:rPr>
            </w:pPr>
            <w:r>
              <w:rPr>
                <w:spacing w:val="-2"/>
                <w:sz w:val="21"/>
                <w:szCs w:val="21"/>
              </w:rPr>
              <w:t>190,487.40</w:t>
            </w:r>
          </w:p>
        </w:tc>
      </w:tr>
      <w:tr w14:paraId="2471F27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34EC129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noWrap/>
            <w:vAlign w:val="center"/>
          </w:tcPr>
          <w:p w14:paraId="458CDE4C">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bCs/>
                <w:color w:val="000000"/>
                <w:spacing w:val="-2"/>
                <w:kern w:val="0"/>
                <w:sz w:val="21"/>
                <w:szCs w:val="21"/>
                <w:lang w:val="en-US" w:eastAsia="en-US" w:bidi="ar-SA"/>
              </w:rPr>
              <w:t>6,941,535.19</w:t>
            </w:r>
          </w:p>
        </w:tc>
        <w:tc>
          <w:tcPr>
            <w:tcW w:w="2798" w:type="dxa"/>
            <w:noWrap/>
            <w:vAlign w:val="center"/>
          </w:tcPr>
          <w:p w14:paraId="1B694489">
            <w:pPr>
              <w:pStyle w:val="71"/>
              <w:spacing w:before="197" w:line="208" w:lineRule="auto"/>
              <w:ind w:left="1759"/>
              <w:jc w:val="right"/>
              <w:rPr>
                <w:sz w:val="21"/>
                <w:szCs w:val="21"/>
              </w:rPr>
            </w:pPr>
            <w:r>
              <w:rPr>
                <w:b/>
                <w:bCs/>
                <w:spacing w:val="-2"/>
                <w:sz w:val="21"/>
                <w:szCs w:val="21"/>
              </w:rPr>
              <w:t>8,077,711.94</w:t>
            </w:r>
          </w:p>
        </w:tc>
      </w:tr>
    </w:tbl>
    <w:p w14:paraId="4BD6CC8B">
      <w:pPr>
        <w:spacing w:before="36" w:line="225" w:lineRule="auto"/>
        <w:rPr>
          <w:rFonts w:ascii="Arial" w:hAnsi="Arial" w:cs="Arial"/>
          <w:kern w:val="0"/>
          <w:szCs w:val="21"/>
        </w:rPr>
      </w:pPr>
      <w:r>
        <w:rPr>
          <w:rFonts w:ascii="Arial" w:hAnsi="Arial" w:cs="Arial"/>
          <w:kern w:val="0"/>
          <w:szCs w:val="21"/>
        </w:rPr>
        <w:t>财务费用中本年度确认租赁负债利息费用为</w:t>
      </w:r>
      <w:r>
        <w:rPr>
          <w:rFonts w:hint="eastAsia" w:ascii="Arial Narrow" w:hAnsi="Arial Narrow" w:eastAsia="Arial Narrow" w:cs="Arial Narrow"/>
          <w:color w:val="000000"/>
          <w:spacing w:val="-1"/>
          <w:kern w:val="0"/>
          <w:sz w:val="21"/>
          <w:szCs w:val="21"/>
          <w:lang w:val="en-US" w:eastAsia="en-US" w:bidi="ar-SA"/>
        </w:rPr>
        <w:t>37,196.91</w:t>
      </w:r>
      <w:r>
        <w:rPr>
          <w:rFonts w:ascii="Arial" w:hAnsi="Arial" w:cs="Arial"/>
          <w:kern w:val="0"/>
          <w:szCs w:val="21"/>
        </w:rPr>
        <w:t>元。</w:t>
      </w:r>
    </w:p>
    <w:p w14:paraId="3E3A96B5">
      <w:pPr>
        <w:widowControl/>
        <w:spacing w:line="400" w:lineRule="exact"/>
        <w:ind w:firstLine="422" w:firstLineChars="200"/>
        <w:jc w:val="left"/>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44、其他收益</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261"/>
        <w:gridCol w:w="1842"/>
        <w:gridCol w:w="2127"/>
        <w:gridCol w:w="1842"/>
      </w:tblGrid>
      <w:tr w14:paraId="554583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blHeader/>
        </w:trPr>
        <w:tc>
          <w:tcPr>
            <w:tcW w:w="3261" w:type="dxa"/>
            <w:tcBorders>
              <w:top w:val="single" w:color="auto" w:sz="12" w:space="0"/>
            </w:tcBorders>
            <w:noWrap/>
            <w:vAlign w:val="center"/>
          </w:tcPr>
          <w:p w14:paraId="1DEF13DE">
            <w:pPr>
              <w:widowControl/>
              <w:spacing w:line="400" w:lineRule="exact"/>
              <w:jc w:val="center"/>
              <w:rPr>
                <w:rFonts w:hint="eastAsia" w:cs="Arial" w:asciiTheme="minorEastAsia" w:hAnsiTheme="minorEastAsia" w:eastAsiaTheme="minorEastAsia"/>
                <w:color w:val="000000"/>
                <w:kern w:val="0"/>
                <w:szCs w:val="21"/>
              </w:rPr>
            </w:pPr>
            <w:r>
              <w:rPr>
                <w:rFonts w:hint="eastAsia" w:cs="Arial" w:asciiTheme="minorEastAsia" w:hAnsiTheme="minorEastAsia" w:eastAsiaTheme="minorEastAsia"/>
                <w:color w:val="000000"/>
                <w:kern w:val="0"/>
                <w:szCs w:val="21"/>
              </w:rPr>
              <w:t>项目</w:t>
            </w:r>
          </w:p>
        </w:tc>
        <w:tc>
          <w:tcPr>
            <w:tcW w:w="1842" w:type="dxa"/>
            <w:tcBorders>
              <w:top w:val="single" w:color="auto" w:sz="12" w:space="0"/>
            </w:tcBorders>
            <w:noWrap/>
            <w:vAlign w:val="center"/>
          </w:tcPr>
          <w:p w14:paraId="26605F1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127" w:type="dxa"/>
            <w:tcBorders>
              <w:top w:val="single" w:color="auto" w:sz="12" w:space="0"/>
            </w:tcBorders>
            <w:vAlign w:val="center"/>
          </w:tcPr>
          <w:p w14:paraId="765C4CF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c>
          <w:tcPr>
            <w:tcW w:w="1842" w:type="dxa"/>
            <w:tcBorders>
              <w:top w:val="single" w:color="auto" w:sz="12" w:space="0"/>
            </w:tcBorders>
            <w:noWrap/>
            <w:vAlign w:val="center"/>
          </w:tcPr>
          <w:p w14:paraId="27BD458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计入</w:t>
            </w: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非经常性损益的金额</w:t>
            </w:r>
          </w:p>
        </w:tc>
      </w:tr>
      <w:tr w14:paraId="3B8082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noWrap/>
            <w:vAlign w:val="center"/>
          </w:tcPr>
          <w:p w14:paraId="00A61D3D">
            <w:pPr>
              <w:widowControl/>
              <w:spacing w:line="400" w:lineRule="exact"/>
              <w:ind w:left="-109" w:leftChars="-52"/>
              <w:jc w:val="left"/>
              <w:rPr>
                <w:rFonts w:ascii="Arial" w:hAnsi="Arial" w:cs="Arial"/>
                <w:kern w:val="0"/>
                <w:szCs w:val="21"/>
              </w:rPr>
            </w:pPr>
            <w:r>
              <w:rPr>
                <w:rFonts w:hint="eastAsia" w:ascii="Arial" w:hAnsi="Arial" w:cs="Arial"/>
                <w:kern w:val="0"/>
                <w:szCs w:val="21"/>
              </w:rPr>
              <w:t>与企业日常活动相关的政府补助</w:t>
            </w:r>
          </w:p>
        </w:tc>
        <w:tc>
          <w:tcPr>
            <w:tcW w:w="1842" w:type="dxa"/>
            <w:shd w:val="clear" w:color="auto" w:fill="auto"/>
            <w:noWrap/>
            <w:vAlign w:val="center"/>
          </w:tcPr>
          <w:p w14:paraId="1CE51DC5">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12,239,437.02</w:t>
            </w:r>
          </w:p>
        </w:tc>
        <w:tc>
          <w:tcPr>
            <w:tcW w:w="2127" w:type="dxa"/>
            <w:vAlign w:val="center"/>
          </w:tcPr>
          <w:p w14:paraId="4FABB81F">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10,246,346.35</w:t>
            </w:r>
          </w:p>
        </w:tc>
        <w:tc>
          <w:tcPr>
            <w:tcW w:w="1842" w:type="dxa"/>
            <w:noWrap/>
            <w:vAlign w:val="center"/>
          </w:tcPr>
          <w:p w14:paraId="446A6161">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12,239,437.02</w:t>
            </w:r>
          </w:p>
        </w:tc>
      </w:tr>
      <w:tr w14:paraId="42F485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noWrap/>
          </w:tcPr>
          <w:p w14:paraId="68F317B5">
            <w:pPr>
              <w:kinsoku w:val="0"/>
              <w:autoSpaceDE w:val="0"/>
              <w:autoSpaceDN w:val="0"/>
              <w:adjustRightInd w:val="0"/>
              <w:snapToGrid w:val="0"/>
              <w:spacing w:before="159" w:line="218" w:lineRule="auto"/>
              <w:rPr>
                <w:rFonts w:ascii="Arial" w:hAnsi="Arial" w:cs="Arial"/>
                <w:kern w:val="0"/>
                <w:szCs w:val="21"/>
              </w:rPr>
            </w:pPr>
            <w:r>
              <w:rPr>
                <w:rFonts w:hint="eastAsia" w:ascii="Arial" w:hAnsi="Arial" w:cs="Arial"/>
                <w:kern w:val="0"/>
                <w:szCs w:val="21"/>
              </w:rPr>
              <w:t>税收返还及税收手续费</w:t>
            </w:r>
          </w:p>
        </w:tc>
        <w:tc>
          <w:tcPr>
            <w:tcW w:w="1842" w:type="dxa"/>
            <w:noWrap/>
            <w:vAlign w:val="center"/>
          </w:tcPr>
          <w:p w14:paraId="47C1D201">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58,449.01</w:t>
            </w:r>
          </w:p>
        </w:tc>
        <w:tc>
          <w:tcPr>
            <w:tcW w:w="2127" w:type="dxa"/>
            <w:vAlign w:val="center"/>
          </w:tcPr>
          <w:p w14:paraId="5C586186">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217,732.52</w:t>
            </w:r>
          </w:p>
        </w:tc>
        <w:tc>
          <w:tcPr>
            <w:tcW w:w="1842" w:type="dxa"/>
            <w:noWrap/>
            <w:vAlign w:val="center"/>
          </w:tcPr>
          <w:p w14:paraId="6325D16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58,449.01</w:t>
            </w:r>
          </w:p>
        </w:tc>
      </w:tr>
      <w:tr w14:paraId="401A23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noWrap/>
          </w:tcPr>
          <w:p w14:paraId="4ED0AB1D">
            <w:pPr>
              <w:kinsoku w:val="0"/>
              <w:autoSpaceDE w:val="0"/>
              <w:autoSpaceDN w:val="0"/>
              <w:adjustRightInd w:val="0"/>
              <w:snapToGrid w:val="0"/>
              <w:spacing w:before="164" w:line="218" w:lineRule="auto"/>
              <w:rPr>
                <w:rFonts w:ascii="Arial" w:hAnsi="Arial" w:cs="Arial"/>
                <w:kern w:val="0"/>
                <w:szCs w:val="21"/>
              </w:rPr>
            </w:pPr>
            <w:r>
              <w:rPr>
                <w:rFonts w:hint="eastAsia" w:ascii="Arial" w:hAnsi="Arial" w:cs="Arial"/>
                <w:kern w:val="0"/>
                <w:szCs w:val="21"/>
              </w:rPr>
              <w:t>增值税加计抵减</w:t>
            </w:r>
          </w:p>
        </w:tc>
        <w:tc>
          <w:tcPr>
            <w:tcW w:w="1842" w:type="dxa"/>
            <w:shd w:val="clear" w:color="auto" w:fill="auto"/>
            <w:noWrap/>
            <w:vAlign w:val="center"/>
          </w:tcPr>
          <w:p w14:paraId="667D50DE">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59,695.60</w:t>
            </w:r>
          </w:p>
        </w:tc>
        <w:tc>
          <w:tcPr>
            <w:tcW w:w="2127" w:type="dxa"/>
            <w:vAlign w:val="center"/>
          </w:tcPr>
          <w:p w14:paraId="59B7BCC4">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79,533.27</w:t>
            </w:r>
          </w:p>
        </w:tc>
        <w:tc>
          <w:tcPr>
            <w:tcW w:w="1842" w:type="dxa"/>
            <w:noWrap/>
            <w:vAlign w:val="center"/>
          </w:tcPr>
          <w:p w14:paraId="45A6D1C3">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59,695.60</w:t>
            </w:r>
          </w:p>
        </w:tc>
      </w:tr>
      <w:tr w14:paraId="51FAD0C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noWrap/>
          </w:tcPr>
          <w:p w14:paraId="42EC855C">
            <w:pPr>
              <w:kinsoku w:val="0"/>
              <w:autoSpaceDE w:val="0"/>
              <w:autoSpaceDN w:val="0"/>
              <w:adjustRightInd w:val="0"/>
              <w:snapToGrid w:val="0"/>
              <w:spacing w:before="164" w:line="218" w:lineRule="auto"/>
              <w:rPr>
                <w:rFonts w:hint="eastAsia" w:ascii="Arial" w:hAnsi="Arial" w:eastAsia="宋体" w:cs="Arial"/>
                <w:kern w:val="0"/>
                <w:szCs w:val="21"/>
                <w:lang w:val="en-US" w:eastAsia="zh-CN"/>
              </w:rPr>
            </w:pPr>
            <w:r>
              <w:rPr>
                <w:rFonts w:hint="eastAsia" w:ascii="Arial" w:hAnsi="Arial" w:cs="Arial"/>
                <w:kern w:val="0"/>
                <w:szCs w:val="21"/>
                <w:lang w:val="en-US" w:eastAsia="zh-CN"/>
              </w:rPr>
              <w:t>其他</w:t>
            </w:r>
          </w:p>
        </w:tc>
        <w:tc>
          <w:tcPr>
            <w:tcW w:w="1842" w:type="dxa"/>
            <w:shd w:val="clear" w:color="auto" w:fill="auto"/>
            <w:noWrap/>
            <w:vAlign w:val="center"/>
          </w:tcPr>
          <w:p w14:paraId="451EFD92">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371.44</w:t>
            </w:r>
          </w:p>
        </w:tc>
        <w:tc>
          <w:tcPr>
            <w:tcW w:w="2127" w:type="dxa"/>
            <w:vAlign w:val="center"/>
          </w:tcPr>
          <w:p w14:paraId="1CDBF2EF">
            <w:pPr>
              <w:jc w:val="right"/>
              <w:rPr>
                <w:rFonts w:hint="eastAsia"/>
                <w:b w:val="0"/>
                <w:bCs w:val="0"/>
                <w:spacing w:val="-1"/>
                <w:sz w:val="21"/>
                <w:szCs w:val="21"/>
                <w:lang w:val="en-US" w:eastAsia="zh-CN"/>
              </w:rPr>
            </w:pPr>
          </w:p>
        </w:tc>
        <w:tc>
          <w:tcPr>
            <w:tcW w:w="1842" w:type="dxa"/>
            <w:noWrap/>
            <w:vAlign w:val="center"/>
          </w:tcPr>
          <w:p w14:paraId="492DE723">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371.44</w:t>
            </w:r>
          </w:p>
        </w:tc>
      </w:tr>
      <w:tr w14:paraId="5E1429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tcBorders>
              <w:bottom w:val="single" w:color="auto" w:sz="12" w:space="0"/>
            </w:tcBorders>
            <w:noWrap/>
            <w:vAlign w:val="center"/>
          </w:tcPr>
          <w:p w14:paraId="5339C69E">
            <w:pPr>
              <w:widowControl/>
              <w:spacing w:line="400" w:lineRule="exact"/>
              <w:ind w:left="-109" w:leftChars="-52"/>
              <w:jc w:val="center"/>
              <w:rPr>
                <w:rFonts w:ascii="Arial" w:hAnsi="Arial" w:cs="Arial"/>
                <w:kern w:val="0"/>
                <w:szCs w:val="21"/>
              </w:rPr>
            </w:pPr>
            <w:r>
              <w:rPr>
                <w:rFonts w:cs="Arial" w:asciiTheme="minorEastAsia" w:hAnsiTheme="minorEastAsia" w:eastAsiaTheme="minorEastAsia"/>
                <w:kern w:val="0"/>
                <w:szCs w:val="21"/>
              </w:rPr>
              <w:t>合计</w:t>
            </w:r>
          </w:p>
        </w:tc>
        <w:tc>
          <w:tcPr>
            <w:tcW w:w="1842" w:type="dxa"/>
            <w:tcBorders>
              <w:bottom w:val="single" w:color="auto" w:sz="12" w:space="0"/>
            </w:tcBorders>
            <w:noWrap/>
            <w:vAlign w:val="center"/>
          </w:tcPr>
          <w:p w14:paraId="7DD92169">
            <w:pPr>
              <w:keepNext w:val="0"/>
              <w:keepLines w:val="0"/>
              <w:widowControl/>
              <w:suppressLineNumbers w:val="0"/>
              <w:jc w:val="right"/>
              <w:textAlignment w:val="center"/>
              <w:rPr>
                <w:rFonts w:hint="eastAsia"/>
                <w:b/>
                <w:bCs/>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12,357,953.07</w:t>
            </w:r>
          </w:p>
        </w:tc>
        <w:tc>
          <w:tcPr>
            <w:tcW w:w="2127" w:type="dxa"/>
            <w:tcBorders>
              <w:bottom w:val="single" w:color="auto" w:sz="12" w:space="0"/>
            </w:tcBorders>
            <w:vAlign w:val="center"/>
          </w:tcPr>
          <w:p w14:paraId="4CDC88B0">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10,543,612.14</w:t>
            </w:r>
          </w:p>
        </w:tc>
        <w:tc>
          <w:tcPr>
            <w:tcW w:w="1842" w:type="dxa"/>
            <w:tcBorders>
              <w:bottom w:val="single" w:color="auto" w:sz="12" w:space="0"/>
            </w:tcBorders>
            <w:noWrap/>
            <w:vAlign w:val="center"/>
          </w:tcPr>
          <w:p w14:paraId="26043BA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12,357,953.07</w:t>
            </w:r>
          </w:p>
        </w:tc>
      </w:tr>
    </w:tbl>
    <w:p w14:paraId="371DC72C">
      <w:pPr>
        <w:snapToGrid w:val="0"/>
        <w:spacing w:before="145" w:beforeLines="50"/>
        <w:ind w:left="-317" w:leftChars="-151" w:right="506" w:rightChars="241" w:firstLine="735" w:firstLineChars="350"/>
        <w:rPr>
          <w:rFonts w:ascii="Arial" w:hAnsi="Arial" w:cs="Arial"/>
          <w:bCs/>
          <w:color w:val="0000FF"/>
          <w:szCs w:val="21"/>
        </w:rPr>
      </w:pPr>
      <w:r>
        <w:rPr>
          <w:rFonts w:hint="eastAsia" w:ascii="宋体" w:hAnsi="宋体"/>
          <w:bCs/>
          <w:szCs w:val="21"/>
        </w:rPr>
        <w:t>其中，政府补助明细如下：</w:t>
      </w:r>
    </w:p>
    <w:tbl>
      <w:tblPr>
        <w:tblStyle w:val="20"/>
        <w:tblW w:w="9214"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2126"/>
        <w:gridCol w:w="1701"/>
        <w:gridCol w:w="2382"/>
      </w:tblGrid>
      <w:tr w14:paraId="52E687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tblHeader/>
        </w:trPr>
        <w:tc>
          <w:tcPr>
            <w:tcW w:w="3005" w:type="dxa"/>
            <w:noWrap/>
            <w:vAlign w:val="center"/>
          </w:tcPr>
          <w:p w14:paraId="7FB0C449">
            <w:pPr>
              <w:widowControl/>
              <w:spacing w:line="400" w:lineRule="exact"/>
              <w:jc w:val="center"/>
              <w:rPr>
                <w:rFonts w:ascii="Arial" w:hAnsi="Arial" w:cs="Arial"/>
                <w:kern w:val="0"/>
                <w:szCs w:val="21"/>
              </w:rPr>
            </w:pPr>
            <w:r>
              <w:rPr>
                <w:rFonts w:hint="eastAsia" w:ascii="Arial" w:hAnsi="Arial" w:cs="Arial"/>
                <w:kern w:val="0"/>
                <w:szCs w:val="21"/>
              </w:rPr>
              <w:t>补助</w:t>
            </w:r>
            <w:r>
              <w:rPr>
                <w:rFonts w:ascii="Arial" w:hAnsi="Arial" w:cs="Arial"/>
                <w:kern w:val="0"/>
                <w:szCs w:val="21"/>
              </w:rPr>
              <w:t>项目</w:t>
            </w:r>
          </w:p>
        </w:tc>
        <w:tc>
          <w:tcPr>
            <w:tcW w:w="2126" w:type="dxa"/>
            <w:vAlign w:val="center"/>
          </w:tcPr>
          <w:p w14:paraId="0D8FBA25">
            <w:pPr>
              <w:widowControl/>
              <w:spacing w:line="400" w:lineRule="exact"/>
              <w:jc w:val="center"/>
              <w:rPr>
                <w:rFonts w:ascii="Arial" w:hAnsi="Arial" w:cs="Arial"/>
                <w:kern w:val="0"/>
                <w:szCs w:val="21"/>
              </w:rPr>
            </w:pPr>
            <w:r>
              <w:rPr>
                <w:rFonts w:ascii="Arial" w:hAnsi="Arial" w:cs="Arial"/>
                <w:kern w:val="0"/>
                <w:szCs w:val="21"/>
              </w:rPr>
              <w:t>本期金额</w:t>
            </w:r>
          </w:p>
        </w:tc>
        <w:tc>
          <w:tcPr>
            <w:tcW w:w="1701" w:type="dxa"/>
            <w:vAlign w:val="center"/>
          </w:tcPr>
          <w:p w14:paraId="51BB0F3C">
            <w:pPr>
              <w:widowControl/>
              <w:spacing w:line="400" w:lineRule="exact"/>
              <w:jc w:val="center"/>
              <w:rPr>
                <w:rFonts w:ascii="Arial" w:hAnsi="Arial" w:cs="Arial"/>
                <w:kern w:val="0"/>
                <w:szCs w:val="21"/>
              </w:rPr>
            </w:pPr>
            <w:r>
              <w:rPr>
                <w:rFonts w:ascii="Arial" w:hAnsi="Arial" w:cs="Arial"/>
                <w:kern w:val="0"/>
                <w:szCs w:val="21"/>
              </w:rPr>
              <w:t>上期金额</w:t>
            </w:r>
          </w:p>
        </w:tc>
        <w:tc>
          <w:tcPr>
            <w:tcW w:w="2382" w:type="dxa"/>
            <w:vAlign w:val="center"/>
          </w:tcPr>
          <w:p w14:paraId="7FF04A82">
            <w:pPr>
              <w:widowControl/>
              <w:spacing w:line="400" w:lineRule="exact"/>
              <w:jc w:val="center"/>
              <w:rPr>
                <w:rFonts w:ascii="Arial" w:hAnsi="Arial" w:cs="Arial"/>
                <w:kern w:val="0"/>
                <w:szCs w:val="21"/>
              </w:rPr>
            </w:pPr>
            <w:r>
              <w:rPr>
                <w:rFonts w:hint="eastAsia" w:ascii="Arial" w:hAnsi="Arial" w:cs="Arial"/>
                <w:kern w:val="0"/>
                <w:szCs w:val="21"/>
              </w:rPr>
              <w:t>与资产相关/与收益相关</w:t>
            </w:r>
          </w:p>
        </w:tc>
      </w:tr>
      <w:tr w14:paraId="65AD0B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68B2FC4C">
            <w:pPr>
              <w:spacing w:before="152" w:line="218" w:lineRule="auto"/>
              <w:ind w:left="44"/>
              <w:rPr>
                <w:rFonts w:ascii="Arial" w:hAnsi="Arial" w:cs="Arial"/>
                <w:kern w:val="0"/>
                <w:szCs w:val="21"/>
              </w:rPr>
            </w:pPr>
            <w:r>
              <w:rPr>
                <w:rFonts w:hint="eastAsia" w:ascii="Arial" w:hAnsi="Arial" w:cs="Arial"/>
                <w:kern w:val="0"/>
                <w:szCs w:val="21"/>
              </w:rPr>
              <w:t>高新技术企业培育奖励</w:t>
            </w:r>
          </w:p>
        </w:tc>
        <w:tc>
          <w:tcPr>
            <w:tcW w:w="2126" w:type="dxa"/>
            <w:vAlign w:val="center"/>
          </w:tcPr>
          <w:p w14:paraId="4702EC79">
            <w:pPr>
              <w:pStyle w:val="71"/>
              <w:spacing w:before="210" w:line="212" w:lineRule="auto"/>
              <w:jc w:val="right"/>
              <w:rPr>
                <w:spacing w:val="-1"/>
                <w:sz w:val="21"/>
                <w:szCs w:val="21"/>
              </w:rPr>
            </w:pPr>
            <w:r>
              <w:rPr>
                <w:rFonts w:hint="eastAsia"/>
                <w:spacing w:val="-1"/>
                <w:sz w:val="21"/>
                <w:szCs w:val="21"/>
                <w:lang w:val="en-US" w:eastAsia="zh-CN"/>
              </w:rPr>
              <w:t xml:space="preserve"> 100,000.00 </w:t>
            </w:r>
          </w:p>
        </w:tc>
        <w:tc>
          <w:tcPr>
            <w:tcW w:w="1701" w:type="dxa"/>
          </w:tcPr>
          <w:p w14:paraId="617A2A64">
            <w:pPr>
              <w:jc w:val="right"/>
            </w:pPr>
          </w:p>
        </w:tc>
        <w:tc>
          <w:tcPr>
            <w:tcW w:w="2382" w:type="dxa"/>
            <w:vAlign w:val="center"/>
          </w:tcPr>
          <w:p w14:paraId="004946F2">
            <w:pPr>
              <w:widowControl/>
              <w:spacing w:line="400" w:lineRule="exact"/>
              <w:jc w:val="right"/>
              <w:rPr>
                <w:rFonts w:ascii="Arial" w:hAnsi="Arial" w:cs="Arial"/>
                <w:kern w:val="0"/>
                <w:szCs w:val="21"/>
              </w:rPr>
            </w:pPr>
          </w:p>
        </w:tc>
      </w:tr>
      <w:tr w14:paraId="521666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0FC64594">
            <w:pPr>
              <w:spacing w:before="153" w:line="218" w:lineRule="auto"/>
              <w:ind w:left="54"/>
              <w:rPr>
                <w:rFonts w:ascii="Arial" w:hAnsi="Arial" w:cs="Arial"/>
                <w:kern w:val="0"/>
                <w:szCs w:val="21"/>
              </w:rPr>
            </w:pPr>
            <w:r>
              <w:rPr>
                <w:rFonts w:ascii="Arial" w:hAnsi="Arial" w:cs="Arial"/>
                <w:kern w:val="0"/>
                <w:szCs w:val="21"/>
              </w:rPr>
              <w:t>工程实验室补贴款</w:t>
            </w:r>
          </w:p>
        </w:tc>
        <w:tc>
          <w:tcPr>
            <w:tcW w:w="2126" w:type="dxa"/>
            <w:vAlign w:val="center"/>
          </w:tcPr>
          <w:p w14:paraId="3AAAA581">
            <w:pPr>
              <w:pStyle w:val="71"/>
              <w:spacing w:before="210" w:line="212" w:lineRule="auto"/>
              <w:jc w:val="right"/>
              <w:rPr>
                <w:spacing w:val="-1"/>
                <w:sz w:val="21"/>
                <w:szCs w:val="21"/>
              </w:rPr>
            </w:pPr>
            <w:r>
              <w:rPr>
                <w:rFonts w:hint="eastAsia"/>
                <w:spacing w:val="-1"/>
                <w:sz w:val="21"/>
                <w:szCs w:val="21"/>
                <w:lang w:val="en-US" w:eastAsia="zh-CN"/>
              </w:rPr>
              <w:t xml:space="preserve"> 292,675.00 </w:t>
            </w:r>
          </w:p>
        </w:tc>
        <w:tc>
          <w:tcPr>
            <w:tcW w:w="1701" w:type="dxa"/>
          </w:tcPr>
          <w:p w14:paraId="36648F28">
            <w:pPr>
              <w:pStyle w:val="71"/>
              <w:spacing w:before="180" w:line="212" w:lineRule="auto"/>
              <w:jc w:val="right"/>
              <w:rPr>
                <w:sz w:val="21"/>
                <w:szCs w:val="21"/>
              </w:rPr>
            </w:pPr>
            <w:r>
              <w:rPr>
                <w:spacing w:val="-2"/>
                <w:sz w:val="21"/>
                <w:szCs w:val="21"/>
              </w:rPr>
              <w:t>152,700.00</w:t>
            </w:r>
          </w:p>
        </w:tc>
        <w:tc>
          <w:tcPr>
            <w:tcW w:w="2382" w:type="dxa"/>
            <w:vAlign w:val="center"/>
          </w:tcPr>
          <w:p w14:paraId="7E161329">
            <w:pPr>
              <w:widowControl/>
              <w:spacing w:line="400" w:lineRule="exact"/>
              <w:jc w:val="right"/>
              <w:rPr>
                <w:rFonts w:ascii="Arial" w:hAnsi="Arial" w:cs="Arial"/>
                <w:kern w:val="0"/>
                <w:szCs w:val="21"/>
              </w:rPr>
            </w:pPr>
          </w:p>
        </w:tc>
      </w:tr>
      <w:tr w14:paraId="24AAFF7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07EF4CFD">
            <w:pPr>
              <w:spacing w:before="152" w:line="216" w:lineRule="auto"/>
              <w:ind w:left="53"/>
              <w:rPr>
                <w:rFonts w:ascii="Arial" w:hAnsi="Arial" w:cs="Arial"/>
                <w:kern w:val="0"/>
                <w:szCs w:val="21"/>
              </w:rPr>
            </w:pPr>
            <w:r>
              <w:rPr>
                <w:rFonts w:ascii="Arial" w:hAnsi="Arial" w:cs="Arial"/>
                <w:kern w:val="0"/>
                <w:szCs w:val="21"/>
              </w:rPr>
              <w:t>稳岗补助</w:t>
            </w:r>
          </w:p>
        </w:tc>
        <w:tc>
          <w:tcPr>
            <w:tcW w:w="2126" w:type="dxa"/>
            <w:vAlign w:val="center"/>
          </w:tcPr>
          <w:p w14:paraId="1BDD1B54">
            <w:pPr>
              <w:pStyle w:val="71"/>
              <w:spacing w:before="210" w:line="212" w:lineRule="auto"/>
              <w:jc w:val="right"/>
              <w:rPr>
                <w:spacing w:val="-1"/>
                <w:sz w:val="21"/>
                <w:szCs w:val="21"/>
              </w:rPr>
            </w:pPr>
            <w:r>
              <w:rPr>
                <w:rFonts w:hint="eastAsia"/>
                <w:spacing w:val="-1"/>
                <w:sz w:val="21"/>
                <w:szCs w:val="21"/>
                <w:lang w:val="en-US" w:eastAsia="zh-CN"/>
              </w:rPr>
              <w:t xml:space="preserve"> 166,394.07 </w:t>
            </w:r>
          </w:p>
        </w:tc>
        <w:tc>
          <w:tcPr>
            <w:tcW w:w="1701" w:type="dxa"/>
          </w:tcPr>
          <w:p w14:paraId="77D4E46A">
            <w:pPr>
              <w:pStyle w:val="71"/>
              <w:spacing w:before="174" w:line="212" w:lineRule="auto"/>
              <w:jc w:val="right"/>
              <w:rPr>
                <w:sz w:val="21"/>
                <w:szCs w:val="21"/>
              </w:rPr>
            </w:pPr>
            <w:r>
              <w:rPr>
                <w:spacing w:val="-1"/>
                <w:sz w:val="21"/>
                <w:szCs w:val="21"/>
              </w:rPr>
              <w:t>673,286.94</w:t>
            </w:r>
          </w:p>
        </w:tc>
        <w:tc>
          <w:tcPr>
            <w:tcW w:w="2382" w:type="dxa"/>
            <w:vAlign w:val="center"/>
          </w:tcPr>
          <w:p w14:paraId="76822615">
            <w:pPr>
              <w:widowControl/>
              <w:spacing w:line="400" w:lineRule="exact"/>
              <w:jc w:val="right"/>
              <w:rPr>
                <w:rFonts w:ascii="Arial" w:hAnsi="Arial" w:cs="Arial"/>
                <w:kern w:val="0"/>
                <w:szCs w:val="21"/>
              </w:rPr>
            </w:pPr>
          </w:p>
        </w:tc>
      </w:tr>
      <w:tr w14:paraId="6E308A1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15D03DCC">
            <w:pPr>
              <w:spacing w:before="156" w:line="219" w:lineRule="auto"/>
              <w:ind w:left="46"/>
              <w:rPr>
                <w:rFonts w:ascii="Arial" w:hAnsi="Arial" w:cs="Arial"/>
                <w:kern w:val="0"/>
                <w:szCs w:val="21"/>
              </w:rPr>
            </w:pPr>
            <w:r>
              <w:rPr>
                <w:rFonts w:ascii="Arial" w:hAnsi="Arial" w:cs="Arial"/>
                <w:kern w:val="0"/>
                <w:szCs w:val="21"/>
              </w:rPr>
              <w:t>增值税退税</w:t>
            </w:r>
          </w:p>
        </w:tc>
        <w:tc>
          <w:tcPr>
            <w:tcW w:w="2126" w:type="dxa"/>
            <w:vAlign w:val="center"/>
          </w:tcPr>
          <w:p w14:paraId="6581196A">
            <w:pPr>
              <w:pStyle w:val="71"/>
              <w:spacing w:before="210" w:line="212" w:lineRule="auto"/>
              <w:jc w:val="right"/>
              <w:rPr>
                <w:spacing w:val="-1"/>
                <w:sz w:val="21"/>
                <w:szCs w:val="21"/>
              </w:rPr>
            </w:pPr>
            <w:r>
              <w:rPr>
                <w:rFonts w:hint="eastAsia"/>
                <w:spacing w:val="-1"/>
                <w:sz w:val="21"/>
                <w:szCs w:val="21"/>
                <w:lang w:val="en-US" w:eastAsia="zh-CN"/>
              </w:rPr>
              <w:t xml:space="preserve"> 9,873,600.06 </w:t>
            </w:r>
          </w:p>
        </w:tc>
        <w:tc>
          <w:tcPr>
            <w:tcW w:w="1701" w:type="dxa"/>
          </w:tcPr>
          <w:p w14:paraId="6099A9BB">
            <w:pPr>
              <w:pStyle w:val="71"/>
              <w:spacing w:before="176" w:line="212" w:lineRule="auto"/>
              <w:jc w:val="right"/>
              <w:rPr>
                <w:sz w:val="21"/>
                <w:szCs w:val="21"/>
              </w:rPr>
            </w:pPr>
            <w:r>
              <w:rPr>
                <w:spacing w:val="-1"/>
                <w:sz w:val="21"/>
                <w:szCs w:val="21"/>
              </w:rPr>
              <w:t>8,548,302.97</w:t>
            </w:r>
          </w:p>
        </w:tc>
        <w:tc>
          <w:tcPr>
            <w:tcW w:w="2382" w:type="dxa"/>
            <w:vAlign w:val="center"/>
          </w:tcPr>
          <w:p w14:paraId="0D9E0680">
            <w:pPr>
              <w:widowControl/>
              <w:spacing w:line="400" w:lineRule="exact"/>
              <w:jc w:val="right"/>
              <w:rPr>
                <w:rFonts w:ascii="Arial" w:hAnsi="Arial" w:cs="Arial"/>
                <w:kern w:val="0"/>
                <w:szCs w:val="21"/>
              </w:rPr>
            </w:pPr>
          </w:p>
        </w:tc>
      </w:tr>
      <w:tr w14:paraId="5BDF89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44163AA5">
            <w:pPr>
              <w:spacing w:before="157" w:line="218" w:lineRule="auto"/>
              <w:ind w:left="55"/>
              <w:rPr>
                <w:rFonts w:ascii="Arial" w:hAnsi="Arial" w:cs="Arial"/>
                <w:kern w:val="0"/>
                <w:szCs w:val="21"/>
              </w:rPr>
            </w:pPr>
            <w:r>
              <w:rPr>
                <w:rFonts w:ascii="Arial" w:hAnsi="Arial" w:cs="Arial"/>
                <w:kern w:val="0"/>
                <w:szCs w:val="21"/>
              </w:rPr>
              <w:t>专精特新企业补助金</w:t>
            </w:r>
          </w:p>
        </w:tc>
        <w:tc>
          <w:tcPr>
            <w:tcW w:w="2126" w:type="dxa"/>
            <w:vAlign w:val="center"/>
          </w:tcPr>
          <w:p w14:paraId="31A67E41">
            <w:pPr>
              <w:pStyle w:val="71"/>
              <w:spacing w:before="210" w:line="212" w:lineRule="auto"/>
              <w:jc w:val="right"/>
              <w:rPr>
                <w:spacing w:val="-1"/>
                <w:sz w:val="21"/>
                <w:szCs w:val="21"/>
              </w:rPr>
            </w:pPr>
          </w:p>
        </w:tc>
        <w:tc>
          <w:tcPr>
            <w:tcW w:w="1701" w:type="dxa"/>
          </w:tcPr>
          <w:p w14:paraId="0AB4F531">
            <w:pPr>
              <w:pStyle w:val="71"/>
              <w:spacing w:before="177" w:line="212" w:lineRule="auto"/>
              <w:jc w:val="right"/>
              <w:rPr>
                <w:sz w:val="21"/>
                <w:szCs w:val="21"/>
              </w:rPr>
            </w:pPr>
            <w:r>
              <w:rPr>
                <w:spacing w:val="-1"/>
                <w:sz w:val="21"/>
                <w:szCs w:val="21"/>
              </w:rPr>
              <w:t>500,000.00</w:t>
            </w:r>
          </w:p>
        </w:tc>
        <w:tc>
          <w:tcPr>
            <w:tcW w:w="2382" w:type="dxa"/>
            <w:vAlign w:val="center"/>
          </w:tcPr>
          <w:p w14:paraId="295A25B0">
            <w:pPr>
              <w:widowControl/>
              <w:spacing w:line="400" w:lineRule="exact"/>
              <w:jc w:val="right"/>
              <w:rPr>
                <w:rFonts w:ascii="Arial" w:hAnsi="Arial" w:cs="Arial"/>
                <w:kern w:val="0"/>
                <w:szCs w:val="21"/>
              </w:rPr>
            </w:pPr>
          </w:p>
        </w:tc>
      </w:tr>
      <w:tr w14:paraId="0CD445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7BB59982">
            <w:pPr>
              <w:spacing w:before="44" w:line="218" w:lineRule="auto"/>
              <w:ind w:left="55" w:right="28" w:firstLine="3"/>
              <w:rPr>
                <w:rFonts w:ascii="Arial" w:hAnsi="Arial" w:cs="Arial"/>
                <w:kern w:val="0"/>
                <w:szCs w:val="21"/>
              </w:rPr>
            </w:pPr>
            <w:r>
              <w:rPr>
                <w:rFonts w:ascii="Arial" w:hAnsi="Arial" w:cs="Arial"/>
                <w:kern w:val="0"/>
                <w:szCs w:val="21"/>
              </w:rPr>
              <w:t>西安市就业服务中心就业补贴</w:t>
            </w:r>
          </w:p>
        </w:tc>
        <w:tc>
          <w:tcPr>
            <w:tcW w:w="2126" w:type="dxa"/>
            <w:vAlign w:val="center"/>
          </w:tcPr>
          <w:p w14:paraId="41320A32">
            <w:pPr>
              <w:pStyle w:val="71"/>
              <w:spacing w:before="210" w:line="212" w:lineRule="auto"/>
              <w:jc w:val="right"/>
              <w:rPr>
                <w:spacing w:val="-1"/>
                <w:sz w:val="21"/>
                <w:szCs w:val="21"/>
              </w:rPr>
            </w:pPr>
          </w:p>
        </w:tc>
        <w:tc>
          <w:tcPr>
            <w:tcW w:w="1701" w:type="dxa"/>
          </w:tcPr>
          <w:p w14:paraId="318039D4">
            <w:pPr>
              <w:pStyle w:val="71"/>
              <w:spacing w:before="199" w:line="212" w:lineRule="auto"/>
              <w:jc w:val="right"/>
              <w:rPr>
                <w:sz w:val="21"/>
                <w:szCs w:val="21"/>
              </w:rPr>
            </w:pPr>
            <w:r>
              <w:rPr>
                <w:spacing w:val="-1"/>
                <w:sz w:val="21"/>
                <w:szCs w:val="21"/>
              </w:rPr>
              <w:t>2,000.00</w:t>
            </w:r>
          </w:p>
        </w:tc>
        <w:tc>
          <w:tcPr>
            <w:tcW w:w="2382" w:type="dxa"/>
            <w:vAlign w:val="center"/>
          </w:tcPr>
          <w:p w14:paraId="1C63FEE1">
            <w:pPr>
              <w:widowControl/>
              <w:spacing w:line="400" w:lineRule="exact"/>
              <w:jc w:val="right"/>
              <w:rPr>
                <w:rFonts w:ascii="Arial" w:hAnsi="Arial" w:cs="Arial"/>
                <w:kern w:val="0"/>
                <w:szCs w:val="21"/>
              </w:rPr>
            </w:pPr>
          </w:p>
        </w:tc>
      </w:tr>
      <w:tr w14:paraId="24D451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561790B3">
            <w:pPr>
              <w:spacing w:before="42" w:line="218" w:lineRule="auto"/>
              <w:ind w:left="58" w:right="28" w:hanging="5"/>
              <w:rPr>
                <w:rFonts w:ascii="Arial" w:hAnsi="Arial" w:cs="Arial"/>
                <w:kern w:val="0"/>
                <w:szCs w:val="21"/>
              </w:rPr>
            </w:pPr>
            <w:r>
              <w:rPr>
                <w:rFonts w:ascii="Arial" w:hAnsi="Arial" w:cs="Arial"/>
                <w:kern w:val="0"/>
                <w:szCs w:val="21"/>
              </w:rPr>
              <w:t>北京市知识产权局专利资助金</w:t>
            </w:r>
          </w:p>
        </w:tc>
        <w:tc>
          <w:tcPr>
            <w:tcW w:w="2126" w:type="dxa"/>
            <w:vAlign w:val="center"/>
          </w:tcPr>
          <w:p w14:paraId="37258903">
            <w:pPr>
              <w:pStyle w:val="71"/>
              <w:spacing w:before="210" w:line="212" w:lineRule="auto"/>
              <w:jc w:val="right"/>
              <w:rPr>
                <w:spacing w:val="-1"/>
                <w:sz w:val="21"/>
                <w:szCs w:val="21"/>
              </w:rPr>
            </w:pPr>
            <w:r>
              <w:rPr>
                <w:rFonts w:hint="eastAsia"/>
                <w:spacing w:val="-1"/>
                <w:sz w:val="21"/>
                <w:szCs w:val="21"/>
                <w:lang w:val="en-US" w:eastAsia="zh-CN"/>
              </w:rPr>
              <w:t xml:space="preserve"> 1,011,050.00 </w:t>
            </w:r>
          </w:p>
        </w:tc>
        <w:tc>
          <w:tcPr>
            <w:tcW w:w="1701" w:type="dxa"/>
          </w:tcPr>
          <w:p w14:paraId="507030FE">
            <w:pPr>
              <w:pStyle w:val="71"/>
              <w:spacing w:before="199" w:line="212" w:lineRule="auto"/>
              <w:jc w:val="right"/>
              <w:rPr>
                <w:sz w:val="21"/>
                <w:szCs w:val="21"/>
              </w:rPr>
            </w:pPr>
            <w:r>
              <w:rPr>
                <w:spacing w:val="-1"/>
                <w:sz w:val="21"/>
                <w:szCs w:val="21"/>
              </w:rPr>
              <w:t>5,400.00</w:t>
            </w:r>
          </w:p>
        </w:tc>
        <w:tc>
          <w:tcPr>
            <w:tcW w:w="2382" w:type="dxa"/>
            <w:vAlign w:val="center"/>
          </w:tcPr>
          <w:p w14:paraId="7DD670F2">
            <w:pPr>
              <w:widowControl/>
              <w:spacing w:line="400" w:lineRule="exact"/>
              <w:jc w:val="right"/>
              <w:rPr>
                <w:rFonts w:ascii="Arial" w:hAnsi="Arial" w:cs="Arial"/>
                <w:kern w:val="0"/>
                <w:szCs w:val="21"/>
              </w:rPr>
            </w:pPr>
          </w:p>
        </w:tc>
      </w:tr>
      <w:tr w14:paraId="17EA45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53153733">
            <w:pPr>
              <w:spacing w:before="161" w:line="218" w:lineRule="auto"/>
              <w:ind w:left="54"/>
              <w:rPr>
                <w:rFonts w:ascii="Arial" w:hAnsi="Arial" w:cs="Arial"/>
                <w:kern w:val="0"/>
                <w:szCs w:val="21"/>
              </w:rPr>
            </w:pPr>
            <w:r>
              <w:rPr>
                <w:rFonts w:ascii="Arial" w:hAnsi="Arial" w:cs="Arial"/>
                <w:kern w:val="0"/>
                <w:szCs w:val="21"/>
              </w:rPr>
              <w:t>扩岗补贴及留工补助</w:t>
            </w:r>
          </w:p>
        </w:tc>
        <w:tc>
          <w:tcPr>
            <w:tcW w:w="2126" w:type="dxa"/>
            <w:vAlign w:val="center"/>
          </w:tcPr>
          <w:p w14:paraId="7547ABE3">
            <w:pPr>
              <w:pStyle w:val="71"/>
              <w:spacing w:before="210" w:line="212" w:lineRule="auto"/>
              <w:jc w:val="right"/>
              <w:rPr>
                <w:spacing w:val="-1"/>
                <w:sz w:val="21"/>
                <w:szCs w:val="21"/>
              </w:rPr>
            </w:pPr>
            <w:r>
              <w:rPr>
                <w:rFonts w:hint="eastAsia"/>
                <w:spacing w:val="-1"/>
                <w:sz w:val="21"/>
                <w:szCs w:val="21"/>
                <w:lang w:val="en-US" w:eastAsia="zh-CN"/>
              </w:rPr>
              <w:t xml:space="preserve"> 3,000.00 </w:t>
            </w:r>
          </w:p>
        </w:tc>
        <w:tc>
          <w:tcPr>
            <w:tcW w:w="1701" w:type="dxa"/>
          </w:tcPr>
          <w:p w14:paraId="772B3046">
            <w:pPr>
              <w:pStyle w:val="71"/>
              <w:spacing w:before="183" w:line="212" w:lineRule="auto"/>
              <w:jc w:val="right"/>
              <w:rPr>
                <w:sz w:val="21"/>
                <w:szCs w:val="21"/>
              </w:rPr>
            </w:pPr>
            <w:r>
              <w:rPr>
                <w:spacing w:val="-1"/>
                <w:sz w:val="21"/>
                <w:szCs w:val="21"/>
              </w:rPr>
              <w:t>40,784.86</w:t>
            </w:r>
          </w:p>
        </w:tc>
        <w:tc>
          <w:tcPr>
            <w:tcW w:w="2382" w:type="dxa"/>
            <w:vAlign w:val="center"/>
          </w:tcPr>
          <w:p w14:paraId="582D65D3">
            <w:pPr>
              <w:widowControl/>
              <w:spacing w:line="400" w:lineRule="exact"/>
              <w:jc w:val="right"/>
              <w:rPr>
                <w:rFonts w:ascii="Arial" w:hAnsi="Arial" w:cs="Arial"/>
                <w:kern w:val="0"/>
                <w:szCs w:val="21"/>
              </w:rPr>
            </w:pPr>
          </w:p>
        </w:tc>
      </w:tr>
      <w:tr w14:paraId="6B7CF3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784C50A8">
            <w:pPr>
              <w:spacing w:before="167" w:line="218" w:lineRule="auto"/>
              <w:ind w:left="49"/>
              <w:rPr>
                <w:rFonts w:ascii="Arial" w:hAnsi="Arial" w:cs="Arial"/>
                <w:kern w:val="0"/>
                <w:szCs w:val="21"/>
              </w:rPr>
            </w:pPr>
            <w:r>
              <w:rPr>
                <w:rFonts w:ascii="Arial" w:hAnsi="Arial" w:cs="Arial"/>
                <w:kern w:val="0"/>
                <w:szCs w:val="21"/>
              </w:rPr>
              <w:t>其他</w:t>
            </w:r>
          </w:p>
        </w:tc>
        <w:tc>
          <w:tcPr>
            <w:tcW w:w="2126" w:type="dxa"/>
            <w:shd w:val="clear" w:color="auto" w:fill="auto"/>
            <w:vAlign w:val="center"/>
          </w:tcPr>
          <w:p w14:paraId="05B5D90C">
            <w:pPr>
              <w:pStyle w:val="71"/>
              <w:spacing w:before="210" w:line="212" w:lineRule="auto"/>
              <w:jc w:val="right"/>
              <w:rPr>
                <w:rFonts w:hint="eastAsia"/>
                <w:spacing w:val="-1"/>
                <w:sz w:val="21"/>
                <w:szCs w:val="21"/>
                <w:lang w:val="en-US" w:eastAsia="zh-CN"/>
              </w:rPr>
            </w:pPr>
            <w:r>
              <w:rPr>
                <w:rFonts w:hint="eastAsia"/>
                <w:spacing w:val="-1"/>
                <w:sz w:val="21"/>
                <w:szCs w:val="21"/>
                <w:lang w:val="en-US" w:eastAsia="zh-CN"/>
              </w:rPr>
              <w:t xml:space="preserve"> 778,197.89 </w:t>
            </w:r>
          </w:p>
        </w:tc>
        <w:tc>
          <w:tcPr>
            <w:tcW w:w="1701" w:type="dxa"/>
          </w:tcPr>
          <w:p w14:paraId="2F2D2163">
            <w:pPr>
              <w:jc w:val="right"/>
            </w:pPr>
          </w:p>
        </w:tc>
        <w:tc>
          <w:tcPr>
            <w:tcW w:w="2382" w:type="dxa"/>
            <w:vAlign w:val="center"/>
          </w:tcPr>
          <w:p w14:paraId="73BFA2CE">
            <w:pPr>
              <w:widowControl/>
              <w:spacing w:line="400" w:lineRule="exact"/>
              <w:jc w:val="right"/>
              <w:rPr>
                <w:rFonts w:ascii="Arial" w:hAnsi="Arial" w:cs="Arial"/>
                <w:kern w:val="0"/>
                <w:szCs w:val="21"/>
              </w:rPr>
            </w:pPr>
          </w:p>
        </w:tc>
      </w:tr>
      <w:tr w14:paraId="710137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2891DE1A">
            <w:pPr>
              <w:spacing w:before="46" w:line="224" w:lineRule="auto"/>
              <w:ind w:left="50" w:right="28" w:firstLine="2"/>
              <w:rPr>
                <w:rFonts w:ascii="Arial" w:hAnsi="Arial" w:cs="Arial"/>
                <w:kern w:val="0"/>
                <w:szCs w:val="21"/>
              </w:rPr>
            </w:pPr>
            <w:r>
              <w:rPr>
                <w:rFonts w:ascii="Arial" w:hAnsi="Arial" w:cs="Arial"/>
                <w:kern w:val="0"/>
                <w:szCs w:val="21"/>
              </w:rPr>
              <w:t>北京市海淀区社会保险基金管理中心单位促进就业资金</w:t>
            </w:r>
          </w:p>
        </w:tc>
        <w:tc>
          <w:tcPr>
            <w:tcW w:w="2126" w:type="dxa"/>
            <w:vAlign w:val="center"/>
          </w:tcPr>
          <w:p w14:paraId="158E409F">
            <w:pPr>
              <w:pStyle w:val="71"/>
              <w:spacing w:before="210" w:line="212" w:lineRule="auto"/>
              <w:jc w:val="right"/>
              <w:rPr>
                <w:spacing w:val="-1"/>
                <w:sz w:val="21"/>
                <w:szCs w:val="21"/>
              </w:rPr>
            </w:pPr>
            <w:r>
              <w:rPr>
                <w:rFonts w:hint="eastAsia"/>
                <w:spacing w:val="-1"/>
                <w:sz w:val="21"/>
                <w:szCs w:val="21"/>
                <w:lang w:val="en-US" w:eastAsia="zh-CN"/>
              </w:rPr>
              <w:t xml:space="preserve"> 14,520.00 </w:t>
            </w:r>
          </w:p>
        </w:tc>
        <w:tc>
          <w:tcPr>
            <w:tcW w:w="1701" w:type="dxa"/>
          </w:tcPr>
          <w:p w14:paraId="545AE67C">
            <w:pPr>
              <w:spacing w:line="279" w:lineRule="auto"/>
              <w:jc w:val="right"/>
            </w:pPr>
          </w:p>
          <w:p w14:paraId="76390204">
            <w:pPr>
              <w:pStyle w:val="71"/>
              <w:spacing w:before="60" w:line="212" w:lineRule="auto"/>
              <w:jc w:val="right"/>
              <w:rPr>
                <w:sz w:val="21"/>
                <w:szCs w:val="21"/>
              </w:rPr>
            </w:pPr>
            <w:r>
              <w:rPr>
                <w:spacing w:val="-2"/>
                <w:sz w:val="21"/>
                <w:szCs w:val="21"/>
              </w:rPr>
              <w:t>19,124.00</w:t>
            </w:r>
          </w:p>
        </w:tc>
        <w:tc>
          <w:tcPr>
            <w:tcW w:w="2382" w:type="dxa"/>
            <w:vAlign w:val="center"/>
          </w:tcPr>
          <w:p w14:paraId="37C90034">
            <w:pPr>
              <w:widowControl/>
              <w:spacing w:line="400" w:lineRule="exact"/>
              <w:jc w:val="right"/>
              <w:rPr>
                <w:rFonts w:ascii="Arial" w:hAnsi="Arial" w:cs="Arial"/>
                <w:kern w:val="0"/>
                <w:szCs w:val="21"/>
              </w:rPr>
            </w:pPr>
          </w:p>
        </w:tc>
      </w:tr>
      <w:tr w14:paraId="2A97B6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3DDC350E">
            <w:pPr>
              <w:spacing w:before="167" w:line="218" w:lineRule="auto"/>
              <w:ind w:left="54"/>
              <w:rPr>
                <w:rFonts w:ascii="Arial" w:hAnsi="Arial" w:cs="Arial"/>
                <w:kern w:val="0"/>
                <w:szCs w:val="21"/>
              </w:rPr>
            </w:pPr>
            <w:r>
              <w:rPr>
                <w:rFonts w:ascii="Arial" w:hAnsi="Arial" w:cs="Arial"/>
                <w:kern w:val="0"/>
                <w:szCs w:val="21"/>
              </w:rPr>
              <w:t>残疾人岗位补贴</w:t>
            </w:r>
          </w:p>
        </w:tc>
        <w:tc>
          <w:tcPr>
            <w:tcW w:w="2126" w:type="dxa"/>
            <w:vAlign w:val="center"/>
          </w:tcPr>
          <w:p w14:paraId="278E88C5">
            <w:pPr>
              <w:pStyle w:val="71"/>
              <w:spacing w:before="210" w:line="212" w:lineRule="auto"/>
              <w:jc w:val="right"/>
              <w:rPr>
                <w:spacing w:val="-1"/>
                <w:sz w:val="21"/>
                <w:szCs w:val="21"/>
              </w:rPr>
            </w:pPr>
          </w:p>
        </w:tc>
        <w:tc>
          <w:tcPr>
            <w:tcW w:w="1701" w:type="dxa"/>
          </w:tcPr>
          <w:p w14:paraId="7980D75F">
            <w:pPr>
              <w:pStyle w:val="71"/>
              <w:spacing w:before="189" w:line="212" w:lineRule="auto"/>
              <w:jc w:val="right"/>
              <w:rPr>
                <w:sz w:val="21"/>
                <w:szCs w:val="21"/>
              </w:rPr>
            </w:pPr>
            <w:r>
              <w:rPr>
                <w:spacing w:val="-1"/>
                <w:sz w:val="21"/>
                <w:szCs w:val="21"/>
              </w:rPr>
              <w:t>78,283.34</w:t>
            </w:r>
          </w:p>
        </w:tc>
        <w:tc>
          <w:tcPr>
            <w:tcW w:w="2382" w:type="dxa"/>
            <w:vAlign w:val="center"/>
          </w:tcPr>
          <w:p w14:paraId="19A2E49A">
            <w:pPr>
              <w:widowControl/>
              <w:spacing w:line="400" w:lineRule="exact"/>
              <w:jc w:val="right"/>
              <w:rPr>
                <w:rFonts w:ascii="Arial" w:hAnsi="Arial" w:cs="Arial"/>
                <w:kern w:val="0"/>
                <w:szCs w:val="21"/>
              </w:rPr>
            </w:pPr>
          </w:p>
        </w:tc>
      </w:tr>
      <w:tr w14:paraId="1C270B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02B406F2">
            <w:pPr>
              <w:spacing w:before="53" w:line="214" w:lineRule="auto"/>
              <w:ind w:left="51" w:right="28" w:firstLine="2"/>
              <w:rPr>
                <w:rFonts w:ascii="Arial" w:hAnsi="Arial" w:cs="Arial"/>
                <w:kern w:val="0"/>
                <w:szCs w:val="21"/>
              </w:rPr>
            </w:pPr>
            <w:r>
              <w:rPr>
                <w:rFonts w:ascii="Arial" w:hAnsi="Arial" w:cs="Arial"/>
                <w:kern w:val="0"/>
                <w:szCs w:val="21"/>
              </w:rPr>
              <w:t>工业互联网创新发展工程项目补助款</w:t>
            </w:r>
          </w:p>
        </w:tc>
        <w:tc>
          <w:tcPr>
            <w:tcW w:w="2126" w:type="dxa"/>
            <w:vAlign w:val="center"/>
          </w:tcPr>
          <w:p w14:paraId="72AFACD4">
            <w:pPr>
              <w:pStyle w:val="71"/>
              <w:spacing w:before="210" w:line="212" w:lineRule="auto"/>
              <w:jc w:val="right"/>
              <w:rPr>
                <w:spacing w:val="-1"/>
                <w:sz w:val="21"/>
                <w:szCs w:val="21"/>
              </w:rPr>
            </w:pPr>
          </w:p>
        </w:tc>
        <w:tc>
          <w:tcPr>
            <w:tcW w:w="1701" w:type="dxa"/>
          </w:tcPr>
          <w:p w14:paraId="21953F47">
            <w:pPr>
              <w:pStyle w:val="71"/>
              <w:spacing w:before="210" w:line="212" w:lineRule="auto"/>
              <w:jc w:val="right"/>
              <w:rPr>
                <w:sz w:val="21"/>
                <w:szCs w:val="21"/>
              </w:rPr>
            </w:pPr>
            <w:r>
              <w:rPr>
                <w:spacing w:val="-1"/>
                <w:sz w:val="21"/>
                <w:szCs w:val="21"/>
              </w:rPr>
              <w:t>226,464.24</w:t>
            </w:r>
          </w:p>
        </w:tc>
        <w:tc>
          <w:tcPr>
            <w:tcW w:w="2382" w:type="dxa"/>
            <w:vAlign w:val="center"/>
          </w:tcPr>
          <w:p w14:paraId="0DE5D006">
            <w:pPr>
              <w:widowControl/>
              <w:spacing w:line="400" w:lineRule="exact"/>
              <w:jc w:val="right"/>
              <w:rPr>
                <w:rFonts w:ascii="Arial" w:hAnsi="Arial" w:cs="Arial"/>
                <w:kern w:val="0"/>
                <w:szCs w:val="21"/>
              </w:rPr>
            </w:pPr>
          </w:p>
        </w:tc>
      </w:tr>
      <w:tr w14:paraId="28ABC9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642438F2">
            <w:pPr>
              <w:widowControl/>
              <w:spacing w:line="400" w:lineRule="exact"/>
              <w:jc w:val="center"/>
              <w:rPr>
                <w:rFonts w:ascii="Arial" w:hAnsi="Arial" w:cs="Arial"/>
                <w:kern w:val="0"/>
                <w:szCs w:val="21"/>
              </w:rPr>
            </w:pPr>
            <w:r>
              <w:rPr>
                <w:rFonts w:ascii="Arial" w:hAnsi="Arial" w:cs="Arial"/>
                <w:kern w:val="0"/>
                <w:szCs w:val="21"/>
              </w:rPr>
              <w:t>合计</w:t>
            </w:r>
          </w:p>
        </w:tc>
        <w:tc>
          <w:tcPr>
            <w:tcW w:w="2126" w:type="dxa"/>
            <w:shd w:val="clear" w:color="auto" w:fill="auto"/>
            <w:vAlign w:val="center"/>
          </w:tcPr>
          <w:p w14:paraId="07E62E10">
            <w:pPr>
              <w:pStyle w:val="71"/>
              <w:spacing w:before="210" w:line="212" w:lineRule="auto"/>
              <w:jc w:val="right"/>
              <w:rPr>
                <w:rFonts w:hint="eastAsia"/>
                <w:b/>
                <w:bCs/>
                <w:spacing w:val="-1"/>
                <w:sz w:val="21"/>
                <w:szCs w:val="21"/>
                <w:lang w:val="en-US" w:eastAsia="zh-CN"/>
              </w:rPr>
            </w:pPr>
            <w:r>
              <w:rPr>
                <w:rFonts w:hint="eastAsia"/>
                <w:b/>
                <w:bCs/>
                <w:spacing w:val="-1"/>
                <w:sz w:val="21"/>
                <w:szCs w:val="21"/>
                <w:lang w:val="en-US" w:eastAsia="zh-CN"/>
              </w:rPr>
              <w:t xml:space="preserve"> 12,239,437.02 </w:t>
            </w:r>
          </w:p>
        </w:tc>
        <w:tc>
          <w:tcPr>
            <w:tcW w:w="1701" w:type="dxa"/>
            <w:vAlign w:val="center"/>
          </w:tcPr>
          <w:p w14:paraId="70F1E3F7">
            <w:pPr>
              <w:pStyle w:val="71"/>
              <w:spacing w:before="210" w:line="212" w:lineRule="auto"/>
              <w:jc w:val="right"/>
              <w:rPr>
                <w:rFonts w:hint="eastAsia"/>
                <w:b/>
                <w:bCs/>
                <w:spacing w:val="-1"/>
                <w:sz w:val="21"/>
                <w:szCs w:val="21"/>
                <w:lang w:val="en-US" w:eastAsia="zh-CN"/>
              </w:rPr>
            </w:pPr>
            <w:r>
              <w:rPr>
                <w:rFonts w:hint="eastAsia"/>
                <w:b/>
                <w:bCs/>
                <w:spacing w:val="-1"/>
                <w:sz w:val="21"/>
                <w:szCs w:val="21"/>
                <w:lang w:val="en-US" w:eastAsia="zh-CN"/>
              </w:rPr>
              <w:t>10,246,346.35</w:t>
            </w:r>
          </w:p>
        </w:tc>
        <w:tc>
          <w:tcPr>
            <w:tcW w:w="2382" w:type="dxa"/>
            <w:vAlign w:val="center"/>
          </w:tcPr>
          <w:p w14:paraId="74E0AC9F">
            <w:pPr>
              <w:widowControl/>
              <w:spacing w:line="400" w:lineRule="exact"/>
              <w:jc w:val="right"/>
              <w:rPr>
                <w:rFonts w:hint="eastAsia" w:ascii="Arial Narrow" w:hAnsi="Arial Narrow" w:eastAsia="Arial Narrow" w:cs="Arial Narrow"/>
                <w:b/>
                <w:bCs/>
                <w:color w:val="000000"/>
                <w:spacing w:val="-1"/>
                <w:kern w:val="0"/>
                <w:sz w:val="21"/>
                <w:szCs w:val="21"/>
                <w:lang w:val="en-US" w:eastAsia="zh-CN" w:bidi="ar-SA"/>
              </w:rPr>
            </w:pPr>
          </w:p>
        </w:tc>
      </w:tr>
    </w:tbl>
    <w:p w14:paraId="45015398">
      <w:pPr>
        <w:spacing w:line="400" w:lineRule="exact"/>
        <w:ind w:firstLine="422" w:firstLineChars="200"/>
        <w:outlineLvl w:val="1"/>
        <w:rPr>
          <w:rFonts w:hint="eastAsia" w:cs="Arial" w:asciiTheme="minorEastAsia" w:hAnsiTheme="minorEastAsia" w:eastAsiaTheme="minorEastAsia"/>
          <w:szCs w:val="21"/>
        </w:rPr>
      </w:pPr>
      <w:r>
        <w:rPr>
          <w:rFonts w:hint="eastAsia" w:cs="Arial" w:asciiTheme="minorEastAsia" w:hAnsiTheme="minorEastAsia" w:eastAsiaTheme="minorEastAsia"/>
          <w:b/>
          <w:szCs w:val="21"/>
        </w:rPr>
        <w:t>45</w:t>
      </w:r>
      <w:r>
        <w:rPr>
          <w:rFonts w:cs="Arial" w:asciiTheme="minorEastAsia" w:hAnsiTheme="minorEastAsia" w:eastAsiaTheme="minorEastAsia"/>
          <w:b/>
          <w:szCs w:val="21"/>
        </w:rPr>
        <w:t>、投资收益</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81"/>
        <w:gridCol w:w="2551"/>
        <w:gridCol w:w="2268"/>
      </w:tblGrid>
      <w:tr w14:paraId="364222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281" w:type="dxa"/>
            <w:noWrap/>
            <w:vAlign w:val="center"/>
          </w:tcPr>
          <w:p w14:paraId="4707529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1" w:type="dxa"/>
            <w:vAlign w:val="center"/>
          </w:tcPr>
          <w:p w14:paraId="1A5F961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268" w:type="dxa"/>
            <w:vAlign w:val="center"/>
          </w:tcPr>
          <w:p w14:paraId="128DF00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1522C8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6E6FE5F">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权益法核算的长期股权投资收益</w:t>
            </w:r>
          </w:p>
        </w:tc>
        <w:tc>
          <w:tcPr>
            <w:tcW w:w="2551" w:type="dxa"/>
            <w:shd w:val="clear" w:color="auto" w:fill="auto"/>
            <w:vAlign w:val="center"/>
          </w:tcPr>
          <w:p w14:paraId="05B29734">
            <w:pPr>
              <w:widowControl/>
              <w:spacing w:line="400" w:lineRule="exact"/>
              <w:jc w:val="right"/>
              <w:rPr>
                <w:rFonts w:hint="default" w:ascii="Arial Narrow" w:hAnsi="Arial Narrow" w:cs="Arial Narrow" w:eastAsiaTheme="minorEastAsia"/>
                <w:kern w:val="0"/>
                <w:szCs w:val="21"/>
                <w:lang w:val="en-US" w:eastAsia="zh-CN"/>
              </w:rPr>
            </w:pPr>
            <w:r>
              <w:rPr>
                <w:rFonts w:hint="default" w:ascii="Arial Narrow" w:hAnsi="Arial Narrow" w:cs="Arial Narrow" w:eastAsiaTheme="minorEastAsia"/>
                <w:kern w:val="0"/>
                <w:szCs w:val="21"/>
                <w:lang w:val="en-US" w:eastAsia="zh-CN"/>
              </w:rPr>
              <w:t xml:space="preserve"> 6,125,695.86 </w:t>
            </w:r>
          </w:p>
        </w:tc>
        <w:tc>
          <w:tcPr>
            <w:tcW w:w="2268" w:type="dxa"/>
            <w:vAlign w:val="center"/>
          </w:tcPr>
          <w:p w14:paraId="39EA08B3">
            <w:pPr>
              <w:widowControl/>
              <w:spacing w:line="400" w:lineRule="exact"/>
              <w:jc w:val="right"/>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color w:val="000000"/>
                <w:spacing w:val="-2"/>
                <w:kern w:val="0"/>
                <w:szCs w:val="21"/>
                <w:lang w:eastAsia="en-US"/>
              </w:rPr>
              <w:t>-555,154.50</w:t>
            </w:r>
          </w:p>
        </w:tc>
      </w:tr>
      <w:tr w14:paraId="58FBAC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0D5713B">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处置长期股权投资产生的投资收益</w:t>
            </w:r>
          </w:p>
        </w:tc>
        <w:tc>
          <w:tcPr>
            <w:tcW w:w="2551" w:type="dxa"/>
            <w:vAlign w:val="center"/>
          </w:tcPr>
          <w:p w14:paraId="5BE1A274">
            <w:pPr>
              <w:widowControl/>
              <w:spacing w:line="400" w:lineRule="exact"/>
              <w:jc w:val="right"/>
              <w:rPr>
                <w:rFonts w:hint="default" w:ascii="Arial Narrow" w:hAnsi="Arial Narrow" w:cs="Arial Narrow" w:eastAsiaTheme="minorEastAsia"/>
                <w:kern w:val="0"/>
                <w:szCs w:val="21"/>
                <w:lang w:eastAsia="en-US"/>
              </w:rPr>
            </w:pPr>
          </w:p>
        </w:tc>
        <w:tc>
          <w:tcPr>
            <w:tcW w:w="2268" w:type="dxa"/>
            <w:vAlign w:val="center"/>
          </w:tcPr>
          <w:p w14:paraId="41A54044">
            <w:pPr>
              <w:widowControl/>
              <w:spacing w:line="400" w:lineRule="exact"/>
              <w:jc w:val="right"/>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color w:val="000000"/>
                <w:spacing w:val="-2"/>
                <w:kern w:val="0"/>
                <w:szCs w:val="21"/>
                <w:lang w:eastAsia="en-US"/>
              </w:rPr>
              <w:t>-409,549.36</w:t>
            </w:r>
          </w:p>
        </w:tc>
      </w:tr>
      <w:tr w14:paraId="05DCC5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6558929C">
            <w:pPr>
              <w:widowControl/>
              <w:spacing w:line="400" w:lineRule="exact"/>
              <w:jc w:val="left"/>
              <w:rPr>
                <w:rFonts w:hint="eastAsia" w:cs="Arial" w:asciiTheme="minorEastAsia" w:hAnsiTheme="minorEastAsia" w:eastAsiaTheme="minorEastAsia"/>
                <w:kern w:val="0"/>
                <w:szCs w:val="21"/>
              </w:rPr>
            </w:pPr>
            <w:r>
              <w:rPr>
                <w:rFonts w:hint="eastAsia" w:asciiTheme="minorEastAsia" w:hAnsiTheme="minorEastAsia" w:eastAsiaTheme="minorEastAsia"/>
                <w:szCs w:val="21"/>
              </w:rPr>
              <w:t>取得控制权时，股权按公允价值重新计量产生的利得</w:t>
            </w:r>
          </w:p>
        </w:tc>
        <w:tc>
          <w:tcPr>
            <w:tcW w:w="2551" w:type="dxa"/>
            <w:vAlign w:val="center"/>
          </w:tcPr>
          <w:p w14:paraId="71FD324C">
            <w:pPr>
              <w:widowControl/>
              <w:spacing w:line="400" w:lineRule="exact"/>
              <w:jc w:val="right"/>
              <w:rPr>
                <w:rFonts w:hint="default" w:ascii="Arial Narrow" w:hAnsi="Arial Narrow" w:cs="Arial Narrow" w:eastAsiaTheme="minorEastAsia"/>
                <w:kern w:val="0"/>
                <w:szCs w:val="21"/>
                <w:lang w:eastAsia="en-US"/>
              </w:rPr>
            </w:pPr>
          </w:p>
        </w:tc>
        <w:tc>
          <w:tcPr>
            <w:tcW w:w="2268" w:type="dxa"/>
            <w:vAlign w:val="center"/>
          </w:tcPr>
          <w:p w14:paraId="459F20A8">
            <w:pPr>
              <w:widowControl/>
              <w:spacing w:line="400" w:lineRule="exact"/>
              <w:jc w:val="right"/>
              <w:rPr>
                <w:rFonts w:hint="default" w:ascii="Arial Narrow" w:hAnsi="Arial Narrow" w:cs="Arial Narrow" w:eastAsiaTheme="minorEastAsia"/>
                <w:kern w:val="0"/>
                <w:szCs w:val="21"/>
              </w:rPr>
            </w:pPr>
          </w:p>
        </w:tc>
      </w:tr>
      <w:tr w14:paraId="3CE55A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4875C8E">
            <w:pPr>
              <w:widowControl/>
              <w:spacing w:line="400" w:lineRule="exact"/>
              <w:jc w:val="left"/>
              <w:rPr>
                <w:rFonts w:hint="eastAsia" w:cs="Arial" w:asciiTheme="minorEastAsia" w:hAnsiTheme="minorEastAsia" w:eastAsiaTheme="minorEastAsia"/>
                <w:kern w:val="0"/>
                <w:szCs w:val="21"/>
              </w:rPr>
            </w:pPr>
            <w:r>
              <w:rPr>
                <w:rFonts w:hint="eastAsia" w:asciiTheme="minorEastAsia" w:hAnsiTheme="minorEastAsia" w:eastAsiaTheme="minorEastAsia"/>
                <w:szCs w:val="21"/>
              </w:rPr>
              <w:t>丧失控制权后，剩余股权按公允价值重新计量产生的利得</w:t>
            </w:r>
          </w:p>
        </w:tc>
        <w:tc>
          <w:tcPr>
            <w:tcW w:w="2551" w:type="dxa"/>
            <w:vAlign w:val="center"/>
          </w:tcPr>
          <w:p w14:paraId="7AEC85DA">
            <w:pPr>
              <w:widowControl/>
              <w:spacing w:line="400" w:lineRule="exact"/>
              <w:jc w:val="right"/>
              <w:rPr>
                <w:rFonts w:hint="default" w:ascii="Arial Narrow" w:hAnsi="Arial Narrow" w:eastAsia="Arial Narrow" w:cs="Arial Narrow"/>
                <w:color w:val="000000"/>
                <w:spacing w:val="-2"/>
                <w:kern w:val="0"/>
                <w:szCs w:val="21"/>
                <w:lang w:eastAsia="en-US"/>
              </w:rPr>
            </w:pPr>
          </w:p>
        </w:tc>
        <w:tc>
          <w:tcPr>
            <w:tcW w:w="2268" w:type="dxa"/>
            <w:vAlign w:val="center"/>
          </w:tcPr>
          <w:p w14:paraId="2D808BCF">
            <w:pPr>
              <w:widowControl/>
              <w:spacing w:line="400" w:lineRule="exact"/>
              <w:jc w:val="right"/>
              <w:rPr>
                <w:rFonts w:hint="default" w:ascii="Arial Narrow" w:hAnsi="Arial Narrow" w:cs="Arial Narrow" w:eastAsiaTheme="minorEastAsia"/>
                <w:kern w:val="0"/>
                <w:szCs w:val="21"/>
              </w:rPr>
            </w:pPr>
          </w:p>
        </w:tc>
      </w:tr>
      <w:tr w14:paraId="2F9B84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EB27CD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交易性金融资产持有期间取得的投资收益</w:t>
            </w:r>
          </w:p>
        </w:tc>
        <w:tc>
          <w:tcPr>
            <w:tcW w:w="2551" w:type="dxa"/>
            <w:vAlign w:val="center"/>
          </w:tcPr>
          <w:p w14:paraId="77621265">
            <w:pPr>
              <w:widowControl/>
              <w:spacing w:line="400" w:lineRule="exact"/>
              <w:jc w:val="right"/>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color w:val="000000"/>
                <w:spacing w:val="-2"/>
                <w:kern w:val="0"/>
                <w:szCs w:val="21"/>
                <w:lang w:eastAsia="en-US"/>
              </w:rPr>
              <w:t xml:space="preserve"> 108,046.18 </w:t>
            </w:r>
          </w:p>
        </w:tc>
        <w:tc>
          <w:tcPr>
            <w:tcW w:w="2268" w:type="dxa"/>
            <w:vAlign w:val="center"/>
          </w:tcPr>
          <w:p w14:paraId="5751D6E2">
            <w:pPr>
              <w:widowControl/>
              <w:spacing w:line="400" w:lineRule="exact"/>
              <w:jc w:val="right"/>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color w:val="000000"/>
                <w:spacing w:val="-2"/>
                <w:kern w:val="0"/>
                <w:szCs w:val="21"/>
                <w:lang w:eastAsia="en-US"/>
              </w:rPr>
              <w:t>452,164.49</w:t>
            </w:r>
          </w:p>
        </w:tc>
      </w:tr>
      <w:tr w14:paraId="5B2D5E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FF292D8">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处置交易性金融资产取得的投资收益</w:t>
            </w:r>
          </w:p>
        </w:tc>
        <w:tc>
          <w:tcPr>
            <w:tcW w:w="2551" w:type="dxa"/>
            <w:vAlign w:val="center"/>
          </w:tcPr>
          <w:p w14:paraId="4A129E81">
            <w:pPr>
              <w:widowControl/>
              <w:spacing w:line="400" w:lineRule="exact"/>
              <w:jc w:val="right"/>
              <w:rPr>
                <w:rFonts w:hint="default" w:ascii="Arial Narrow" w:hAnsi="Arial Narrow" w:cs="Arial Narrow" w:eastAsiaTheme="minorEastAsia"/>
                <w:kern w:val="0"/>
                <w:szCs w:val="21"/>
              </w:rPr>
            </w:pPr>
          </w:p>
        </w:tc>
        <w:tc>
          <w:tcPr>
            <w:tcW w:w="2268" w:type="dxa"/>
          </w:tcPr>
          <w:p w14:paraId="1D3D13B1">
            <w:pPr>
              <w:widowControl/>
              <w:spacing w:line="400" w:lineRule="exact"/>
              <w:jc w:val="right"/>
              <w:rPr>
                <w:rFonts w:hint="default" w:ascii="Arial Narrow" w:hAnsi="Arial Narrow" w:cs="Arial Narrow" w:eastAsiaTheme="minorEastAsia"/>
                <w:kern w:val="0"/>
                <w:szCs w:val="21"/>
              </w:rPr>
            </w:pPr>
          </w:p>
        </w:tc>
      </w:tr>
      <w:tr w14:paraId="50FFC57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07392DF1">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其他权益工具投资持有期间取得的股利收入</w:t>
            </w:r>
          </w:p>
        </w:tc>
        <w:tc>
          <w:tcPr>
            <w:tcW w:w="2551" w:type="dxa"/>
            <w:vAlign w:val="center"/>
          </w:tcPr>
          <w:p w14:paraId="5BE8A460">
            <w:pPr>
              <w:widowControl/>
              <w:spacing w:line="400" w:lineRule="exact"/>
              <w:jc w:val="right"/>
              <w:rPr>
                <w:rFonts w:hint="default" w:ascii="Arial Narrow" w:hAnsi="Arial Narrow" w:cs="Arial Narrow" w:eastAsiaTheme="minorEastAsia"/>
                <w:kern w:val="0"/>
                <w:szCs w:val="21"/>
              </w:rPr>
            </w:pPr>
          </w:p>
        </w:tc>
        <w:tc>
          <w:tcPr>
            <w:tcW w:w="2268" w:type="dxa"/>
            <w:vAlign w:val="center"/>
          </w:tcPr>
          <w:p w14:paraId="6484D5A9">
            <w:pPr>
              <w:widowControl/>
              <w:spacing w:line="400" w:lineRule="exact"/>
              <w:jc w:val="right"/>
              <w:rPr>
                <w:rFonts w:hint="default" w:ascii="Arial Narrow" w:hAnsi="Arial Narrow" w:cs="Arial Narrow" w:eastAsiaTheme="minorEastAsia"/>
                <w:kern w:val="0"/>
                <w:szCs w:val="21"/>
              </w:rPr>
            </w:pPr>
          </w:p>
        </w:tc>
      </w:tr>
      <w:tr w14:paraId="222883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4C454E0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债权</w:t>
            </w:r>
            <w:r>
              <w:rPr>
                <w:rFonts w:cs="Arial" w:asciiTheme="minorEastAsia" w:hAnsiTheme="minorEastAsia" w:eastAsiaTheme="minorEastAsia"/>
                <w:kern w:val="0"/>
                <w:szCs w:val="21"/>
              </w:rPr>
              <w:t>投资</w:t>
            </w:r>
            <w:r>
              <w:rPr>
                <w:rFonts w:hint="eastAsia" w:cs="Arial" w:asciiTheme="minorEastAsia" w:hAnsiTheme="minorEastAsia" w:eastAsiaTheme="minorEastAsia"/>
                <w:kern w:val="0"/>
                <w:szCs w:val="21"/>
              </w:rPr>
              <w:t>持有期间取得的利息收入</w:t>
            </w:r>
          </w:p>
        </w:tc>
        <w:tc>
          <w:tcPr>
            <w:tcW w:w="2551" w:type="dxa"/>
            <w:vAlign w:val="center"/>
          </w:tcPr>
          <w:p w14:paraId="1371A630">
            <w:pPr>
              <w:widowControl/>
              <w:spacing w:line="400" w:lineRule="exact"/>
              <w:jc w:val="right"/>
              <w:rPr>
                <w:rFonts w:hint="default" w:ascii="Arial Narrow" w:hAnsi="Arial Narrow" w:cs="Arial Narrow" w:eastAsiaTheme="minorEastAsia"/>
                <w:kern w:val="0"/>
                <w:szCs w:val="21"/>
              </w:rPr>
            </w:pPr>
          </w:p>
        </w:tc>
        <w:tc>
          <w:tcPr>
            <w:tcW w:w="2268" w:type="dxa"/>
          </w:tcPr>
          <w:p w14:paraId="693CEC18">
            <w:pPr>
              <w:widowControl/>
              <w:spacing w:line="400" w:lineRule="exact"/>
              <w:jc w:val="right"/>
              <w:rPr>
                <w:rFonts w:hint="default" w:ascii="Arial Narrow" w:hAnsi="Arial Narrow" w:cs="Arial Narrow" w:eastAsiaTheme="minorEastAsia"/>
                <w:kern w:val="0"/>
                <w:szCs w:val="21"/>
              </w:rPr>
            </w:pPr>
          </w:p>
        </w:tc>
      </w:tr>
      <w:tr w14:paraId="241085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2B4362C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以摊余成本计量的金融资产终止确认收益</w:t>
            </w:r>
          </w:p>
        </w:tc>
        <w:tc>
          <w:tcPr>
            <w:tcW w:w="2551" w:type="dxa"/>
            <w:vAlign w:val="center"/>
          </w:tcPr>
          <w:p w14:paraId="0C077D16">
            <w:pPr>
              <w:widowControl/>
              <w:spacing w:line="400" w:lineRule="exact"/>
              <w:jc w:val="right"/>
              <w:rPr>
                <w:rFonts w:hint="default" w:ascii="Arial Narrow" w:hAnsi="Arial Narrow" w:cs="Arial Narrow" w:eastAsiaTheme="minorEastAsia"/>
                <w:kern w:val="0"/>
                <w:szCs w:val="21"/>
              </w:rPr>
            </w:pPr>
          </w:p>
        </w:tc>
        <w:tc>
          <w:tcPr>
            <w:tcW w:w="2268" w:type="dxa"/>
          </w:tcPr>
          <w:p w14:paraId="4DB5D5C5">
            <w:pPr>
              <w:widowControl/>
              <w:spacing w:line="400" w:lineRule="exact"/>
              <w:jc w:val="right"/>
              <w:rPr>
                <w:rFonts w:hint="default" w:ascii="Arial Narrow" w:hAnsi="Arial Narrow" w:cs="Arial Narrow" w:eastAsiaTheme="minorEastAsia"/>
                <w:kern w:val="0"/>
                <w:szCs w:val="21"/>
              </w:rPr>
            </w:pPr>
          </w:p>
        </w:tc>
      </w:tr>
      <w:tr w14:paraId="69C22B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67EB51A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其他债权</w:t>
            </w:r>
            <w:r>
              <w:rPr>
                <w:rFonts w:cs="Arial" w:asciiTheme="minorEastAsia" w:hAnsiTheme="minorEastAsia" w:eastAsiaTheme="minorEastAsia"/>
                <w:kern w:val="0"/>
                <w:szCs w:val="21"/>
              </w:rPr>
              <w:t>投资</w:t>
            </w:r>
            <w:r>
              <w:rPr>
                <w:rFonts w:hint="eastAsia" w:cs="Arial" w:asciiTheme="minorEastAsia" w:hAnsiTheme="minorEastAsia" w:eastAsiaTheme="minorEastAsia"/>
                <w:kern w:val="0"/>
                <w:szCs w:val="21"/>
              </w:rPr>
              <w:t>持有期间取得的利息收入</w:t>
            </w:r>
          </w:p>
        </w:tc>
        <w:tc>
          <w:tcPr>
            <w:tcW w:w="2551" w:type="dxa"/>
            <w:vAlign w:val="center"/>
          </w:tcPr>
          <w:p w14:paraId="020F0EA1">
            <w:pPr>
              <w:widowControl/>
              <w:spacing w:line="400" w:lineRule="exact"/>
              <w:jc w:val="right"/>
              <w:rPr>
                <w:rFonts w:hint="default" w:ascii="Arial Narrow" w:hAnsi="Arial Narrow" w:cs="Arial Narrow" w:eastAsiaTheme="minorEastAsia"/>
                <w:kern w:val="0"/>
                <w:szCs w:val="21"/>
              </w:rPr>
            </w:pPr>
          </w:p>
        </w:tc>
        <w:tc>
          <w:tcPr>
            <w:tcW w:w="2268" w:type="dxa"/>
          </w:tcPr>
          <w:p w14:paraId="0F2C6E56">
            <w:pPr>
              <w:widowControl/>
              <w:spacing w:line="400" w:lineRule="exact"/>
              <w:jc w:val="right"/>
              <w:rPr>
                <w:rFonts w:hint="default" w:ascii="Arial Narrow" w:hAnsi="Arial Narrow" w:cs="Arial Narrow" w:eastAsiaTheme="minorEastAsia"/>
                <w:kern w:val="0"/>
                <w:szCs w:val="21"/>
              </w:rPr>
            </w:pPr>
          </w:p>
        </w:tc>
      </w:tr>
      <w:tr w14:paraId="788CAC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52BD45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其他债权投资终止确认收益</w:t>
            </w:r>
          </w:p>
        </w:tc>
        <w:tc>
          <w:tcPr>
            <w:tcW w:w="2551" w:type="dxa"/>
            <w:vAlign w:val="center"/>
          </w:tcPr>
          <w:p w14:paraId="6F4CF9EC">
            <w:pPr>
              <w:widowControl/>
              <w:spacing w:line="400" w:lineRule="exact"/>
              <w:jc w:val="right"/>
              <w:rPr>
                <w:rFonts w:hint="default" w:ascii="Arial Narrow" w:hAnsi="Arial Narrow" w:cs="Arial Narrow" w:eastAsiaTheme="minorEastAsia"/>
                <w:kern w:val="0"/>
                <w:szCs w:val="21"/>
              </w:rPr>
            </w:pPr>
          </w:p>
        </w:tc>
        <w:tc>
          <w:tcPr>
            <w:tcW w:w="2268" w:type="dxa"/>
          </w:tcPr>
          <w:p w14:paraId="487AE0C9">
            <w:pPr>
              <w:widowControl/>
              <w:spacing w:line="400" w:lineRule="exact"/>
              <w:jc w:val="right"/>
              <w:rPr>
                <w:rFonts w:hint="default" w:ascii="Arial Narrow" w:hAnsi="Arial Narrow" w:cs="Arial Narrow" w:eastAsiaTheme="minorEastAsia"/>
                <w:kern w:val="0"/>
                <w:szCs w:val="21"/>
              </w:rPr>
            </w:pPr>
          </w:p>
        </w:tc>
      </w:tr>
      <w:tr w14:paraId="111CE0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181818B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1" w:type="dxa"/>
            <w:shd w:val="clear" w:color="auto" w:fill="auto"/>
            <w:vAlign w:val="center"/>
          </w:tcPr>
          <w:p w14:paraId="386DBEF1">
            <w:pPr>
              <w:widowControl/>
              <w:spacing w:line="400" w:lineRule="exact"/>
              <w:jc w:val="right"/>
              <w:rPr>
                <w:rFonts w:hint="default" w:ascii="Arial Narrow" w:hAnsi="Arial Narrow" w:cs="Arial Narrow" w:eastAsiaTheme="minorEastAsia"/>
                <w:kern w:val="0"/>
                <w:szCs w:val="21"/>
                <w:lang w:val="en-US" w:eastAsia="zh-CN"/>
              </w:rPr>
            </w:pPr>
            <w:r>
              <w:rPr>
                <w:rFonts w:hint="default" w:ascii="Arial Narrow" w:hAnsi="Arial Narrow" w:cs="Arial Narrow" w:eastAsiaTheme="minorEastAsia"/>
                <w:b/>
                <w:bCs/>
                <w:kern w:val="0"/>
                <w:szCs w:val="21"/>
                <w:lang w:val="en-US" w:eastAsia="zh-CN"/>
              </w:rPr>
              <w:t xml:space="preserve"> 6,233,742.04 </w:t>
            </w:r>
          </w:p>
        </w:tc>
        <w:tc>
          <w:tcPr>
            <w:tcW w:w="2268" w:type="dxa"/>
            <w:vAlign w:val="center"/>
          </w:tcPr>
          <w:p w14:paraId="6BE2FFAA">
            <w:pPr>
              <w:widowControl/>
              <w:spacing w:line="400" w:lineRule="exact"/>
              <w:jc w:val="right"/>
              <w:rPr>
                <w:rFonts w:hint="default" w:ascii="Arial Narrow" w:hAnsi="Arial Narrow" w:eastAsia="Arial Narrow" w:cs="Arial Narrow"/>
                <w:b/>
                <w:color w:val="000000"/>
                <w:spacing w:val="-2"/>
                <w:kern w:val="0"/>
                <w:szCs w:val="21"/>
                <w:lang w:eastAsia="en-US"/>
              </w:rPr>
            </w:pPr>
            <w:r>
              <w:rPr>
                <w:rFonts w:hint="default" w:ascii="Arial Narrow" w:hAnsi="Arial Narrow" w:eastAsia="Arial Narrow" w:cs="Arial Narrow"/>
                <w:b/>
                <w:color w:val="000000"/>
                <w:spacing w:val="-2"/>
                <w:kern w:val="0"/>
                <w:szCs w:val="21"/>
                <w:lang w:eastAsia="en-US"/>
              </w:rPr>
              <w:t>-512,539.37</w:t>
            </w:r>
          </w:p>
        </w:tc>
      </w:tr>
    </w:tbl>
    <w:p w14:paraId="4A18CB16">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46</w:t>
      </w:r>
      <w:r>
        <w:rPr>
          <w:rFonts w:cs="Arial" w:asciiTheme="minorEastAsia" w:hAnsiTheme="minorEastAsia" w:eastAsiaTheme="minorEastAsia"/>
          <w:b/>
          <w:szCs w:val="21"/>
        </w:rPr>
        <w:t>、公允价值变动收益</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81"/>
        <w:gridCol w:w="2551"/>
        <w:gridCol w:w="2268"/>
      </w:tblGrid>
      <w:tr w14:paraId="32CF9A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281" w:type="dxa"/>
            <w:vAlign w:val="center"/>
          </w:tcPr>
          <w:p w14:paraId="6FDA4D6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产生公允价值变动收益的来源</w:t>
            </w:r>
          </w:p>
        </w:tc>
        <w:tc>
          <w:tcPr>
            <w:tcW w:w="2551" w:type="dxa"/>
            <w:vAlign w:val="center"/>
          </w:tcPr>
          <w:p w14:paraId="786F065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268" w:type="dxa"/>
            <w:vAlign w:val="center"/>
          </w:tcPr>
          <w:p w14:paraId="3FA17F7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1CF6A5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vAlign w:val="center"/>
          </w:tcPr>
          <w:p w14:paraId="23471F95">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交易性金融资产</w:t>
            </w:r>
          </w:p>
        </w:tc>
        <w:tc>
          <w:tcPr>
            <w:tcW w:w="2551" w:type="dxa"/>
            <w:vAlign w:val="center"/>
          </w:tcPr>
          <w:p w14:paraId="328CC2F9">
            <w:pPr>
              <w:widowControl/>
              <w:spacing w:line="400" w:lineRule="exact"/>
              <w:jc w:val="right"/>
              <w:rPr>
                <w:rFonts w:hint="eastAsia" w:cs="Arial" w:asciiTheme="minorEastAsia" w:hAnsiTheme="minorEastAsia" w:eastAsiaTheme="minorEastAsia"/>
                <w:kern w:val="0"/>
                <w:szCs w:val="21"/>
              </w:rPr>
            </w:pPr>
          </w:p>
        </w:tc>
        <w:tc>
          <w:tcPr>
            <w:tcW w:w="2268" w:type="dxa"/>
          </w:tcPr>
          <w:p w14:paraId="700FD9E9">
            <w:pPr>
              <w:pStyle w:val="71"/>
              <w:spacing w:before="183" w:line="212" w:lineRule="auto"/>
              <w:ind w:left="1080"/>
              <w:jc w:val="right"/>
              <w:rPr>
                <w:sz w:val="21"/>
                <w:szCs w:val="21"/>
              </w:rPr>
            </w:pPr>
            <w:r>
              <w:rPr>
                <w:spacing w:val="-1"/>
                <w:sz w:val="21"/>
                <w:szCs w:val="21"/>
              </w:rPr>
              <w:t>-46,500.00</w:t>
            </w:r>
          </w:p>
        </w:tc>
      </w:tr>
      <w:tr w14:paraId="5537A6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28" w:hRule="atLeast"/>
        </w:trPr>
        <w:tc>
          <w:tcPr>
            <w:tcW w:w="4281" w:type="dxa"/>
            <w:vAlign w:val="center"/>
          </w:tcPr>
          <w:p w14:paraId="44B02142">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w:t>
            </w:r>
            <w:r>
              <w:rPr>
                <w:rFonts w:cs="Arial" w:asciiTheme="minorEastAsia" w:hAnsiTheme="minorEastAsia" w:eastAsiaTheme="minorEastAsia"/>
                <w:kern w:val="0"/>
                <w:szCs w:val="21"/>
              </w:rPr>
              <w:t>银行理财</w:t>
            </w:r>
          </w:p>
        </w:tc>
        <w:tc>
          <w:tcPr>
            <w:tcW w:w="2551" w:type="dxa"/>
            <w:vAlign w:val="center"/>
          </w:tcPr>
          <w:p w14:paraId="62ADC208">
            <w:pPr>
              <w:widowControl/>
              <w:spacing w:line="400" w:lineRule="exact"/>
              <w:jc w:val="right"/>
              <w:rPr>
                <w:rFonts w:hint="eastAsia" w:cs="Arial" w:asciiTheme="minorEastAsia" w:hAnsiTheme="minorEastAsia" w:eastAsiaTheme="minorEastAsia"/>
                <w:kern w:val="0"/>
                <w:szCs w:val="21"/>
              </w:rPr>
            </w:pPr>
          </w:p>
        </w:tc>
        <w:tc>
          <w:tcPr>
            <w:tcW w:w="2268" w:type="dxa"/>
          </w:tcPr>
          <w:p w14:paraId="08B37080">
            <w:pPr>
              <w:pStyle w:val="71"/>
              <w:spacing w:before="189" w:line="212" w:lineRule="auto"/>
              <w:ind w:left="1080"/>
              <w:jc w:val="right"/>
              <w:rPr>
                <w:sz w:val="21"/>
                <w:szCs w:val="21"/>
              </w:rPr>
            </w:pPr>
            <w:r>
              <w:rPr>
                <w:spacing w:val="-1"/>
                <w:sz w:val="21"/>
                <w:szCs w:val="21"/>
              </w:rPr>
              <w:t>-46,500.00</w:t>
            </w:r>
          </w:p>
        </w:tc>
      </w:tr>
      <w:tr w14:paraId="12A160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vAlign w:val="center"/>
          </w:tcPr>
          <w:p w14:paraId="65A6867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1" w:type="dxa"/>
            <w:vAlign w:val="center"/>
          </w:tcPr>
          <w:p w14:paraId="2B496DAA">
            <w:pPr>
              <w:widowControl/>
              <w:spacing w:line="400" w:lineRule="exact"/>
              <w:jc w:val="right"/>
              <w:rPr>
                <w:rFonts w:hint="eastAsia" w:cs="Arial" w:asciiTheme="minorEastAsia" w:hAnsiTheme="minorEastAsia" w:eastAsiaTheme="minorEastAsia"/>
                <w:kern w:val="0"/>
                <w:szCs w:val="21"/>
              </w:rPr>
            </w:pPr>
          </w:p>
        </w:tc>
        <w:tc>
          <w:tcPr>
            <w:tcW w:w="2268" w:type="dxa"/>
          </w:tcPr>
          <w:p w14:paraId="10CB6FB6">
            <w:pPr>
              <w:pStyle w:val="71"/>
              <w:spacing w:before="196" w:line="208" w:lineRule="auto"/>
              <w:ind w:left="1080"/>
              <w:jc w:val="right"/>
              <w:rPr>
                <w:sz w:val="21"/>
                <w:szCs w:val="21"/>
              </w:rPr>
            </w:pPr>
            <w:r>
              <w:rPr>
                <w:b/>
                <w:bCs/>
                <w:spacing w:val="-1"/>
                <w:sz w:val="21"/>
                <w:szCs w:val="21"/>
              </w:rPr>
              <w:t>-46,500.00</w:t>
            </w:r>
          </w:p>
        </w:tc>
      </w:tr>
    </w:tbl>
    <w:p w14:paraId="50CD487B">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47、信用减值损失</w:t>
      </w:r>
    </w:p>
    <w:tbl>
      <w:tblPr>
        <w:tblStyle w:val="20"/>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846"/>
        <w:gridCol w:w="3105"/>
        <w:gridCol w:w="3105"/>
      </w:tblGrid>
      <w:tr w14:paraId="11A72F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blHeader/>
        </w:trPr>
        <w:tc>
          <w:tcPr>
            <w:tcW w:w="1571" w:type="pct"/>
            <w:noWrap/>
            <w:vAlign w:val="center"/>
          </w:tcPr>
          <w:p w14:paraId="2EC2D76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714" w:type="pct"/>
          </w:tcPr>
          <w:p w14:paraId="7400F1C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1714" w:type="pct"/>
            <w:vAlign w:val="center"/>
          </w:tcPr>
          <w:p w14:paraId="0E11E5D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403A59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1571" w:type="pct"/>
            <w:noWrap/>
            <w:vAlign w:val="center"/>
          </w:tcPr>
          <w:p w14:paraId="544844F7">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应收票据坏账损失</w:t>
            </w:r>
          </w:p>
        </w:tc>
        <w:tc>
          <w:tcPr>
            <w:tcW w:w="1714" w:type="pct"/>
            <w:vAlign w:val="center"/>
          </w:tcPr>
          <w:p w14:paraId="78312CD1">
            <w:pPr>
              <w:pStyle w:val="71"/>
              <w:spacing w:before="191" w:line="212" w:lineRule="auto"/>
              <w:ind w:left="1733"/>
              <w:jc w:val="right"/>
              <w:rPr>
                <w:rFonts w:hint="eastAsia" w:eastAsia="宋体"/>
                <w:spacing w:val="-1"/>
                <w:sz w:val="21"/>
                <w:szCs w:val="21"/>
                <w:lang w:eastAsia="zh-CN"/>
              </w:rPr>
            </w:pPr>
            <w:r>
              <w:rPr>
                <w:rFonts w:hint="eastAsia"/>
                <w:spacing w:val="-1"/>
                <w:sz w:val="21"/>
                <w:szCs w:val="21"/>
              </w:rPr>
              <w:t>66,964.80</w:t>
            </w:r>
          </w:p>
        </w:tc>
        <w:tc>
          <w:tcPr>
            <w:tcW w:w="1714" w:type="pct"/>
            <w:vAlign w:val="center"/>
          </w:tcPr>
          <w:p w14:paraId="0948FFEC">
            <w:pPr>
              <w:pStyle w:val="71"/>
              <w:spacing w:before="181" w:line="212" w:lineRule="auto"/>
              <w:ind w:left="1936"/>
              <w:jc w:val="right"/>
              <w:rPr>
                <w:sz w:val="21"/>
                <w:szCs w:val="21"/>
              </w:rPr>
            </w:pPr>
            <w:r>
              <w:rPr>
                <w:spacing w:val="-1"/>
                <w:sz w:val="21"/>
                <w:szCs w:val="21"/>
              </w:rPr>
              <w:t>319,071.85</w:t>
            </w:r>
          </w:p>
        </w:tc>
      </w:tr>
      <w:tr w14:paraId="73C089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1571" w:type="pct"/>
            <w:noWrap/>
            <w:vAlign w:val="center"/>
          </w:tcPr>
          <w:p w14:paraId="6A706CD0">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应收账款坏账损失</w:t>
            </w:r>
          </w:p>
        </w:tc>
        <w:tc>
          <w:tcPr>
            <w:tcW w:w="1714" w:type="pct"/>
            <w:vAlign w:val="center"/>
          </w:tcPr>
          <w:p w14:paraId="79C65301">
            <w:pPr>
              <w:pStyle w:val="71"/>
              <w:spacing w:before="191" w:line="212" w:lineRule="auto"/>
              <w:ind w:left="1733"/>
              <w:jc w:val="right"/>
              <w:rPr>
                <w:rFonts w:hint="eastAsia" w:eastAsia="宋体"/>
                <w:spacing w:val="-1"/>
                <w:sz w:val="21"/>
                <w:szCs w:val="21"/>
                <w:lang w:eastAsia="zh-CN"/>
              </w:rPr>
            </w:pPr>
            <w:r>
              <w:rPr>
                <w:rFonts w:hint="eastAsia"/>
                <w:spacing w:val="-1"/>
                <w:sz w:val="21"/>
                <w:szCs w:val="21"/>
              </w:rPr>
              <w:t>-152,033,694.65</w:t>
            </w:r>
          </w:p>
        </w:tc>
        <w:tc>
          <w:tcPr>
            <w:tcW w:w="1714" w:type="pct"/>
            <w:vAlign w:val="center"/>
          </w:tcPr>
          <w:p w14:paraId="5F234F5B">
            <w:pPr>
              <w:pStyle w:val="71"/>
              <w:spacing w:before="187" w:line="212" w:lineRule="auto"/>
              <w:ind w:left="1637"/>
              <w:jc w:val="right"/>
              <w:rPr>
                <w:sz w:val="21"/>
                <w:szCs w:val="21"/>
              </w:rPr>
            </w:pPr>
            <w:r>
              <w:rPr>
                <w:spacing w:val="-1"/>
                <w:sz w:val="21"/>
                <w:szCs w:val="21"/>
              </w:rPr>
              <w:t>-38,088,632.80</w:t>
            </w:r>
          </w:p>
        </w:tc>
      </w:tr>
      <w:tr w14:paraId="2EF645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1571" w:type="pct"/>
            <w:noWrap/>
            <w:vAlign w:val="center"/>
          </w:tcPr>
          <w:p w14:paraId="7F63B33D">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其他应收款坏账损失</w:t>
            </w:r>
          </w:p>
        </w:tc>
        <w:tc>
          <w:tcPr>
            <w:tcW w:w="1714" w:type="pct"/>
            <w:vAlign w:val="center"/>
          </w:tcPr>
          <w:p w14:paraId="366BF7C3">
            <w:pPr>
              <w:pStyle w:val="71"/>
              <w:spacing w:before="191" w:line="212" w:lineRule="auto"/>
              <w:ind w:left="1733"/>
              <w:jc w:val="right"/>
              <w:rPr>
                <w:rFonts w:hint="eastAsia" w:eastAsia="宋体"/>
                <w:spacing w:val="-1"/>
                <w:sz w:val="21"/>
                <w:szCs w:val="21"/>
                <w:lang w:eastAsia="zh-CN"/>
              </w:rPr>
            </w:pPr>
            <w:r>
              <w:rPr>
                <w:rFonts w:hint="eastAsia"/>
                <w:spacing w:val="-1"/>
                <w:sz w:val="21"/>
                <w:szCs w:val="21"/>
              </w:rPr>
              <w:t>-381,912.73</w:t>
            </w:r>
          </w:p>
        </w:tc>
        <w:tc>
          <w:tcPr>
            <w:tcW w:w="1714" w:type="pct"/>
            <w:vAlign w:val="center"/>
          </w:tcPr>
          <w:p w14:paraId="04E055A3">
            <w:pPr>
              <w:pStyle w:val="71"/>
              <w:spacing w:before="191" w:line="212" w:lineRule="auto"/>
              <w:ind w:left="1733"/>
              <w:jc w:val="right"/>
              <w:rPr>
                <w:sz w:val="21"/>
                <w:szCs w:val="21"/>
              </w:rPr>
            </w:pPr>
            <w:r>
              <w:rPr>
                <w:spacing w:val="-1"/>
                <w:sz w:val="21"/>
                <w:szCs w:val="21"/>
              </w:rPr>
              <w:t>-1,466,881.90</w:t>
            </w:r>
          </w:p>
        </w:tc>
      </w:tr>
      <w:tr w14:paraId="64A3CF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1571" w:type="pct"/>
            <w:noWrap/>
            <w:vAlign w:val="center"/>
          </w:tcPr>
          <w:p w14:paraId="1E69059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714" w:type="pct"/>
            <w:vAlign w:val="center"/>
          </w:tcPr>
          <w:p w14:paraId="61E6DEA8">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bCs/>
                <w:color w:val="000000"/>
                <w:spacing w:val="-1"/>
                <w:kern w:val="0"/>
                <w:sz w:val="21"/>
                <w:szCs w:val="21"/>
                <w:lang w:val="en-US" w:eastAsia="en-US" w:bidi="ar-SA"/>
              </w:rPr>
              <w:t>-152,348,642.58</w:t>
            </w:r>
          </w:p>
        </w:tc>
        <w:tc>
          <w:tcPr>
            <w:tcW w:w="1714" w:type="pct"/>
            <w:vAlign w:val="center"/>
          </w:tcPr>
          <w:p w14:paraId="377363EF">
            <w:pPr>
              <w:pStyle w:val="71"/>
              <w:spacing w:before="196" w:line="208" w:lineRule="auto"/>
              <w:ind w:left="1637"/>
              <w:jc w:val="right"/>
              <w:rPr>
                <w:sz w:val="21"/>
                <w:szCs w:val="21"/>
              </w:rPr>
            </w:pPr>
            <w:r>
              <w:rPr>
                <w:b/>
                <w:bCs/>
                <w:spacing w:val="-1"/>
                <w:sz w:val="21"/>
                <w:szCs w:val="21"/>
              </w:rPr>
              <w:t>-39,236,442.85</w:t>
            </w:r>
          </w:p>
        </w:tc>
      </w:tr>
    </w:tbl>
    <w:p w14:paraId="183F59F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48、资产减值损失</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81"/>
        <w:gridCol w:w="2551"/>
        <w:gridCol w:w="2268"/>
      </w:tblGrid>
      <w:tr w14:paraId="698195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blHeader/>
        </w:trPr>
        <w:tc>
          <w:tcPr>
            <w:tcW w:w="4281" w:type="dxa"/>
            <w:noWrap/>
            <w:vAlign w:val="center"/>
          </w:tcPr>
          <w:p w14:paraId="5602659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1" w:type="dxa"/>
            <w:vAlign w:val="center"/>
          </w:tcPr>
          <w:p w14:paraId="40023C4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268" w:type="dxa"/>
            <w:vAlign w:val="center"/>
          </w:tcPr>
          <w:p w14:paraId="3C925A8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4DF263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4FFBC18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合同资产减值损失</w:t>
            </w:r>
          </w:p>
        </w:tc>
        <w:tc>
          <w:tcPr>
            <w:tcW w:w="2551" w:type="dxa"/>
            <w:vAlign w:val="center"/>
          </w:tcPr>
          <w:p w14:paraId="21D93B94">
            <w:pPr>
              <w:pStyle w:val="71"/>
              <w:spacing w:before="183" w:line="212" w:lineRule="auto"/>
              <w:jc w:val="right"/>
              <w:rPr>
                <w:rFonts w:hint="eastAsia" w:eastAsia="宋体"/>
                <w:sz w:val="21"/>
                <w:szCs w:val="21"/>
                <w:lang w:eastAsia="zh-CN"/>
              </w:rPr>
            </w:pPr>
            <w:r>
              <w:rPr>
                <w:rFonts w:hint="eastAsia"/>
                <w:sz w:val="21"/>
                <w:szCs w:val="21"/>
              </w:rPr>
              <w:t>-2,208,908.17</w:t>
            </w:r>
          </w:p>
        </w:tc>
        <w:tc>
          <w:tcPr>
            <w:tcW w:w="2268" w:type="dxa"/>
            <w:vAlign w:val="center"/>
          </w:tcPr>
          <w:p w14:paraId="63ED7E7A">
            <w:pPr>
              <w:pStyle w:val="71"/>
              <w:spacing w:before="183" w:line="212" w:lineRule="auto"/>
              <w:jc w:val="right"/>
              <w:rPr>
                <w:sz w:val="21"/>
                <w:szCs w:val="21"/>
              </w:rPr>
            </w:pPr>
            <w:r>
              <w:rPr>
                <w:sz w:val="21"/>
                <w:szCs w:val="21"/>
              </w:rPr>
              <w:t>465,252.18</w:t>
            </w:r>
          </w:p>
        </w:tc>
      </w:tr>
      <w:tr w14:paraId="4B2D48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360ACFB6">
            <w:pPr>
              <w:widowControl/>
              <w:spacing w:line="400" w:lineRule="exac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存货跌价损失</w:t>
            </w:r>
          </w:p>
        </w:tc>
        <w:tc>
          <w:tcPr>
            <w:tcW w:w="2551" w:type="dxa"/>
            <w:vAlign w:val="center"/>
          </w:tcPr>
          <w:p w14:paraId="2B6BBD44">
            <w:pPr>
              <w:pStyle w:val="71"/>
              <w:spacing w:before="183" w:line="212" w:lineRule="auto"/>
              <w:jc w:val="right"/>
              <w:rPr>
                <w:rFonts w:hint="eastAsia" w:eastAsia="宋体"/>
                <w:sz w:val="21"/>
                <w:szCs w:val="21"/>
                <w:lang w:eastAsia="zh-CN"/>
              </w:rPr>
            </w:pPr>
            <w:r>
              <w:rPr>
                <w:rFonts w:hint="eastAsia"/>
                <w:sz w:val="21"/>
                <w:szCs w:val="21"/>
              </w:rPr>
              <w:t>-32,006.40</w:t>
            </w:r>
          </w:p>
        </w:tc>
        <w:tc>
          <w:tcPr>
            <w:tcW w:w="2268" w:type="dxa"/>
            <w:vAlign w:val="center"/>
          </w:tcPr>
          <w:p w14:paraId="04E3B80D">
            <w:pPr>
              <w:pStyle w:val="71"/>
              <w:spacing w:before="198" w:line="208" w:lineRule="auto"/>
              <w:jc w:val="right"/>
              <w:rPr>
                <w:b/>
                <w:bCs/>
                <w:spacing w:val="-1"/>
                <w:sz w:val="21"/>
                <w:szCs w:val="21"/>
              </w:rPr>
            </w:pPr>
          </w:p>
        </w:tc>
      </w:tr>
      <w:tr w14:paraId="6AB269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1C097804">
            <w:pPr>
              <w:widowControl/>
              <w:spacing w:line="400" w:lineRule="exac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长期股权投资减值损失</w:t>
            </w:r>
          </w:p>
        </w:tc>
        <w:tc>
          <w:tcPr>
            <w:tcW w:w="2551" w:type="dxa"/>
            <w:vAlign w:val="center"/>
          </w:tcPr>
          <w:p w14:paraId="41EF47F8">
            <w:pPr>
              <w:pStyle w:val="71"/>
              <w:spacing w:before="183" w:line="212" w:lineRule="auto"/>
              <w:jc w:val="right"/>
              <w:rPr>
                <w:rFonts w:hint="eastAsia" w:eastAsia="宋体"/>
                <w:sz w:val="21"/>
                <w:szCs w:val="21"/>
                <w:lang w:eastAsia="zh-CN"/>
              </w:rPr>
            </w:pPr>
            <w:r>
              <w:rPr>
                <w:rFonts w:hint="eastAsia"/>
                <w:sz w:val="21"/>
                <w:szCs w:val="21"/>
              </w:rPr>
              <w:t xml:space="preserve"> -8,857,727.61 </w:t>
            </w:r>
          </w:p>
        </w:tc>
        <w:tc>
          <w:tcPr>
            <w:tcW w:w="2268" w:type="dxa"/>
            <w:vAlign w:val="center"/>
          </w:tcPr>
          <w:p w14:paraId="62868C7E">
            <w:pPr>
              <w:pStyle w:val="71"/>
              <w:spacing w:before="198" w:line="208" w:lineRule="auto"/>
              <w:jc w:val="right"/>
              <w:rPr>
                <w:b/>
                <w:bCs/>
                <w:spacing w:val="-1"/>
                <w:sz w:val="21"/>
                <w:szCs w:val="21"/>
              </w:rPr>
            </w:pPr>
          </w:p>
        </w:tc>
      </w:tr>
      <w:tr w14:paraId="5EACEE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605668CA">
            <w:pPr>
              <w:widowControl/>
              <w:spacing w:line="400" w:lineRule="exact"/>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商誉减值损失</w:t>
            </w:r>
          </w:p>
        </w:tc>
        <w:tc>
          <w:tcPr>
            <w:tcW w:w="2551" w:type="dxa"/>
            <w:vAlign w:val="center"/>
          </w:tcPr>
          <w:p w14:paraId="10DB7858">
            <w:pPr>
              <w:pStyle w:val="71"/>
              <w:spacing w:before="183" w:line="212" w:lineRule="auto"/>
              <w:jc w:val="right"/>
              <w:rPr>
                <w:rFonts w:hint="eastAsia"/>
                <w:sz w:val="21"/>
                <w:szCs w:val="21"/>
              </w:rPr>
            </w:pPr>
            <w:r>
              <w:rPr>
                <w:rFonts w:hint="eastAsia"/>
                <w:sz w:val="21"/>
                <w:szCs w:val="21"/>
              </w:rPr>
              <w:t>-5,175,100.00</w:t>
            </w:r>
          </w:p>
        </w:tc>
        <w:tc>
          <w:tcPr>
            <w:tcW w:w="2268" w:type="dxa"/>
            <w:vAlign w:val="center"/>
          </w:tcPr>
          <w:p w14:paraId="26C51A2A">
            <w:pPr>
              <w:pStyle w:val="71"/>
              <w:spacing w:before="198" w:line="208" w:lineRule="auto"/>
              <w:jc w:val="right"/>
              <w:rPr>
                <w:b/>
                <w:bCs/>
                <w:spacing w:val="-1"/>
                <w:sz w:val="21"/>
                <w:szCs w:val="21"/>
              </w:rPr>
            </w:pPr>
            <w:r>
              <w:rPr>
                <w:rFonts w:hint="eastAsia"/>
                <w:b w:val="0"/>
                <w:bCs w:val="0"/>
                <w:spacing w:val="-1"/>
                <w:sz w:val="21"/>
                <w:szCs w:val="21"/>
              </w:rPr>
              <w:t>-5,673,156.22</w:t>
            </w:r>
          </w:p>
        </w:tc>
      </w:tr>
      <w:tr w14:paraId="07A7D2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6774393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1" w:type="dxa"/>
            <w:vAlign w:val="center"/>
          </w:tcPr>
          <w:p w14:paraId="64947D08">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bCs/>
                <w:color w:val="000000"/>
                <w:spacing w:val="-1"/>
                <w:kern w:val="0"/>
                <w:sz w:val="21"/>
                <w:szCs w:val="21"/>
                <w:lang w:val="en-US" w:eastAsia="en-US" w:bidi="ar-SA"/>
              </w:rPr>
              <w:t xml:space="preserve"> -16,273,742.18 </w:t>
            </w:r>
          </w:p>
        </w:tc>
        <w:tc>
          <w:tcPr>
            <w:tcW w:w="2268" w:type="dxa"/>
            <w:vAlign w:val="center"/>
          </w:tcPr>
          <w:p w14:paraId="7FEE1CE2">
            <w:pPr>
              <w:pStyle w:val="71"/>
              <w:spacing w:before="198" w:line="208" w:lineRule="auto"/>
              <w:jc w:val="right"/>
              <w:rPr>
                <w:sz w:val="21"/>
                <w:szCs w:val="21"/>
              </w:rPr>
            </w:pPr>
            <w:r>
              <w:rPr>
                <w:b/>
                <w:bCs/>
                <w:spacing w:val="-1"/>
                <w:sz w:val="21"/>
                <w:szCs w:val="21"/>
              </w:rPr>
              <w:t>-5,207,904.04</w:t>
            </w:r>
          </w:p>
        </w:tc>
      </w:tr>
    </w:tbl>
    <w:p w14:paraId="769450BD">
      <w:pPr>
        <w:widowControl/>
        <w:spacing w:line="400" w:lineRule="exact"/>
        <w:ind w:firstLine="422" w:firstLineChars="200"/>
        <w:outlineLvl w:val="1"/>
        <w:rPr>
          <w:rFonts w:hint="eastAsia" w:cs="Arial" w:asciiTheme="minorEastAsia" w:hAnsiTheme="minorEastAsia" w:eastAsiaTheme="minorEastAsia"/>
          <w:b/>
          <w:bCs/>
          <w:kern w:val="0"/>
          <w:szCs w:val="21"/>
        </w:rPr>
      </w:pPr>
      <w:r>
        <w:rPr>
          <w:rFonts w:hint="eastAsia" w:cs="Arial" w:asciiTheme="minorEastAsia" w:hAnsiTheme="minorEastAsia" w:eastAsiaTheme="minorEastAsia"/>
          <w:b/>
          <w:bCs/>
          <w:kern w:val="0"/>
          <w:szCs w:val="21"/>
        </w:rPr>
        <w:t>49、资产处置收益</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119"/>
        <w:gridCol w:w="1984"/>
        <w:gridCol w:w="2127"/>
        <w:gridCol w:w="1842"/>
      </w:tblGrid>
      <w:tr w14:paraId="4D5A8C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blHeader/>
        </w:trPr>
        <w:tc>
          <w:tcPr>
            <w:tcW w:w="3119" w:type="dxa"/>
            <w:tcBorders>
              <w:top w:val="single" w:color="auto" w:sz="12" w:space="0"/>
            </w:tcBorders>
            <w:noWrap/>
            <w:vAlign w:val="center"/>
          </w:tcPr>
          <w:p w14:paraId="2065479D">
            <w:pPr>
              <w:widowControl/>
              <w:spacing w:line="400" w:lineRule="exact"/>
              <w:jc w:val="center"/>
              <w:rPr>
                <w:rFonts w:hint="eastAsia" w:cs="Arial" w:asciiTheme="minorEastAsia" w:hAnsiTheme="minorEastAsia" w:eastAsiaTheme="minorEastAsia"/>
                <w:color w:val="000000"/>
                <w:kern w:val="0"/>
                <w:szCs w:val="21"/>
              </w:rPr>
            </w:pPr>
            <w:r>
              <w:rPr>
                <w:rFonts w:hint="eastAsia" w:cs="Arial" w:asciiTheme="minorEastAsia" w:hAnsiTheme="minorEastAsia" w:eastAsiaTheme="minorEastAsia"/>
                <w:color w:val="000000"/>
                <w:kern w:val="0"/>
                <w:szCs w:val="21"/>
              </w:rPr>
              <w:t>项目</w:t>
            </w:r>
          </w:p>
        </w:tc>
        <w:tc>
          <w:tcPr>
            <w:tcW w:w="1984" w:type="dxa"/>
            <w:tcBorders>
              <w:top w:val="single" w:color="auto" w:sz="12" w:space="0"/>
            </w:tcBorders>
            <w:noWrap/>
            <w:vAlign w:val="center"/>
          </w:tcPr>
          <w:p w14:paraId="28A7A88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127" w:type="dxa"/>
            <w:tcBorders>
              <w:top w:val="single" w:color="auto" w:sz="12" w:space="0"/>
            </w:tcBorders>
            <w:vAlign w:val="center"/>
          </w:tcPr>
          <w:p w14:paraId="61159F2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c>
          <w:tcPr>
            <w:tcW w:w="1842" w:type="dxa"/>
            <w:tcBorders>
              <w:top w:val="single" w:color="auto" w:sz="12" w:space="0"/>
            </w:tcBorders>
            <w:noWrap/>
            <w:vAlign w:val="center"/>
          </w:tcPr>
          <w:p w14:paraId="2A7EC04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计入</w:t>
            </w: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非经常性损益的金额</w:t>
            </w:r>
          </w:p>
        </w:tc>
      </w:tr>
      <w:tr w14:paraId="40D0A0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noWrap/>
          </w:tcPr>
          <w:p w14:paraId="24042FCF">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处置未划分为持有待售的非流动资产产生的利得或损失</w:t>
            </w:r>
          </w:p>
        </w:tc>
        <w:tc>
          <w:tcPr>
            <w:tcW w:w="1984" w:type="dxa"/>
            <w:noWrap/>
            <w:vAlign w:val="center"/>
          </w:tcPr>
          <w:p w14:paraId="0D6BC08C">
            <w:pPr>
              <w:pStyle w:val="71"/>
              <w:spacing w:before="176" w:line="212" w:lineRule="auto"/>
              <w:jc w:val="right"/>
              <w:rPr>
                <w:rFonts w:hint="eastAsia" w:eastAsia="宋体"/>
                <w:spacing w:val="-2"/>
                <w:sz w:val="21"/>
                <w:szCs w:val="21"/>
                <w:lang w:eastAsia="zh-CN"/>
              </w:rPr>
            </w:pPr>
            <w:r>
              <w:rPr>
                <w:rFonts w:hint="eastAsia"/>
                <w:spacing w:val="-2"/>
                <w:sz w:val="21"/>
                <w:szCs w:val="21"/>
              </w:rPr>
              <w:t>90,787.90</w:t>
            </w:r>
          </w:p>
        </w:tc>
        <w:tc>
          <w:tcPr>
            <w:tcW w:w="2127" w:type="dxa"/>
            <w:vAlign w:val="center"/>
          </w:tcPr>
          <w:p w14:paraId="53318BB4">
            <w:pPr>
              <w:pStyle w:val="71"/>
              <w:spacing w:before="176" w:line="212" w:lineRule="auto"/>
              <w:jc w:val="right"/>
              <w:rPr>
                <w:sz w:val="21"/>
                <w:szCs w:val="21"/>
              </w:rPr>
            </w:pPr>
            <w:r>
              <w:rPr>
                <w:spacing w:val="-2"/>
                <w:sz w:val="21"/>
                <w:szCs w:val="21"/>
              </w:rPr>
              <w:t>1,182,134.75</w:t>
            </w:r>
          </w:p>
        </w:tc>
        <w:tc>
          <w:tcPr>
            <w:tcW w:w="1842" w:type="dxa"/>
            <w:noWrap/>
            <w:vAlign w:val="center"/>
          </w:tcPr>
          <w:p w14:paraId="0461191C">
            <w:pPr>
              <w:pStyle w:val="71"/>
              <w:spacing w:before="176" w:line="212" w:lineRule="auto"/>
              <w:jc w:val="right"/>
              <w:rPr>
                <w:rFonts w:hint="eastAsia"/>
                <w:spacing w:val="-2"/>
                <w:sz w:val="21"/>
                <w:szCs w:val="21"/>
              </w:rPr>
            </w:pPr>
            <w:r>
              <w:rPr>
                <w:rFonts w:hint="eastAsia"/>
                <w:spacing w:val="-2"/>
                <w:sz w:val="21"/>
                <w:szCs w:val="21"/>
              </w:rPr>
              <w:t>90,787.90</w:t>
            </w:r>
          </w:p>
        </w:tc>
      </w:tr>
      <w:tr w14:paraId="2CB385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noWrap/>
          </w:tcPr>
          <w:p w14:paraId="389E824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其中：固定资产</w:t>
            </w:r>
          </w:p>
        </w:tc>
        <w:tc>
          <w:tcPr>
            <w:tcW w:w="1984" w:type="dxa"/>
            <w:noWrap/>
            <w:vAlign w:val="center"/>
          </w:tcPr>
          <w:p w14:paraId="41B8E863">
            <w:pPr>
              <w:pStyle w:val="71"/>
              <w:spacing w:before="176" w:line="212" w:lineRule="auto"/>
              <w:jc w:val="right"/>
              <w:rPr>
                <w:rFonts w:hint="eastAsia" w:eastAsia="宋体"/>
                <w:spacing w:val="-2"/>
                <w:sz w:val="21"/>
                <w:szCs w:val="21"/>
                <w:lang w:eastAsia="zh-CN"/>
              </w:rPr>
            </w:pPr>
            <w:r>
              <w:rPr>
                <w:rFonts w:hint="eastAsia"/>
                <w:spacing w:val="-2"/>
                <w:sz w:val="21"/>
                <w:szCs w:val="21"/>
              </w:rPr>
              <w:t>87,880.46</w:t>
            </w:r>
          </w:p>
        </w:tc>
        <w:tc>
          <w:tcPr>
            <w:tcW w:w="2127" w:type="dxa"/>
            <w:vAlign w:val="center"/>
          </w:tcPr>
          <w:p w14:paraId="38F70802">
            <w:pPr>
              <w:pStyle w:val="71"/>
              <w:spacing w:before="181" w:line="212" w:lineRule="auto"/>
              <w:jc w:val="right"/>
              <w:rPr>
                <w:sz w:val="21"/>
                <w:szCs w:val="21"/>
              </w:rPr>
            </w:pPr>
            <w:r>
              <w:rPr>
                <w:spacing w:val="-2"/>
                <w:sz w:val="21"/>
                <w:szCs w:val="21"/>
              </w:rPr>
              <w:t>124,992.04</w:t>
            </w:r>
          </w:p>
        </w:tc>
        <w:tc>
          <w:tcPr>
            <w:tcW w:w="1842" w:type="dxa"/>
            <w:noWrap/>
            <w:vAlign w:val="center"/>
          </w:tcPr>
          <w:p w14:paraId="713A2AE8">
            <w:pPr>
              <w:pStyle w:val="71"/>
              <w:spacing w:before="176" w:line="212" w:lineRule="auto"/>
              <w:jc w:val="right"/>
              <w:rPr>
                <w:rFonts w:hint="eastAsia"/>
                <w:spacing w:val="-2"/>
                <w:sz w:val="21"/>
                <w:szCs w:val="21"/>
              </w:rPr>
            </w:pPr>
            <w:r>
              <w:rPr>
                <w:rFonts w:hint="eastAsia"/>
                <w:spacing w:val="-2"/>
                <w:sz w:val="21"/>
                <w:szCs w:val="21"/>
              </w:rPr>
              <w:t>87,880.46</w:t>
            </w:r>
          </w:p>
        </w:tc>
      </w:tr>
      <w:tr w14:paraId="13FE2B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noWrap/>
          </w:tcPr>
          <w:p w14:paraId="6E0FFA31">
            <w:pPr>
              <w:widowControl/>
              <w:spacing w:line="400" w:lineRule="exact"/>
              <w:ind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无形资产</w:t>
            </w:r>
          </w:p>
        </w:tc>
        <w:tc>
          <w:tcPr>
            <w:tcW w:w="1984" w:type="dxa"/>
            <w:noWrap/>
            <w:vAlign w:val="center"/>
          </w:tcPr>
          <w:p w14:paraId="40AF968E">
            <w:pPr>
              <w:pStyle w:val="71"/>
              <w:spacing w:before="176" w:line="212" w:lineRule="auto"/>
              <w:jc w:val="right"/>
              <w:rPr>
                <w:rFonts w:hint="eastAsia" w:eastAsia="宋体"/>
                <w:spacing w:val="-2"/>
                <w:sz w:val="21"/>
                <w:szCs w:val="21"/>
                <w:lang w:eastAsia="zh-CN"/>
              </w:rPr>
            </w:pPr>
            <w:r>
              <w:rPr>
                <w:rFonts w:hint="eastAsia"/>
                <w:spacing w:val="-2"/>
                <w:sz w:val="21"/>
                <w:szCs w:val="21"/>
              </w:rPr>
              <w:t>2,907.44</w:t>
            </w:r>
          </w:p>
        </w:tc>
        <w:tc>
          <w:tcPr>
            <w:tcW w:w="2127" w:type="dxa"/>
            <w:vAlign w:val="center"/>
          </w:tcPr>
          <w:p w14:paraId="6AF048E2">
            <w:pPr>
              <w:pStyle w:val="71"/>
              <w:spacing w:before="185" w:line="212" w:lineRule="auto"/>
              <w:jc w:val="right"/>
              <w:rPr>
                <w:sz w:val="21"/>
                <w:szCs w:val="21"/>
              </w:rPr>
            </w:pPr>
            <w:r>
              <w:rPr>
                <w:spacing w:val="-2"/>
                <w:sz w:val="21"/>
                <w:szCs w:val="21"/>
              </w:rPr>
              <w:t>1,000,000.00</w:t>
            </w:r>
          </w:p>
        </w:tc>
        <w:tc>
          <w:tcPr>
            <w:tcW w:w="1842" w:type="dxa"/>
            <w:noWrap/>
            <w:vAlign w:val="center"/>
          </w:tcPr>
          <w:p w14:paraId="68193828">
            <w:pPr>
              <w:pStyle w:val="71"/>
              <w:spacing w:before="176" w:line="212" w:lineRule="auto"/>
              <w:jc w:val="right"/>
              <w:rPr>
                <w:rFonts w:hint="eastAsia"/>
                <w:spacing w:val="-2"/>
                <w:sz w:val="21"/>
                <w:szCs w:val="21"/>
              </w:rPr>
            </w:pPr>
            <w:r>
              <w:rPr>
                <w:rFonts w:hint="eastAsia"/>
                <w:spacing w:val="-2"/>
                <w:sz w:val="21"/>
                <w:szCs w:val="21"/>
              </w:rPr>
              <w:t>2,907.44</w:t>
            </w:r>
          </w:p>
        </w:tc>
      </w:tr>
      <w:tr w14:paraId="2BB830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noWrap/>
          </w:tcPr>
          <w:p w14:paraId="1491EF82">
            <w:pPr>
              <w:widowControl/>
              <w:spacing w:line="400" w:lineRule="exact"/>
              <w:ind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使用权资产</w:t>
            </w:r>
          </w:p>
        </w:tc>
        <w:tc>
          <w:tcPr>
            <w:tcW w:w="1984" w:type="dxa"/>
            <w:noWrap/>
            <w:vAlign w:val="center"/>
          </w:tcPr>
          <w:p w14:paraId="039D107D">
            <w:pPr>
              <w:widowControl/>
              <w:spacing w:line="400" w:lineRule="exact"/>
              <w:jc w:val="right"/>
              <w:rPr>
                <w:rFonts w:hint="eastAsia" w:cs="Arial" w:asciiTheme="minorEastAsia" w:hAnsiTheme="minorEastAsia" w:eastAsiaTheme="minorEastAsia"/>
                <w:kern w:val="0"/>
                <w:szCs w:val="21"/>
              </w:rPr>
            </w:pPr>
          </w:p>
        </w:tc>
        <w:tc>
          <w:tcPr>
            <w:tcW w:w="2127" w:type="dxa"/>
            <w:vAlign w:val="center"/>
          </w:tcPr>
          <w:p w14:paraId="3341F7C1">
            <w:pPr>
              <w:pStyle w:val="71"/>
              <w:spacing w:before="189" w:line="212" w:lineRule="auto"/>
              <w:jc w:val="right"/>
              <w:rPr>
                <w:sz w:val="21"/>
                <w:szCs w:val="21"/>
              </w:rPr>
            </w:pPr>
            <w:r>
              <w:rPr>
                <w:spacing w:val="-1"/>
                <w:sz w:val="21"/>
                <w:szCs w:val="21"/>
              </w:rPr>
              <w:t>57,142.71</w:t>
            </w:r>
          </w:p>
        </w:tc>
        <w:tc>
          <w:tcPr>
            <w:tcW w:w="1842" w:type="dxa"/>
            <w:noWrap/>
            <w:vAlign w:val="center"/>
          </w:tcPr>
          <w:p w14:paraId="77B11D16">
            <w:pPr>
              <w:widowControl/>
              <w:spacing w:line="400" w:lineRule="exact"/>
              <w:jc w:val="right"/>
              <w:rPr>
                <w:rFonts w:hint="eastAsia" w:cs="Arial" w:asciiTheme="minorEastAsia" w:hAnsiTheme="minorEastAsia" w:eastAsiaTheme="minorEastAsia"/>
                <w:kern w:val="0"/>
                <w:szCs w:val="21"/>
              </w:rPr>
            </w:pPr>
          </w:p>
        </w:tc>
      </w:tr>
      <w:tr w14:paraId="14468D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tcBorders>
              <w:bottom w:val="single" w:color="auto" w:sz="12" w:space="0"/>
            </w:tcBorders>
            <w:noWrap/>
            <w:vAlign w:val="center"/>
          </w:tcPr>
          <w:p w14:paraId="42962B10">
            <w:pPr>
              <w:widowControl/>
              <w:spacing w:line="400" w:lineRule="exact"/>
              <w:ind w:leftChars="-51" w:hanging="107" w:hangingChars="51"/>
              <w:jc w:val="center"/>
              <w:rPr>
                <w:rFonts w:ascii="Arial" w:hAnsi="Arial" w:cs="Arial"/>
                <w:caps/>
                <w:kern w:val="0"/>
                <w:szCs w:val="21"/>
              </w:rPr>
            </w:pPr>
            <w:r>
              <w:rPr>
                <w:rFonts w:cs="Arial" w:asciiTheme="minorEastAsia" w:hAnsiTheme="minorEastAsia" w:eastAsiaTheme="minorEastAsia"/>
                <w:kern w:val="0"/>
                <w:szCs w:val="21"/>
              </w:rPr>
              <w:t>合计</w:t>
            </w:r>
          </w:p>
        </w:tc>
        <w:tc>
          <w:tcPr>
            <w:tcW w:w="1984" w:type="dxa"/>
            <w:tcBorders>
              <w:bottom w:val="single" w:color="auto" w:sz="12" w:space="0"/>
            </w:tcBorders>
            <w:noWrap/>
            <w:vAlign w:val="center"/>
          </w:tcPr>
          <w:p w14:paraId="58D785E8">
            <w:pPr>
              <w:pStyle w:val="71"/>
              <w:spacing w:before="176" w:line="212" w:lineRule="auto"/>
              <w:jc w:val="right"/>
              <w:rPr>
                <w:rFonts w:hint="eastAsia" w:eastAsia="宋体"/>
                <w:b/>
                <w:bCs/>
                <w:spacing w:val="-2"/>
                <w:sz w:val="21"/>
                <w:szCs w:val="21"/>
                <w:lang w:eastAsia="zh-CN"/>
              </w:rPr>
            </w:pPr>
            <w:r>
              <w:rPr>
                <w:rFonts w:hint="eastAsia"/>
                <w:b/>
                <w:bCs/>
                <w:spacing w:val="-2"/>
                <w:sz w:val="21"/>
                <w:szCs w:val="21"/>
              </w:rPr>
              <w:t>90,787.90</w:t>
            </w:r>
          </w:p>
        </w:tc>
        <w:tc>
          <w:tcPr>
            <w:tcW w:w="2127" w:type="dxa"/>
            <w:tcBorders>
              <w:bottom w:val="single" w:color="auto" w:sz="12" w:space="0"/>
            </w:tcBorders>
            <w:vAlign w:val="center"/>
          </w:tcPr>
          <w:p w14:paraId="3131CBB8">
            <w:pPr>
              <w:pStyle w:val="71"/>
              <w:spacing w:before="176" w:line="212" w:lineRule="auto"/>
              <w:jc w:val="right"/>
              <w:rPr>
                <w:b/>
                <w:bCs/>
                <w:spacing w:val="-2"/>
                <w:sz w:val="21"/>
                <w:szCs w:val="21"/>
              </w:rPr>
            </w:pPr>
            <w:r>
              <w:rPr>
                <w:b/>
                <w:bCs/>
                <w:spacing w:val="-2"/>
                <w:sz w:val="21"/>
                <w:szCs w:val="21"/>
              </w:rPr>
              <w:t>1,182,134.75</w:t>
            </w:r>
          </w:p>
        </w:tc>
        <w:tc>
          <w:tcPr>
            <w:tcW w:w="1842" w:type="dxa"/>
            <w:tcBorders>
              <w:bottom w:val="single" w:color="auto" w:sz="12" w:space="0"/>
            </w:tcBorders>
            <w:noWrap/>
            <w:vAlign w:val="center"/>
          </w:tcPr>
          <w:p w14:paraId="2A89E523">
            <w:pPr>
              <w:pStyle w:val="71"/>
              <w:spacing w:before="176" w:line="212" w:lineRule="auto"/>
              <w:jc w:val="right"/>
              <w:rPr>
                <w:rFonts w:hint="eastAsia"/>
                <w:b/>
                <w:bCs/>
                <w:spacing w:val="-2"/>
                <w:sz w:val="21"/>
                <w:szCs w:val="21"/>
              </w:rPr>
            </w:pPr>
            <w:r>
              <w:rPr>
                <w:rFonts w:hint="eastAsia"/>
                <w:b/>
                <w:bCs/>
                <w:spacing w:val="-2"/>
                <w:sz w:val="21"/>
                <w:szCs w:val="21"/>
              </w:rPr>
              <w:t>90,787.90</w:t>
            </w:r>
          </w:p>
        </w:tc>
      </w:tr>
    </w:tbl>
    <w:p w14:paraId="419246EC">
      <w:pPr>
        <w:spacing w:line="400" w:lineRule="exact"/>
        <w:ind w:firstLine="422" w:firstLineChars="200"/>
        <w:outlineLvl w:val="1"/>
        <w:rPr>
          <w:rFonts w:hint="eastAsia" w:cs="Arial" w:asciiTheme="minorEastAsia" w:hAnsiTheme="minorEastAsia" w:eastAsiaTheme="minorEastAsia"/>
          <w:szCs w:val="21"/>
        </w:rPr>
      </w:pPr>
      <w:r>
        <w:rPr>
          <w:rFonts w:hint="eastAsia" w:cs="Arial" w:asciiTheme="minorEastAsia" w:hAnsiTheme="minorEastAsia" w:eastAsiaTheme="minorEastAsia"/>
          <w:b/>
          <w:szCs w:val="21"/>
        </w:rPr>
        <w:t>50</w:t>
      </w:r>
      <w:r>
        <w:rPr>
          <w:rFonts w:cs="Arial" w:asciiTheme="minorEastAsia" w:hAnsiTheme="minorEastAsia" w:eastAsiaTheme="minorEastAsia"/>
          <w:b/>
          <w:szCs w:val="21"/>
        </w:rPr>
        <w:t>、营业外收入</w:t>
      </w:r>
    </w:p>
    <w:tbl>
      <w:tblPr>
        <w:tblStyle w:val="20"/>
        <w:tblW w:w="9214"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47"/>
        <w:gridCol w:w="1984"/>
        <w:gridCol w:w="2127"/>
        <w:gridCol w:w="1956"/>
      </w:tblGrid>
      <w:tr w14:paraId="764A20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147" w:type="dxa"/>
            <w:noWrap/>
            <w:vAlign w:val="center"/>
          </w:tcPr>
          <w:p w14:paraId="4757126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984" w:type="dxa"/>
            <w:vAlign w:val="center"/>
          </w:tcPr>
          <w:p w14:paraId="489D975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127" w:type="dxa"/>
            <w:vAlign w:val="center"/>
          </w:tcPr>
          <w:p w14:paraId="4086AD3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c>
          <w:tcPr>
            <w:tcW w:w="1956" w:type="dxa"/>
            <w:vAlign w:val="center"/>
          </w:tcPr>
          <w:p w14:paraId="5997C2E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计入</w:t>
            </w: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非经常性损益的金额</w:t>
            </w:r>
          </w:p>
        </w:tc>
      </w:tr>
      <w:tr w14:paraId="3B6054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47" w:type="dxa"/>
            <w:noWrap/>
          </w:tcPr>
          <w:p w14:paraId="12CA559B">
            <w:pPr>
              <w:kinsoku w:val="0"/>
              <w:autoSpaceDE w:val="0"/>
              <w:autoSpaceDN w:val="0"/>
              <w:adjustRightInd w:val="0"/>
              <w:snapToGrid w:val="0"/>
              <w:spacing w:before="160" w:line="218" w:lineRule="auto"/>
              <w:ind w:left="25"/>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违约赔偿金</w:t>
            </w:r>
          </w:p>
        </w:tc>
        <w:tc>
          <w:tcPr>
            <w:tcW w:w="1984" w:type="dxa"/>
            <w:vAlign w:val="center"/>
          </w:tcPr>
          <w:p w14:paraId="0E7F6EF3">
            <w:pPr>
              <w:pStyle w:val="71"/>
              <w:spacing w:before="187" w:line="212" w:lineRule="auto"/>
              <w:jc w:val="right"/>
              <w:rPr>
                <w:rFonts w:hint="eastAsia" w:eastAsia="宋体"/>
                <w:spacing w:val="-1"/>
                <w:sz w:val="21"/>
                <w:szCs w:val="21"/>
                <w:lang w:eastAsia="zh-CN"/>
              </w:rPr>
            </w:pPr>
            <w:r>
              <w:rPr>
                <w:rFonts w:hint="eastAsia"/>
                <w:spacing w:val="-1"/>
                <w:sz w:val="21"/>
                <w:szCs w:val="21"/>
              </w:rPr>
              <w:t>77,580.48</w:t>
            </w:r>
          </w:p>
        </w:tc>
        <w:tc>
          <w:tcPr>
            <w:tcW w:w="2127" w:type="dxa"/>
            <w:vAlign w:val="center"/>
          </w:tcPr>
          <w:p w14:paraId="5580E611">
            <w:pPr>
              <w:pStyle w:val="71"/>
              <w:spacing w:before="187" w:line="212" w:lineRule="auto"/>
              <w:jc w:val="right"/>
              <w:rPr>
                <w:sz w:val="21"/>
                <w:szCs w:val="21"/>
              </w:rPr>
            </w:pPr>
            <w:r>
              <w:rPr>
                <w:spacing w:val="-1"/>
                <w:sz w:val="21"/>
                <w:szCs w:val="21"/>
              </w:rPr>
              <w:t>80,658.62</w:t>
            </w:r>
          </w:p>
        </w:tc>
        <w:tc>
          <w:tcPr>
            <w:tcW w:w="1956" w:type="dxa"/>
            <w:vAlign w:val="center"/>
          </w:tcPr>
          <w:p w14:paraId="7DE7A0A0">
            <w:pPr>
              <w:pStyle w:val="71"/>
              <w:spacing w:before="187" w:line="212" w:lineRule="auto"/>
              <w:jc w:val="right"/>
              <w:rPr>
                <w:rFonts w:hint="eastAsia" w:eastAsia="宋体" w:cs="Arial" w:asciiTheme="minorEastAsia" w:hAnsiTheme="minorEastAsia"/>
                <w:kern w:val="0"/>
                <w:szCs w:val="21"/>
                <w:lang w:eastAsia="zh-CN"/>
              </w:rPr>
            </w:pPr>
            <w:r>
              <w:rPr>
                <w:rFonts w:hint="eastAsia"/>
                <w:spacing w:val="-1"/>
                <w:sz w:val="21"/>
                <w:szCs w:val="21"/>
              </w:rPr>
              <w:t>77,580.48</w:t>
            </w:r>
          </w:p>
        </w:tc>
      </w:tr>
      <w:tr w14:paraId="6D1160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47" w:type="dxa"/>
            <w:noWrap/>
          </w:tcPr>
          <w:p w14:paraId="61D34073">
            <w:pPr>
              <w:kinsoku w:val="0"/>
              <w:autoSpaceDE w:val="0"/>
              <w:autoSpaceDN w:val="0"/>
              <w:adjustRightInd w:val="0"/>
              <w:snapToGrid w:val="0"/>
              <w:spacing w:before="163" w:line="216" w:lineRule="auto"/>
              <w:ind w:left="22"/>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984" w:type="dxa"/>
            <w:vAlign w:val="center"/>
          </w:tcPr>
          <w:p w14:paraId="3E138AE6">
            <w:pPr>
              <w:pStyle w:val="71"/>
              <w:spacing w:before="187" w:line="212" w:lineRule="auto"/>
              <w:jc w:val="right"/>
              <w:rPr>
                <w:rFonts w:hint="eastAsia" w:eastAsia="宋体"/>
                <w:spacing w:val="-1"/>
                <w:sz w:val="21"/>
                <w:szCs w:val="21"/>
                <w:lang w:eastAsia="zh-CN"/>
              </w:rPr>
            </w:pPr>
            <w:r>
              <w:rPr>
                <w:rFonts w:hint="eastAsia"/>
                <w:spacing w:val="-1"/>
                <w:sz w:val="21"/>
                <w:szCs w:val="21"/>
              </w:rPr>
              <w:t>8,572,166.47</w:t>
            </w:r>
          </w:p>
        </w:tc>
        <w:tc>
          <w:tcPr>
            <w:tcW w:w="2127" w:type="dxa"/>
            <w:vAlign w:val="center"/>
          </w:tcPr>
          <w:p w14:paraId="3FFEB368">
            <w:pPr>
              <w:pStyle w:val="71"/>
              <w:spacing w:before="192" w:line="212" w:lineRule="auto"/>
              <w:jc w:val="right"/>
              <w:rPr>
                <w:sz w:val="21"/>
                <w:szCs w:val="21"/>
              </w:rPr>
            </w:pPr>
            <w:r>
              <w:rPr>
                <w:spacing w:val="-1"/>
                <w:sz w:val="21"/>
                <w:szCs w:val="21"/>
              </w:rPr>
              <w:t>2,270,074.94</w:t>
            </w:r>
          </w:p>
        </w:tc>
        <w:tc>
          <w:tcPr>
            <w:tcW w:w="1956" w:type="dxa"/>
            <w:vAlign w:val="center"/>
          </w:tcPr>
          <w:p w14:paraId="120A4B79">
            <w:pPr>
              <w:pStyle w:val="71"/>
              <w:spacing w:before="187" w:line="212" w:lineRule="auto"/>
              <w:jc w:val="right"/>
              <w:rPr>
                <w:rFonts w:hint="eastAsia" w:eastAsia="宋体" w:cs="Arial" w:asciiTheme="minorEastAsia" w:hAnsiTheme="minorEastAsia"/>
                <w:kern w:val="0"/>
                <w:szCs w:val="21"/>
                <w:lang w:eastAsia="zh-CN"/>
              </w:rPr>
            </w:pPr>
            <w:r>
              <w:rPr>
                <w:rFonts w:hint="eastAsia"/>
                <w:spacing w:val="-1"/>
                <w:sz w:val="21"/>
                <w:szCs w:val="21"/>
              </w:rPr>
              <w:t>8,572,166.47</w:t>
            </w:r>
          </w:p>
        </w:tc>
      </w:tr>
      <w:tr w14:paraId="744CCC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47" w:type="dxa"/>
            <w:noWrap/>
            <w:vAlign w:val="center"/>
          </w:tcPr>
          <w:p w14:paraId="0C6AC20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984" w:type="dxa"/>
            <w:vAlign w:val="center"/>
          </w:tcPr>
          <w:p w14:paraId="3343ABEA">
            <w:pPr>
              <w:spacing w:line="400" w:lineRule="exact"/>
              <w:jc w:val="right"/>
              <w:rPr>
                <w:rFonts w:hint="eastAsia" w:eastAsia="宋体" w:cs="Arial" w:asciiTheme="minorEastAsia" w:hAnsiTheme="minorEastAsia"/>
                <w:bCs/>
                <w:szCs w:val="21"/>
                <w:lang w:eastAsia="zh-CN"/>
              </w:rPr>
            </w:pPr>
            <w:r>
              <w:rPr>
                <w:rFonts w:hint="eastAsia" w:ascii="Arial Narrow" w:hAnsi="Arial Narrow" w:eastAsia="Arial Narrow" w:cs="Arial Narrow"/>
                <w:b/>
                <w:bCs/>
                <w:color w:val="000000"/>
                <w:spacing w:val="-1"/>
                <w:kern w:val="0"/>
                <w:sz w:val="21"/>
                <w:szCs w:val="21"/>
                <w:lang w:val="en-US" w:eastAsia="en-US" w:bidi="ar-SA"/>
              </w:rPr>
              <w:t>8,649,746.95</w:t>
            </w:r>
          </w:p>
        </w:tc>
        <w:tc>
          <w:tcPr>
            <w:tcW w:w="2127" w:type="dxa"/>
            <w:vAlign w:val="center"/>
          </w:tcPr>
          <w:p w14:paraId="563396FB">
            <w:pPr>
              <w:pStyle w:val="71"/>
              <w:spacing w:before="200" w:line="208" w:lineRule="auto"/>
              <w:jc w:val="right"/>
              <w:rPr>
                <w:sz w:val="21"/>
                <w:szCs w:val="21"/>
              </w:rPr>
            </w:pPr>
            <w:r>
              <w:rPr>
                <w:b/>
                <w:bCs/>
                <w:spacing w:val="-1"/>
                <w:sz w:val="21"/>
                <w:szCs w:val="21"/>
              </w:rPr>
              <w:t>2,350,733.56</w:t>
            </w:r>
          </w:p>
        </w:tc>
        <w:tc>
          <w:tcPr>
            <w:tcW w:w="1956" w:type="dxa"/>
            <w:vAlign w:val="center"/>
          </w:tcPr>
          <w:p w14:paraId="53A9FAB6">
            <w:pPr>
              <w:spacing w:line="400" w:lineRule="exact"/>
              <w:jc w:val="right"/>
              <w:rPr>
                <w:rFonts w:hint="eastAsia" w:eastAsia="宋体" w:cs="Arial" w:asciiTheme="minorEastAsia" w:hAnsiTheme="minorEastAsia"/>
                <w:bCs/>
                <w:szCs w:val="21"/>
                <w:lang w:eastAsia="zh-CN"/>
              </w:rPr>
            </w:pPr>
            <w:r>
              <w:rPr>
                <w:rFonts w:hint="eastAsia" w:ascii="Arial Narrow" w:hAnsi="Arial Narrow" w:eastAsia="Arial Narrow" w:cs="Arial Narrow"/>
                <w:b/>
                <w:bCs/>
                <w:color w:val="000000"/>
                <w:spacing w:val="-1"/>
                <w:kern w:val="0"/>
                <w:sz w:val="21"/>
                <w:szCs w:val="21"/>
                <w:lang w:val="en-US" w:eastAsia="en-US" w:bidi="ar-SA"/>
              </w:rPr>
              <w:t>8,649,746.95</w:t>
            </w:r>
          </w:p>
        </w:tc>
      </w:tr>
    </w:tbl>
    <w:p w14:paraId="1B26077B">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51</w:t>
      </w:r>
      <w:r>
        <w:rPr>
          <w:rFonts w:cs="Arial" w:asciiTheme="minorEastAsia" w:hAnsiTheme="minorEastAsia" w:eastAsiaTheme="minorEastAsia"/>
          <w:b/>
          <w:szCs w:val="21"/>
        </w:rPr>
        <w:t>、营业外支出</w:t>
      </w:r>
    </w:p>
    <w:tbl>
      <w:tblPr>
        <w:tblStyle w:val="20"/>
        <w:tblW w:w="9214"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03"/>
        <w:gridCol w:w="1987"/>
        <w:gridCol w:w="2137"/>
        <w:gridCol w:w="1987"/>
      </w:tblGrid>
      <w:tr w14:paraId="0EE05E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103" w:type="dxa"/>
            <w:noWrap/>
            <w:vAlign w:val="center"/>
          </w:tcPr>
          <w:p w14:paraId="15F61A7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987" w:type="dxa"/>
            <w:vAlign w:val="center"/>
          </w:tcPr>
          <w:p w14:paraId="4830BFB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137" w:type="dxa"/>
            <w:vAlign w:val="center"/>
          </w:tcPr>
          <w:p w14:paraId="068BC2C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c>
          <w:tcPr>
            <w:tcW w:w="1987" w:type="dxa"/>
            <w:vAlign w:val="center"/>
          </w:tcPr>
          <w:p w14:paraId="653F5E0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计入</w:t>
            </w: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非经常性损益的金额</w:t>
            </w:r>
          </w:p>
        </w:tc>
      </w:tr>
      <w:tr w14:paraId="59296D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vAlign w:val="center"/>
          </w:tcPr>
          <w:p w14:paraId="447E2384">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非流动资产</w:t>
            </w:r>
            <w:r>
              <w:rPr>
                <w:rFonts w:hint="eastAsia" w:cs="Arial" w:asciiTheme="minorEastAsia" w:hAnsiTheme="minorEastAsia" w:eastAsiaTheme="minorEastAsia"/>
                <w:kern w:val="0"/>
                <w:szCs w:val="21"/>
              </w:rPr>
              <w:t>毁损</w:t>
            </w:r>
            <w:r>
              <w:rPr>
                <w:rFonts w:cs="Arial" w:asciiTheme="minorEastAsia" w:hAnsiTheme="minorEastAsia" w:eastAsiaTheme="minorEastAsia"/>
                <w:kern w:val="0"/>
                <w:szCs w:val="21"/>
              </w:rPr>
              <w:t>报废损失</w:t>
            </w:r>
          </w:p>
        </w:tc>
        <w:tc>
          <w:tcPr>
            <w:tcW w:w="1987" w:type="dxa"/>
            <w:vAlign w:val="center"/>
          </w:tcPr>
          <w:p w14:paraId="4CA00075">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686,178.98</w:t>
            </w:r>
          </w:p>
        </w:tc>
        <w:tc>
          <w:tcPr>
            <w:tcW w:w="2137" w:type="dxa"/>
            <w:vAlign w:val="center"/>
          </w:tcPr>
          <w:p w14:paraId="713935D1">
            <w:pPr>
              <w:pStyle w:val="71"/>
              <w:spacing w:before="183" w:line="212" w:lineRule="auto"/>
              <w:ind w:left="930"/>
              <w:jc w:val="right"/>
              <w:rPr>
                <w:rFonts w:hint="default" w:ascii="Arial Narrow" w:hAnsi="Arial Narrow" w:cs="Arial Narrow" w:eastAsiaTheme="minorEastAsia"/>
                <w:color w:val="auto"/>
                <w:kern w:val="0"/>
                <w:sz w:val="21"/>
                <w:szCs w:val="21"/>
                <w:lang w:val="en-US" w:eastAsia="zh-CN" w:bidi="ar-SA"/>
              </w:rPr>
            </w:pPr>
            <w:r>
              <w:rPr>
                <w:rFonts w:hint="default" w:ascii="Arial Narrow" w:hAnsi="Arial Narrow" w:cs="Arial Narrow" w:eastAsiaTheme="minorEastAsia"/>
                <w:color w:val="auto"/>
                <w:kern w:val="0"/>
                <w:sz w:val="21"/>
                <w:szCs w:val="21"/>
                <w:lang w:val="en-US" w:eastAsia="zh-CN" w:bidi="ar-SA"/>
              </w:rPr>
              <w:t>49,596.84</w:t>
            </w:r>
          </w:p>
        </w:tc>
        <w:tc>
          <w:tcPr>
            <w:tcW w:w="1987" w:type="dxa"/>
            <w:vAlign w:val="center"/>
          </w:tcPr>
          <w:p w14:paraId="28D97821">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686,178.98</w:t>
            </w:r>
          </w:p>
        </w:tc>
      </w:tr>
      <w:tr w14:paraId="6DBE94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vAlign w:val="center"/>
          </w:tcPr>
          <w:p w14:paraId="411204C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其中：固定资产</w:t>
            </w:r>
          </w:p>
        </w:tc>
        <w:tc>
          <w:tcPr>
            <w:tcW w:w="1987" w:type="dxa"/>
            <w:vAlign w:val="center"/>
          </w:tcPr>
          <w:p w14:paraId="68B9D674">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686,178.98</w:t>
            </w:r>
          </w:p>
        </w:tc>
        <w:tc>
          <w:tcPr>
            <w:tcW w:w="2137" w:type="dxa"/>
            <w:vAlign w:val="center"/>
          </w:tcPr>
          <w:p w14:paraId="3543FA48">
            <w:pPr>
              <w:pStyle w:val="71"/>
              <w:spacing w:before="200" w:line="212" w:lineRule="auto"/>
              <w:ind w:left="930"/>
              <w:jc w:val="right"/>
              <w:rPr>
                <w:rFonts w:hint="default" w:ascii="Arial Narrow" w:hAnsi="Arial Narrow" w:cs="Arial Narrow" w:eastAsiaTheme="minorEastAsia"/>
                <w:color w:val="auto"/>
                <w:kern w:val="0"/>
                <w:sz w:val="21"/>
                <w:szCs w:val="21"/>
                <w:lang w:val="en-US" w:eastAsia="zh-CN" w:bidi="ar-SA"/>
              </w:rPr>
            </w:pPr>
            <w:r>
              <w:rPr>
                <w:rFonts w:hint="default" w:ascii="Arial Narrow" w:hAnsi="Arial Narrow" w:cs="Arial Narrow" w:eastAsiaTheme="minorEastAsia"/>
                <w:color w:val="auto"/>
                <w:kern w:val="0"/>
                <w:sz w:val="21"/>
                <w:szCs w:val="21"/>
                <w:lang w:val="en-US" w:eastAsia="zh-CN" w:bidi="ar-SA"/>
              </w:rPr>
              <w:t>49,596.84</w:t>
            </w:r>
          </w:p>
        </w:tc>
        <w:tc>
          <w:tcPr>
            <w:tcW w:w="1987" w:type="dxa"/>
            <w:vAlign w:val="center"/>
          </w:tcPr>
          <w:p w14:paraId="6D6B6380">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686,178.98</w:t>
            </w:r>
          </w:p>
        </w:tc>
      </w:tr>
      <w:tr w14:paraId="47AA0A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tcPr>
          <w:p w14:paraId="223C291B">
            <w:pPr>
              <w:kinsoku w:val="0"/>
              <w:autoSpaceDE w:val="0"/>
              <w:autoSpaceDN w:val="0"/>
              <w:adjustRightInd w:val="0"/>
              <w:snapToGrid w:val="0"/>
              <w:spacing w:before="158" w:line="218" w:lineRule="auto"/>
              <w:ind w:left="166"/>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违约金及赔偿款</w:t>
            </w:r>
          </w:p>
        </w:tc>
        <w:tc>
          <w:tcPr>
            <w:tcW w:w="1987" w:type="dxa"/>
            <w:vAlign w:val="center"/>
          </w:tcPr>
          <w:p w14:paraId="0BAF6B1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226,258.29</w:t>
            </w:r>
          </w:p>
        </w:tc>
        <w:tc>
          <w:tcPr>
            <w:tcW w:w="2137" w:type="dxa"/>
            <w:vAlign w:val="center"/>
          </w:tcPr>
          <w:p w14:paraId="7B41A38A">
            <w:pPr>
              <w:widowControl/>
              <w:spacing w:line="400" w:lineRule="exact"/>
              <w:jc w:val="right"/>
              <w:rPr>
                <w:rFonts w:hint="default" w:ascii="Arial Narrow" w:hAnsi="Arial Narrow" w:cs="Arial Narrow" w:eastAsiaTheme="minorEastAsia"/>
                <w:color w:val="auto"/>
                <w:kern w:val="0"/>
                <w:sz w:val="21"/>
                <w:szCs w:val="21"/>
                <w:lang w:val="en-US" w:eastAsia="en-US" w:bidi="ar-SA"/>
              </w:rPr>
            </w:pPr>
          </w:p>
        </w:tc>
        <w:tc>
          <w:tcPr>
            <w:tcW w:w="1987" w:type="dxa"/>
            <w:vAlign w:val="center"/>
          </w:tcPr>
          <w:p w14:paraId="4444D329">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226,258.29</w:t>
            </w:r>
          </w:p>
        </w:tc>
      </w:tr>
      <w:tr w14:paraId="750B38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tcPr>
          <w:p w14:paraId="13073C31">
            <w:pPr>
              <w:kinsoku w:val="0"/>
              <w:autoSpaceDE w:val="0"/>
              <w:autoSpaceDN w:val="0"/>
              <w:adjustRightInd w:val="0"/>
              <w:snapToGrid w:val="0"/>
              <w:spacing w:before="162" w:line="218" w:lineRule="auto"/>
              <w:ind w:left="169"/>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捐赠</w:t>
            </w:r>
          </w:p>
        </w:tc>
        <w:tc>
          <w:tcPr>
            <w:tcW w:w="1987" w:type="dxa"/>
            <w:vAlign w:val="center"/>
          </w:tcPr>
          <w:p w14:paraId="4AA7E23B">
            <w:pPr>
              <w:widowControl/>
              <w:spacing w:line="400" w:lineRule="exact"/>
              <w:jc w:val="right"/>
              <w:rPr>
                <w:rFonts w:hint="default" w:ascii="Arial Narrow" w:hAnsi="Arial Narrow" w:cs="Arial Narrow" w:eastAsiaTheme="minorEastAsia"/>
                <w:kern w:val="0"/>
                <w:szCs w:val="21"/>
              </w:rPr>
            </w:pPr>
          </w:p>
        </w:tc>
        <w:tc>
          <w:tcPr>
            <w:tcW w:w="2137" w:type="dxa"/>
            <w:vAlign w:val="center"/>
          </w:tcPr>
          <w:p w14:paraId="52F5F85F">
            <w:pPr>
              <w:widowControl/>
              <w:spacing w:line="400" w:lineRule="exact"/>
              <w:jc w:val="right"/>
              <w:rPr>
                <w:rFonts w:hint="default" w:ascii="Arial Narrow" w:hAnsi="Arial Narrow" w:cs="Arial Narrow" w:eastAsiaTheme="minorEastAsia"/>
                <w:color w:val="auto"/>
                <w:kern w:val="0"/>
                <w:sz w:val="21"/>
                <w:szCs w:val="21"/>
                <w:lang w:val="en-US" w:eastAsia="en-US" w:bidi="ar-SA"/>
              </w:rPr>
            </w:pPr>
          </w:p>
        </w:tc>
        <w:tc>
          <w:tcPr>
            <w:tcW w:w="1987" w:type="dxa"/>
            <w:vAlign w:val="center"/>
          </w:tcPr>
          <w:p w14:paraId="3D8A9278">
            <w:pPr>
              <w:widowControl/>
              <w:spacing w:line="400" w:lineRule="exact"/>
              <w:jc w:val="right"/>
              <w:rPr>
                <w:rFonts w:hint="eastAsia" w:ascii="Arial Narrow" w:hAnsi="Arial Narrow" w:cs="Arial Narrow" w:eastAsiaTheme="minorEastAsia"/>
                <w:kern w:val="0"/>
                <w:szCs w:val="21"/>
              </w:rPr>
            </w:pPr>
          </w:p>
        </w:tc>
      </w:tr>
      <w:tr w14:paraId="0BA3B8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tcPr>
          <w:p w14:paraId="6FDF2FED">
            <w:pPr>
              <w:kinsoku w:val="0"/>
              <w:autoSpaceDE w:val="0"/>
              <w:autoSpaceDN w:val="0"/>
              <w:adjustRightInd w:val="0"/>
              <w:snapToGrid w:val="0"/>
              <w:spacing w:before="164" w:line="216" w:lineRule="auto"/>
              <w:ind w:left="16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987" w:type="dxa"/>
            <w:vAlign w:val="center"/>
          </w:tcPr>
          <w:p w14:paraId="77FB37A0">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2,422,015.87</w:t>
            </w:r>
          </w:p>
        </w:tc>
        <w:tc>
          <w:tcPr>
            <w:tcW w:w="2137" w:type="dxa"/>
            <w:vAlign w:val="center"/>
          </w:tcPr>
          <w:p w14:paraId="7460C1D9">
            <w:pPr>
              <w:pStyle w:val="71"/>
              <w:spacing w:before="193" w:line="212" w:lineRule="auto"/>
              <w:ind w:left="690"/>
              <w:jc w:val="right"/>
              <w:rPr>
                <w:rFonts w:hint="default" w:ascii="Arial Narrow" w:hAnsi="Arial Narrow" w:cs="Arial Narrow" w:eastAsiaTheme="minorEastAsia"/>
                <w:color w:val="auto"/>
                <w:kern w:val="0"/>
                <w:sz w:val="21"/>
                <w:szCs w:val="21"/>
                <w:lang w:val="en-US" w:eastAsia="zh-CN" w:bidi="ar-SA"/>
              </w:rPr>
            </w:pPr>
            <w:r>
              <w:rPr>
                <w:rFonts w:hint="default" w:ascii="Arial Narrow" w:hAnsi="Arial Narrow" w:cs="Arial Narrow" w:eastAsiaTheme="minorEastAsia"/>
                <w:color w:val="auto"/>
                <w:kern w:val="0"/>
                <w:sz w:val="21"/>
                <w:szCs w:val="21"/>
                <w:lang w:val="en-US" w:eastAsia="zh-CN" w:bidi="ar-SA"/>
              </w:rPr>
              <w:t>4,772,547.59</w:t>
            </w:r>
          </w:p>
        </w:tc>
        <w:tc>
          <w:tcPr>
            <w:tcW w:w="1987" w:type="dxa"/>
            <w:vAlign w:val="center"/>
          </w:tcPr>
          <w:p w14:paraId="6C8EB058">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2,422,015.87</w:t>
            </w:r>
          </w:p>
        </w:tc>
      </w:tr>
      <w:tr w14:paraId="50BC1E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vAlign w:val="center"/>
          </w:tcPr>
          <w:p w14:paraId="75FD083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987" w:type="dxa"/>
            <w:vAlign w:val="center"/>
          </w:tcPr>
          <w:p w14:paraId="5021BA31">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3,334,453.14</w:t>
            </w:r>
          </w:p>
        </w:tc>
        <w:tc>
          <w:tcPr>
            <w:tcW w:w="2137" w:type="dxa"/>
            <w:vAlign w:val="center"/>
          </w:tcPr>
          <w:p w14:paraId="7D2EB361">
            <w:pPr>
              <w:widowControl/>
              <w:spacing w:line="400" w:lineRule="exact"/>
              <w:jc w:val="right"/>
              <w:rPr>
                <w:b/>
                <w:spacing w:val="-1"/>
                <w:sz w:val="21"/>
                <w:szCs w:val="21"/>
              </w:rPr>
            </w:pPr>
            <w:r>
              <w:rPr>
                <w:rFonts w:hint="default" w:ascii="Arial Narrow" w:hAnsi="Arial Narrow" w:cs="Arial Narrow" w:eastAsiaTheme="minorEastAsia"/>
                <w:b/>
                <w:bCs/>
                <w:kern w:val="0"/>
                <w:szCs w:val="21"/>
              </w:rPr>
              <w:t>4,822,144.43</w:t>
            </w:r>
          </w:p>
        </w:tc>
        <w:tc>
          <w:tcPr>
            <w:tcW w:w="1987" w:type="dxa"/>
            <w:vAlign w:val="center"/>
          </w:tcPr>
          <w:p w14:paraId="3F5C6AE5">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b/>
                <w:bCs/>
                <w:kern w:val="0"/>
                <w:szCs w:val="21"/>
              </w:rPr>
              <w:t>3,334,453.14</w:t>
            </w:r>
          </w:p>
        </w:tc>
      </w:tr>
    </w:tbl>
    <w:p w14:paraId="4345EE3A">
      <w:pPr>
        <w:spacing w:line="400" w:lineRule="exact"/>
        <w:ind w:firstLine="422" w:firstLineChars="200"/>
        <w:outlineLvl w:val="1"/>
        <w:rPr>
          <w:rFonts w:hint="eastAsia" w:cs="Arial" w:asciiTheme="minorEastAsia" w:hAnsiTheme="minorEastAsia" w:eastAsiaTheme="minorEastAsia"/>
          <w:b/>
          <w:szCs w:val="21"/>
        </w:rPr>
      </w:pPr>
      <w:bookmarkStart w:id="91" w:name="OLE_LINK141"/>
      <w:bookmarkStart w:id="92" w:name="OLE_LINK112"/>
      <w:bookmarkStart w:id="93" w:name="OLE_LINK140"/>
      <w:r>
        <w:rPr>
          <w:rFonts w:hint="eastAsia" w:cs="Arial" w:asciiTheme="minorEastAsia" w:hAnsiTheme="minorEastAsia" w:eastAsiaTheme="minorEastAsia"/>
          <w:b/>
          <w:szCs w:val="21"/>
        </w:rPr>
        <w:t>52</w:t>
      </w:r>
      <w:r>
        <w:rPr>
          <w:rFonts w:cs="Arial" w:asciiTheme="minorEastAsia" w:hAnsiTheme="minorEastAsia" w:eastAsiaTheme="minorEastAsia"/>
          <w:b/>
          <w:szCs w:val="21"/>
        </w:rPr>
        <w:t>、所得税费用</w:t>
      </w:r>
    </w:p>
    <w:p w14:paraId="55967D30">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（1）所得税费用表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5032"/>
        <w:gridCol w:w="2070"/>
        <w:gridCol w:w="2112"/>
      </w:tblGrid>
      <w:tr w14:paraId="63B5A5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5032" w:type="dxa"/>
            <w:noWrap/>
            <w:vAlign w:val="center"/>
          </w:tcPr>
          <w:p w14:paraId="7CC7BFB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070" w:type="dxa"/>
            <w:vAlign w:val="center"/>
          </w:tcPr>
          <w:p w14:paraId="48E5804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112" w:type="dxa"/>
            <w:vAlign w:val="center"/>
          </w:tcPr>
          <w:p w14:paraId="3628416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71EF00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32" w:type="dxa"/>
            <w:noWrap/>
            <w:vAlign w:val="center"/>
          </w:tcPr>
          <w:p w14:paraId="7A2B4A4B">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当期所得税</w:t>
            </w:r>
            <w:r>
              <w:rPr>
                <w:rFonts w:hint="eastAsia" w:cs="Arial" w:asciiTheme="minorEastAsia" w:hAnsiTheme="minorEastAsia" w:eastAsiaTheme="minorEastAsia"/>
                <w:kern w:val="0"/>
                <w:szCs w:val="21"/>
              </w:rPr>
              <w:t>费用</w:t>
            </w:r>
          </w:p>
        </w:tc>
        <w:tc>
          <w:tcPr>
            <w:tcW w:w="2070" w:type="dxa"/>
            <w:vAlign w:val="center"/>
          </w:tcPr>
          <w:p w14:paraId="2C7BABD5">
            <w:pPr>
              <w:keepNext w:val="0"/>
              <w:keepLines w:val="0"/>
              <w:widowControl/>
              <w:suppressLineNumbers w:val="0"/>
              <w:jc w:val="right"/>
              <w:textAlignment w:val="center"/>
              <w:rPr>
                <w:rFonts w:hint="eastAsia" w:ascii="Arial Narrow" w:hAnsi="Arial Narrow" w:eastAsia="Arial Narrow" w:cs="Arial Narrow"/>
                <w:color w:val="000000"/>
                <w:spacing w:val="-1"/>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-58,729.71</w:t>
            </w:r>
          </w:p>
        </w:tc>
        <w:tc>
          <w:tcPr>
            <w:tcW w:w="2112" w:type="dxa"/>
            <w:vAlign w:val="center"/>
          </w:tcPr>
          <w:p w14:paraId="3BE716F4">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153,795.30</w:t>
            </w:r>
          </w:p>
        </w:tc>
      </w:tr>
      <w:tr w14:paraId="7B9CBA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32" w:type="dxa"/>
            <w:noWrap/>
            <w:vAlign w:val="center"/>
          </w:tcPr>
          <w:p w14:paraId="3FAD099D">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递延所得税</w:t>
            </w:r>
            <w:r>
              <w:rPr>
                <w:rFonts w:hint="eastAsia" w:cs="Arial" w:asciiTheme="minorEastAsia" w:hAnsiTheme="minorEastAsia" w:eastAsiaTheme="minorEastAsia"/>
                <w:kern w:val="0"/>
                <w:szCs w:val="21"/>
              </w:rPr>
              <w:t>费用</w:t>
            </w:r>
          </w:p>
        </w:tc>
        <w:tc>
          <w:tcPr>
            <w:tcW w:w="2070" w:type="dxa"/>
            <w:vAlign w:val="center"/>
          </w:tcPr>
          <w:p w14:paraId="7BCE3D88">
            <w:pPr>
              <w:keepNext w:val="0"/>
              <w:keepLines w:val="0"/>
              <w:widowControl/>
              <w:suppressLineNumbers w:val="0"/>
              <w:jc w:val="right"/>
              <w:textAlignment w:val="center"/>
              <w:rPr>
                <w:rFonts w:hint="eastAsia" w:ascii="Arial Narrow" w:hAnsi="Arial Narrow" w:eastAsia="Arial Narrow" w:cs="Arial Narrow"/>
                <w:color w:val="000000"/>
                <w:spacing w:val="-1"/>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-22,043,767.65</w:t>
            </w:r>
          </w:p>
        </w:tc>
        <w:tc>
          <w:tcPr>
            <w:tcW w:w="2112" w:type="dxa"/>
            <w:vAlign w:val="center"/>
          </w:tcPr>
          <w:p w14:paraId="63A8DEE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-22,708,631.98</w:t>
            </w:r>
          </w:p>
        </w:tc>
      </w:tr>
      <w:tr w14:paraId="02D62E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32" w:type="dxa"/>
            <w:noWrap/>
            <w:vAlign w:val="center"/>
          </w:tcPr>
          <w:p w14:paraId="1EEC19D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070" w:type="dxa"/>
            <w:vAlign w:val="center"/>
          </w:tcPr>
          <w:p w14:paraId="63EFC0B0">
            <w:pPr>
              <w:keepNext w:val="0"/>
              <w:keepLines w:val="0"/>
              <w:widowControl/>
              <w:suppressLineNumbers w:val="0"/>
              <w:jc w:val="right"/>
              <w:textAlignment w:val="center"/>
              <w:rPr>
                <w:rFonts w:hint="eastAsia" w:ascii="Arial Narrow" w:hAnsi="Arial Narrow" w:eastAsia="Arial Narrow" w:cs="Arial Narrow"/>
                <w:color w:val="000000"/>
                <w:spacing w:val="-1"/>
                <w:kern w:val="0"/>
                <w:sz w:val="21"/>
                <w:szCs w:val="21"/>
                <w:lang w:val="en-US" w:eastAsia="en-US" w:bidi="ar-SA"/>
              </w:rPr>
            </w:pPr>
            <w:r>
              <w:rPr>
                <w:rFonts w:hint="default" w:ascii="Arial Narrow" w:hAnsi="Arial Narrow" w:eastAsia="Arial Narrow" w:cs="Arial Narrow"/>
                <w:b/>
                <w:bCs/>
                <w:i w:val="0"/>
                <w:iCs w:val="0"/>
                <w:color w:val="000000"/>
                <w:kern w:val="0"/>
                <w:sz w:val="21"/>
                <w:szCs w:val="21"/>
                <w:u w:val="none"/>
                <w:lang w:val="en-US" w:eastAsia="zh-CN" w:bidi="ar"/>
              </w:rPr>
              <w:t>-22,102,497.36</w:t>
            </w:r>
          </w:p>
        </w:tc>
        <w:tc>
          <w:tcPr>
            <w:tcW w:w="2112" w:type="dxa"/>
            <w:vAlign w:val="center"/>
          </w:tcPr>
          <w:p w14:paraId="6BB1E0BB">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-22,554,836.68</w:t>
            </w:r>
          </w:p>
        </w:tc>
      </w:tr>
      <w:bookmarkEnd w:id="91"/>
      <w:bookmarkEnd w:id="92"/>
      <w:bookmarkEnd w:id="93"/>
    </w:tbl>
    <w:p w14:paraId="530002B0">
      <w:pPr>
        <w:spacing w:line="400" w:lineRule="exact"/>
        <w:ind w:left="480"/>
        <w:rPr>
          <w:rFonts w:hint="eastAsia" w:cs="Arial" w:asciiTheme="minorEastAsia" w:hAnsiTheme="minorEastAsia" w:eastAsiaTheme="minorEastAsia"/>
          <w:szCs w:val="21"/>
        </w:rPr>
      </w:pPr>
      <w:r>
        <w:rPr>
          <w:rFonts w:hint="eastAsia" w:cs="Arial" w:asciiTheme="minorEastAsia" w:hAnsiTheme="minorEastAsia" w:eastAsiaTheme="minorEastAsia"/>
          <w:szCs w:val="21"/>
        </w:rPr>
        <w:t>（2）会计利润与所得税费用调整过程</w:t>
      </w:r>
    </w:p>
    <w:tbl>
      <w:tblPr>
        <w:tblStyle w:val="20"/>
        <w:tblW w:w="9214" w:type="dxa"/>
        <w:tblInd w:w="-111"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31" w:type="dxa"/>
          <w:bottom w:w="0" w:type="dxa"/>
          <w:right w:w="31" w:type="dxa"/>
        </w:tblCellMar>
      </w:tblPr>
      <w:tblGrid>
        <w:gridCol w:w="6521"/>
        <w:gridCol w:w="2693"/>
      </w:tblGrid>
      <w:tr w14:paraId="180840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rPr>
          <w:tblHeader/>
        </w:trPr>
        <w:tc>
          <w:tcPr>
            <w:tcW w:w="6521" w:type="dxa"/>
          </w:tcPr>
          <w:p w14:paraId="4ECBCE6E">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szCs w:val="21"/>
              </w:rPr>
              <w:t>项目</w:t>
            </w:r>
          </w:p>
        </w:tc>
        <w:tc>
          <w:tcPr>
            <w:tcW w:w="2693" w:type="dxa"/>
          </w:tcPr>
          <w:p w14:paraId="4DD37864">
            <w:pPr>
              <w:spacing w:line="400" w:lineRule="exact"/>
              <w:jc w:val="center"/>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本期金额</w:t>
            </w:r>
          </w:p>
        </w:tc>
      </w:tr>
      <w:tr w14:paraId="738327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6BB48E02">
            <w:pPr>
              <w:spacing w:line="400" w:lineRule="exact"/>
              <w:ind w:right="6"/>
              <w:rPr>
                <w:rFonts w:hint="eastAsia" w:asciiTheme="minorEastAsia" w:hAnsiTheme="minorEastAsia" w:eastAsiaTheme="minorEastAsia"/>
                <w:b/>
                <w:szCs w:val="21"/>
              </w:rPr>
            </w:pPr>
            <w:r>
              <w:rPr>
                <w:rFonts w:hint="eastAsia" w:asciiTheme="minorEastAsia" w:hAnsiTheme="minorEastAsia" w:eastAsiaTheme="minorEastAsia"/>
                <w:kern w:val="0"/>
                <w:szCs w:val="21"/>
              </w:rPr>
              <w:t>利润总额</w:t>
            </w:r>
          </w:p>
        </w:tc>
        <w:tc>
          <w:tcPr>
            <w:tcW w:w="2693" w:type="dxa"/>
            <w:vAlign w:val="top"/>
          </w:tcPr>
          <w:p w14:paraId="739746FF">
            <w:pPr>
              <w:keepNext w:val="0"/>
              <w:keepLines w:val="0"/>
              <w:widowControl/>
              <w:suppressLineNumbers w:val="0"/>
              <w:jc w:val="righ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-363,551,125.04</w:t>
            </w:r>
          </w:p>
        </w:tc>
      </w:tr>
      <w:tr w14:paraId="66DA49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3F84C749">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按法定</w:t>
            </w:r>
            <w:r>
              <w:rPr>
                <w:rFonts w:asciiTheme="minorEastAsia" w:hAnsiTheme="minorEastAsia" w:eastAsiaTheme="minorEastAsia"/>
                <w:kern w:val="0"/>
                <w:szCs w:val="21"/>
              </w:rPr>
              <w:t>/</w:t>
            </w:r>
            <w:r>
              <w:rPr>
                <w:rFonts w:hint="eastAsia" w:asciiTheme="minorEastAsia" w:hAnsiTheme="minorEastAsia" w:eastAsiaTheme="minorEastAsia"/>
                <w:kern w:val="0"/>
                <w:szCs w:val="21"/>
              </w:rPr>
              <w:t>适用税率计算的所得税费用</w:t>
            </w:r>
          </w:p>
        </w:tc>
        <w:tc>
          <w:tcPr>
            <w:tcW w:w="2693" w:type="dxa"/>
            <w:vAlign w:val="top"/>
          </w:tcPr>
          <w:p w14:paraId="41D70A50">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-58,574,552.76</w:t>
            </w:r>
          </w:p>
        </w:tc>
      </w:tr>
      <w:tr w14:paraId="53C463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rPr>
          <w:trHeight w:val="139" w:hRule="atLeast"/>
        </w:trPr>
        <w:tc>
          <w:tcPr>
            <w:tcW w:w="6521" w:type="dxa"/>
          </w:tcPr>
          <w:p w14:paraId="3F4BDF6B">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子公司适用不同税率的影响</w:t>
            </w:r>
          </w:p>
        </w:tc>
        <w:tc>
          <w:tcPr>
            <w:tcW w:w="2693" w:type="dxa"/>
            <w:vAlign w:val="top"/>
          </w:tcPr>
          <w:p w14:paraId="52A356D7">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3,245,710.61</w:t>
            </w:r>
          </w:p>
        </w:tc>
      </w:tr>
      <w:tr w14:paraId="0CF34C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23D2862C">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调整以前期间所得税的影响</w:t>
            </w:r>
          </w:p>
        </w:tc>
        <w:tc>
          <w:tcPr>
            <w:tcW w:w="2693" w:type="dxa"/>
            <w:vAlign w:val="top"/>
          </w:tcPr>
          <w:p w14:paraId="14B5E700">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1,406,589.19</w:t>
            </w:r>
          </w:p>
        </w:tc>
      </w:tr>
      <w:tr w14:paraId="1E77B3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2481B94C">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非应税收入的影响</w:t>
            </w:r>
          </w:p>
        </w:tc>
        <w:tc>
          <w:tcPr>
            <w:tcW w:w="2693" w:type="dxa"/>
            <w:vAlign w:val="top"/>
          </w:tcPr>
          <w:p w14:paraId="39F72885">
            <w:pPr>
              <w:keepNext w:val="0"/>
              <w:keepLines w:val="0"/>
              <w:widowControl/>
              <w:suppressLineNumbers w:val="0"/>
              <w:jc w:val="righ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-2,122,292.33</w:t>
            </w:r>
          </w:p>
        </w:tc>
      </w:tr>
      <w:tr w14:paraId="569937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067C5EA9">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不可抵扣的成本、费用和损失的影响</w:t>
            </w:r>
          </w:p>
        </w:tc>
        <w:tc>
          <w:tcPr>
            <w:tcW w:w="2693" w:type="dxa"/>
            <w:vAlign w:val="top"/>
          </w:tcPr>
          <w:p w14:paraId="68308D7E">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1,561,047.37</w:t>
            </w:r>
          </w:p>
        </w:tc>
      </w:tr>
      <w:tr w14:paraId="79A60F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7369423A">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使用前期未确认递延所得税资产的可抵扣亏损的影响</w:t>
            </w:r>
          </w:p>
        </w:tc>
        <w:tc>
          <w:tcPr>
            <w:tcW w:w="2693" w:type="dxa"/>
            <w:vAlign w:val="top"/>
          </w:tcPr>
          <w:p w14:paraId="2BE50C8B">
            <w:pPr>
              <w:jc w:val="right"/>
              <w:rPr>
                <w:spacing w:val="-1"/>
                <w:sz w:val="21"/>
                <w:szCs w:val="21"/>
                <w:lang w:eastAsia="zh-CN"/>
              </w:rPr>
            </w:pPr>
          </w:p>
        </w:tc>
      </w:tr>
      <w:tr w14:paraId="7B2871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2A16C6B1">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本年未确认递延所得税资产的可抵扣暂时性差异或可抵扣亏损的影响</w:t>
            </w:r>
          </w:p>
        </w:tc>
        <w:tc>
          <w:tcPr>
            <w:tcW w:w="2693" w:type="dxa"/>
            <w:vAlign w:val="top"/>
          </w:tcPr>
          <w:p w14:paraId="64190D38">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14,329,117.03</w:t>
            </w:r>
          </w:p>
        </w:tc>
      </w:tr>
      <w:tr w14:paraId="00EBE7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1DAA45A1">
            <w:pPr>
              <w:spacing w:before="165" w:line="219" w:lineRule="auto"/>
              <w:ind w:left="45"/>
              <w:rPr>
                <w:rFonts w:hint="eastAsia" w:asciiTheme="minorEastAsia" w:hAnsiTheme="minorEastAsia" w:eastAsiaTheme="minorEastAsia"/>
                <w:kern w:val="0"/>
                <w:szCs w:val="21"/>
              </w:rPr>
            </w:pPr>
            <w:r>
              <w:rPr>
                <w:rFonts w:asciiTheme="minorEastAsia" w:hAnsiTheme="minorEastAsia" w:eastAsiaTheme="minorEastAsia"/>
                <w:kern w:val="0"/>
                <w:szCs w:val="21"/>
              </w:rPr>
              <w:t>研究开发费加成扣除的纳税影响</w:t>
            </w:r>
          </w:p>
        </w:tc>
        <w:tc>
          <w:tcPr>
            <w:tcW w:w="2693" w:type="dxa"/>
            <w:vAlign w:val="top"/>
          </w:tcPr>
          <w:p w14:paraId="75589D97">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17,749,505.92</w:t>
            </w:r>
          </w:p>
        </w:tc>
      </w:tr>
      <w:tr w14:paraId="64D5DB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33160D5E">
            <w:pPr>
              <w:spacing w:before="167" w:line="218" w:lineRule="auto"/>
              <w:ind w:left="56"/>
              <w:rPr>
                <w:rFonts w:hint="eastAsia" w:asciiTheme="minorEastAsia" w:hAnsiTheme="minorEastAsia" w:eastAsiaTheme="minorEastAsia"/>
                <w:kern w:val="0"/>
                <w:szCs w:val="21"/>
              </w:rPr>
            </w:pPr>
            <w:r>
              <w:rPr>
                <w:rFonts w:asciiTheme="minorEastAsia" w:hAnsiTheme="minorEastAsia" w:eastAsiaTheme="minorEastAsia"/>
                <w:kern w:val="0"/>
                <w:szCs w:val="21"/>
              </w:rPr>
              <w:t>权益法核算的合营企业和联营企业损益</w:t>
            </w:r>
          </w:p>
        </w:tc>
        <w:tc>
          <w:tcPr>
            <w:tcW w:w="2693" w:type="dxa"/>
            <w:vAlign w:val="top"/>
          </w:tcPr>
          <w:p w14:paraId="1292B689">
            <w:pPr>
              <w:jc w:val="right"/>
              <w:rPr>
                <w:spacing w:val="-1"/>
                <w:sz w:val="21"/>
                <w:szCs w:val="21"/>
                <w:lang w:eastAsia="zh-CN"/>
              </w:rPr>
            </w:pPr>
          </w:p>
        </w:tc>
      </w:tr>
      <w:tr w14:paraId="793736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72C5EFDC">
            <w:pPr>
              <w:spacing w:before="168" w:line="218" w:lineRule="auto"/>
              <w:ind w:left="51"/>
              <w:rPr>
                <w:rFonts w:hint="eastAsia" w:asciiTheme="minorEastAsia" w:hAnsiTheme="minorEastAsia" w:eastAsiaTheme="minorEastAsia"/>
                <w:kern w:val="0"/>
                <w:szCs w:val="21"/>
              </w:rPr>
            </w:pPr>
            <w:r>
              <w:rPr>
                <w:rFonts w:asciiTheme="minorEastAsia" w:hAnsiTheme="minorEastAsia" w:eastAsiaTheme="minorEastAsia"/>
                <w:kern w:val="0"/>
                <w:szCs w:val="21"/>
              </w:rPr>
              <w:t>其他（固定资产计价扣除及残疾人工资加计扣除）</w:t>
            </w:r>
          </w:p>
        </w:tc>
        <w:tc>
          <w:tcPr>
            <w:tcW w:w="2693" w:type="dxa"/>
            <w:vAlign w:val="top"/>
          </w:tcPr>
          <w:p w14:paraId="01A55B79">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302,377.61</w:t>
            </w:r>
          </w:p>
        </w:tc>
      </w:tr>
      <w:tr w14:paraId="0A8263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6F495957">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所得税费用</w:t>
            </w:r>
          </w:p>
        </w:tc>
        <w:tc>
          <w:tcPr>
            <w:tcW w:w="2693" w:type="dxa"/>
            <w:vAlign w:val="top"/>
          </w:tcPr>
          <w:p w14:paraId="1D36057F">
            <w:pPr>
              <w:keepNext w:val="0"/>
              <w:keepLines w:val="0"/>
              <w:widowControl/>
              <w:suppressLineNumbers w:val="0"/>
              <w:jc w:val="right"/>
              <w:textAlignment w:val="top"/>
              <w:rPr>
                <w:b/>
                <w:bCs/>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-22,102,497.36</w:t>
            </w:r>
          </w:p>
        </w:tc>
      </w:tr>
    </w:tbl>
    <w:p w14:paraId="04B7C7D8">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53</w:t>
      </w:r>
      <w:r>
        <w:rPr>
          <w:rFonts w:cs="Arial" w:asciiTheme="minorEastAsia" w:hAnsiTheme="minorEastAsia" w:eastAsiaTheme="minorEastAsia"/>
          <w:b/>
          <w:szCs w:val="21"/>
        </w:rPr>
        <w:t>、现金流量表项目</w:t>
      </w:r>
    </w:p>
    <w:p w14:paraId="3F06C9B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（1）收到其他与经营活动有关的现金</w:t>
      </w:r>
    </w:p>
    <w:tbl>
      <w:tblPr>
        <w:tblStyle w:val="20"/>
        <w:tblW w:w="9451"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50"/>
        <w:gridCol w:w="3150"/>
        <w:gridCol w:w="3151"/>
      </w:tblGrid>
      <w:tr w14:paraId="0F2319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50" w:type="dxa"/>
            <w:noWrap/>
            <w:vAlign w:val="center"/>
          </w:tcPr>
          <w:p w14:paraId="7C0B9FC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50" w:type="dxa"/>
            <w:vAlign w:val="center"/>
          </w:tcPr>
          <w:p w14:paraId="6205731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151" w:type="dxa"/>
            <w:vAlign w:val="center"/>
          </w:tcPr>
          <w:p w14:paraId="7EE7F64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453FB5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tcPr>
          <w:p w14:paraId="565A8CD7">
            <w:pPr>
              <w:spacing w:before="149" w:line="218" w:lineRule="auto"/>
              <w:ind w:left="201"/>
              <w:rPr>
                <w:rFonts w:hint="eastAsia" w:asciiTheme="minorEastAsia" w:hAnsiTheme="minorEastAsia" w:eastAsiaTheme="minorEastAsia"/>
                <w:kern w:val="0"/>
                <w:szCs w:val="21"/>
              </w:rPr>
            </w:pPr>
            <w:r>
              <w:rPr>
                <w:rFonts w:asciiTheme="minorEastAsia" w:hAnsiTheme="minorEastAsia" w:eastAsiaTheme="minorEastAsia"/>
                <w:kern w:val="0"/>
                <w:szCs w:val="21"/>
              </w:rPr>
              <w:t>往来资金</w:t>
            </w:r>
          </w:p>
        </w:tc>
        <w:tc>
          <w:tcPr>
            <w:tcW w:w="3150" w:type="dxa"/>
            <w:vAlign w:val="center"/>
          </w:tcPr>
          <w:p w14:paraId="6567B1BF">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57,784,839.56 </w:t>
            </w:r>
          </w:p>
        </w:tc>
        <w:tc>
          <w:tcPr>
            <w:tcW w:w="3151" w:type="dxa"/>
            <w:vAlign w:val="center"/>
          </w:tcPr>
          <w:p w14:paraId="26BF1246">
            <w:pPr>
              <w:pStyle w:val="71"/>
              <w:spacing w:before="176" w:line="212" w:lineRule="auto"/>
              <w:ind w:left="1772"/>
              <w:jc w:val="right"/>
              <w:rPr>
                <w:sz w:val="21"/>
                <w:szCs w:val="21"/>
              </w:rPr>
            </w:pPr>
            <w:r>
              <w:rPr>
                <w:spacing w:val="-1"/>
                <w:sz w:val="21"/>
                <w:szCs w:val="21"/>
              </w:rPr>
              <w:t>75,240,129.19</w:t>
            </w:r>
          </w:p>
        </w:tc>
      </w:tr>
      <w:tr w14:paraId="26DE32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tcPr>
          <w:p w14:paraId="1FC09637">
            <w:pPr>
              <w:spacing w:before="151" w:line="218" w:lineRule="auto"/>
              <w:ind w:left="202"/>
              <w:rPr>
                <w:rFonts w:hint="eastAsia" w:asciiTheme="minorEastAsia" w:hAnsiTheme="minorEastAsia" w:eastAsiaTheme="minorEastAsia"/>
                <w:kern w:val="0"/>
                <w:szCs w:val="21"/>
              </w:rPr>
            </w:pPr>
            <w:r>
              <w:rPr>
                <w:rFonts w:asciiTheme="minorEastAsia" w:hAnsiTheme="minorEastAsia" w:eastAsiaTheme="minorEastAsia"/>
                <w:kern w:val="0"/>
                <w:szCs w:val="21"/>
              </w:rPr>
              <w:t>政府补助</w:t>
            </w:r>
          </w:p>
        </w:tc>
        <w:tc>
          <w:tcPr>
            <w:tcW w:w="3150" w:type="dxa"/>
            <w:vAlign w:val="center"/>
          </w:tcPr>
          <w:p w14:paraId="0370E1A2">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6,193,588.05 </w:t>
            </w:r>
          </w:p>
        </w:tc>
        <w:tc>
          <w:tcPr>
            <w:tcW w:w="3151" w:type="dxa"/>
            <w:vAlign w:val="center"/>
          </w:tcPr>
          <w:p w14:paraId="3A95FFE4">
            <w:pPr>
              <w:pStyle w:val="71"/>
              <w:spacing w:before="180" w:line="212" w:lineRule="auto"/>
              <w:ind w:left="1878"/>
              <w:jc w:val="right"/>
              <w:rPr>
                <w:sz w:val="21"/>
                <w:szCs w:val="21"/>
              </w:rPr>
            </w:pPr>
            <w:r>
              <w:rPr>
                <w:spacing w:val="-2"/>
                <w:sz w:val="21"/>
                <w:szCs w:val="21"/>
              </w:rPr>
              <w:t>1,545,343.38</w:t>
            </w:r>
          </w:p>
        </w:tc>
      </w:tr>
      <w:tr w14:paraId="1D1B32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tcPr>
          <w:p w14:paraId="100E22AB">
            <w:pPr>
              <w:spacing w:before="157" w:line="219" w:lineRule="auto"/>
              <w:ind w:left="195"/>
              <w:rPr>
                <w:rFonts w:hint="eastAsia" w:asciiTheme="minorEastAsia" w:hAnsiTheme="minorEastAsia" w:eastAsiaTheme="minorEastAsia"/>
                <w:kern w:val="0"/>
                <w:szCs w:val="21"/>
              </w:rPr>
            </w:pPr>
            <w:r>
              <w:rPr>
                <w:rFonts w:asciiTheme="minorEastAsia" w:hAnsiTheme="minorEastAsia" w:eastAsiaTheme="minorEastAsia"/>
                <w:kern w:val="0"/>
                <w:szCs w:val="21"/>
              </w:rPr>
              <w:t>利息收入</w:t>
            </w:r>
          </w:p>
        </w:tc>
        <w:tc>
          <w:tcPr>
            <w:tcW w:w="3150" w:type="dxa"/>
            <w:vAlign w:val="center"/>
          </w:tcPr>
          <w:p w14:paraId="4E7FBFDE">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134,284.89 </w:t>
            </w:r>
          </w:p>
        </w:tc>
        <w:tc>
          <w:tcPr>
            <w:tcW w:w="3151" w:type="dxa"/>
            <w:vAlign w:val="center"/>
          </w:tcPr>
          <w:p w14:paraId="71D74B67">
            <w:pPr>
              <w:pStyle w:val="71"/>
              <w:spacing w:before="185" w:line="212" w:lineRule="auto"/>
              <w:ind w:left="2012"/>
              <w:jc w:val="right"/>
              <w:rPr>
                <w:sz w:val="21"/>
                <w:szCs w:val="21"/>
              </w:rPr>
            </w:pPr>
            <w:r>
              <w:rPr>
                <w:spacing w:val="-1"/>
                <w:sz w:val="21"/>
                <w:szCs w:val="21"/>
              </w:rPr>
              <w:t>729,634.14</w:t>
            </w:r>
          </w:p>
        </w:tc>
      </w:tr>
      <w:tr w14:paraId="556AE7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tcPr>
          <w:p w14:paraId="7F9EFCC8">
            <w:pPr>
              <w:spacing w:before="160" w:line="218" w:lineRule="auto"/>
              <w:ind w:left="197"/>
              <w:rPr>
                <w:rFonts w:hint="eastAsia" w:asciiTheme="minorEastAsia" w:hAnsiTheme="minorEastAsia" w:eastAsiaTheme="minorEastAsia"/>
                <w:kern w:val="0"/>
                <w:szCs w:val="21"/>
              </w:rPr>
            </w:pPr>
            <w:r>
              <w:rPr>
                <w:rFonts w:asciiTheme="minorEastAsia" w:hAnsiTheme="minorEastAsia" w:eastAsiaTheme="minorEastAsia"/>
                <w:kern w:val="0"/>
                <w:szCs w:val="21"/>
              </w:rPr>
              <w:t>其他</w:t>
            </w:r>
          </w:p>
        </w:tc>
        <w:tc>
          <w:tcPr>
            <w:tcW w:w="3150" w:type="dxa"/>
            <w:vAlign w:val="center"/>
          </w:tcPr>
          <w:p w14:paraId="7DE67053">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4,639,591.99 </w:t>
            </w:r>
          </w:p>
        </w:tc>
        <w:tc>
          <w:tcPr>
            <w:tcW w:w="3151" w:type="dxa"/>
            <w:vAlign w:val="center"/>
          </w:tcPr>
          <w:p w14:paraId="2BF2D6A2">
            <w:pPr>
              <w:pStyle w:val="71"/>
              <w:spacing w:before="189" w:line="212" w:lineRule="auto"/>
              <w:ind w:left="2105"/>
              <w:jc w:val="right"/>
              <w:rPr>
                <w:sz w:val="21"/>
                <w:szCs w:val="21"/>
              </w:rPr>
            </w:pPr>
            <w:r>
              <w:rPr>
                <w:spacing w:val="-1"/>
                <w:sz w:val="21"/>
                <w:szCs w:val="21"/>
              </w:rPr>
              <w:t>29,002.87</w:t>
            </w:r>
          </w:p>
        </w:tc>
      </w:tr>
      <w:tr w14:paraId="19507F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vAlign w:val="center"/>
          </w:tcPr>
          <w:p w14:paraId="3CFFE444">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3150" w:type="dxa"/>
            <w:vAlign w:val="center"/>
          </w:tcPr>
          <w:p w14:paraId="456F4ED2">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68,752,304.49 </w:t>
            </w:r>
          </w:p>
        </w:tc>
        <w:tc>
          <w:tcPr>
            <w:tcW w:w="3151" w:type="dxa"/>
            <w:vAlign w:val="center"/>
          </w:tcPr>
          <w:p w14:paraId="72D12284">
            <w:pPr>
              <w:pStyle w:val="71"/>
              <w:spacing w:before="193" w:line="208" w:lineRule="auto"/>
              <w:ind w:left="1771"/>
              <w:jc w:val="right"/>
              <w:rPr>
                <w:sz w:val="21"/>
                <w:szCs w:val="21"/>
              </w:rPr>
            </w:pPr>
            <w:r>
              <w:rPr>
                <w:b/>
                <w:bCs/>
                <w:spacing w:val="-1"/>
                <w:sz w:val="21"/>
                <w:szCs w:val="21"/>
              </w:rPr>
              <w:t>77,544,109.58</w:t>
            </w:r>
          </w:p>
        </w:tc>
      </w:tr>
    </w:tbl>
    <w:p w14:paraId="32133797">
      <w:pPr>
        <w:spacing w:line="400" w:lineRule="exact"/>
        <w:ind w:left="480"/>
        <w:rPr>
          <w:rFonts w:hint="eastAsia" w:cs="Arial" w:asciiTheme="minorEastAsia" w:hAnsiTheme="minorEastAsia" w:eastAsiaTheme="minorEastAsia"/>
          <w:szCs w:val="21"/>
        </w:rPr>
      </w:pPr>
      <w:r>
        <w:rPr>
          <w:rFonts w:hint="eastAsia" w:cs="Arial" w:asciiTheme="minorEastAsia" w:hAnsiTheme="minorEastAsia" w:eastAsiaTheme="minorEastAsia"/>
          <w:szCs w:val="21"/>
        </w:rPr>
        <w:t>（2）</w:t>
      </w:r>
      <w:r>
        <w:rPr>
          <w:rFonts w:cs="Arial" w:asciiTheme="minorEastAsia" w:hAnsiTheme="minorEastAsia" w:eastAsiaTheme="minorEastAsia"/>
          <w:szCs w:val="21"/>
        </w:rPr>
        <w:t>支付其他与经营活动有关的现金</w:t>
      </w:r>
    </w:p>
    <w:tbl>
      <w:tblPr>
        <w:tblStyle w:val="20"/>
        <w:tblW w:w="9560"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86"/>
        <w:gridCol w:w="3186"/>
        <w:gridCol w:w="3188"/>
      </w:tblGrid>
      <w:tr w14:paraId="604CDB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86" w:type="dxa"/>
            <w:noWrap/>
            <w:vAlign w:val="center"/>
          </w:tcPr>
          <w:p w14:paraId="6F89191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86" w:type="dxa"/>
            <w:vAlign w:val="center"/>
          </w:tcPr>
          <w:p w14:paraId="3D97136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188" w:type="dxa"/>
            <w:vAlign w:val="center"/>
          </w:tcPr>
          <w:p w14:paraId="75F8A62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793FAF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tcPr>
          <w:p w14:paraId="298EEFDE">
            <w:pPr>
              <w:spacing w:before="146" w:line="218" w:lineRule="auto"/>
              <w:ind w:left="134"/>
              <w:rPr>
                <w:rFonts w:hint="eastAsia" w:asciiTheme="minorEastAsia" w:hAnsiTheme="minorEastAsia" w:eastAsiaTheme="minorEastAsia"/>
                <w:kern w:val="0"/>
                <w:szCs w:val="21"/>
              </w:rPr>
            </w:pPr>
            <w:r>
              <w:rPr>
                <w:rFonts w:asciiTheme="minorEastAsia" w:hAnsiTheme="minorEastAsia" w:eastAsiaTheme="minorEastAsia"/>
                <w:kern w:val="0"/>
                <w:szCs w:val="21"/>
              </w:rPr>
              <w:t>往来资金</w:t>
            </w:r>
          </w:p>
        </w:tc>
        <w:tc>
          <w:tcPr>
            <w:tcW w:w="3186" w:type="dxa"/>
            <w:vAlign w:val="center"/>
          </w:tcPr>
          <w:p w14:paraId="2A5683C0">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52,876,599.95</w:t>
            </w:r>
          </w:p>
        </w:tc>
        <w:tc>
          <w:tcPr>
            <w:tcW w:w="3188" w:type="dxa"/>
            <w:vAlign w:val="center"/>
          </w:tcPr>
          <w:p w14:paraId="0F5DD7B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75,167,888.68</w:t>
            </w:r>
          </w:p>
        </w:tc>
      </w:tr>
      <w:tr w14:paraId="75344D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tcPr>
          <w:p w14:paraId="67B75032">
            <w:pPr>
              <w:spacing w:before="153" w:line="221" w:lineRule="auto"/>
              <w:ind w:left="140"/>
              <w:rPr>
                <w:rFonts w:hint="eastAsia" w:asciiTheme="minorEastAsia" w:hAnsiTheme="minorEastAsia" w:eastAsiaTheme="minorEastAsia"/>
                <w:kern w:val="0"/>
                <w:szCs w:val="21"/>
              </w:rPr>
            </w:pPr>
            <w:r>
              <w:rPr>
                <w:rFonts w:asciiTheme="minorEastAsia" w:hAnsiTheme="minorEastAsia" w:eastAsiaTheme="minorEastAsia"/>
                <w:kern w:val="0"/>
                <w:szCs w:val="21"/>
              </w:rPr>
              <w:t>付现费用</w:t>
            </w:r>
          </w:p>
        </w:tc>
        <w:tc>
          <w:tcPr>
            <w:tcW w:w="3186" w:type="dxa"/>
            <w:vAlign w:val="center"/>
          </w:tcPr>
          <w:p w14:paraId="72610052">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66,546,223.55</w:t>
            </w:r>
          </w:p>
        </w:tc>
        <w:tc>
          <w:tcPr>
            <w:tcW w:w="3188" w:type="dxa"/>
            <w:vAlign w:val="center"/>
          </w:tcPr>
          <w:p w14:paraId="7C8589F5">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112,024,278.65</w:t>
            </w:r>
          </w:p>
        </w:tc>
      </w:tr>
      <w:tr w14:paraId="27B714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tcPr>
          <w:p w14:paraId="56DE8DAA">
            <w:pPr>
              <w:spacing w:before="155" w:line="220" w:lineRule="auto"/>
              <w:ind w:left="139"/>
              <w:rPr>
                <w:rFonts w:hint="eastAsia" w:asciiTheme="minorEastAsia" w:hAnsiTheme="minorEastAsia" w:eastAsiaTheme="minorEastAsia"/>
                <w:kern w:val="0"/>
                <w:szCs w:val="21"/>
              </w:rPr>
            </w:pPr>
            <w:r>
              <w:rPr>
                <w:rFonts w:asciiTheme="minorEastAsia" w:hAnsiTheme="minorEastAsia" w:eastAsiaTheme="minorEastAsia"/>
                <w:kern w:val="0"/>
                <w:szCs w:val="21"/>
              </w:rPr>
              <w:t>手续费</w:t>
            </w:r>
          </w:p>
        </w:tc>
        <w:tc>
          <w:tcPr>
            <w:tcW w:w="3186" w:type="dxa"/>
            <w:vAlign w:val="center"/>
          </w:tcPr>
          <w:p w14:paraId="48A3A9CB">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609,767.32</w:t>
            </w:r>
          </w:p>
        </w:tc>
        <w:tc>
          <w:tcPr>
            <w:tcW w:w="3188" w:type="dxa"/>
            <w:vAlign w:val="center"/>
          </w:tcPr>
          <w:p w14:paraId="1321F26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190,487.40</w:t>
            </w:r>
          </w:p>
        </w:tc>
      </w:tr>
      <w:tr w14:paraId="0E79CE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tcPr>
          <w:p w14:paraId="3252C969">
            <w:pPr>
              <w:spacing w:before="162" w:line="218" w:lineRule="auto"/>
              <w:ind w:left="130"/>
              <w:rPr>
                <w:rFonts w:hint="eastAsia" w:asciiTheme="minorEastAsia" w:hAnsiTheme="minorEastAsia" w:eastAsiaTheme="minorEastAsia"/>
                <w:kern w:val="0"/>
                <w:szCs w:val="21"/>
              </w:rPr>
            </w:pPr>
            <w:r>
              <w:rPr>
                <w:rFonts w:asciiTheme="minorEastAsia" w:hAnsiTheme="minorEastAsia" w:eastAsiaTheme="minorEastAsia"/>
                <w:kern w:val="0"/>
                <w:szCs w:val="21"/>
              </w:rPr>
              <w:t>其他</w:t>
            </w:r>
          </w:p>
        </w:tc>
        <w:tc>
          <w:tcPr>
            <w:tcW w:w="3186" w:type="dxa"/>
            <w:vAlign w:val="center"/>
          </w:tcPr>
          <w:p w14:paraId="2D819CC7">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w:t>
            </w:r>
          </w:p>
        </w:tc>
        <w:tc>
          <w:tcPr>
            <w:tcW w:w="3188" w:type="dxa"/>
            <w:vAlign w:val="center"/>
          </w:tcPr>
          <w:p w14:paraId="5A57712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45,547.42</w:t>
            </w:r>
          </w:p>
        </w:tc>
      </w:tr>
      <w:tr w14:paraId="6EE48A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vAlign w:val="center"/>
          </w:tcPr>
          <w:p w14:paraId="3037321E">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3186" w:type="dxa"/>
            <w:vAlign w:val="center"/>
          </w:tcPr>
          <w:p w14:paraId="20365FB7">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120,032,590.82</w:t>
            </w:r>
          </w:p>
        </w:tc>
        <w:tc>
          <w:tcPr>
            <w:tcW w:w="3188" w:type="dxa"/>
            <w:vAlign w:val="center"/>
          </w:tcPr>
          <w:p w14:paraId="17DA303D">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187,428,202.15</w:t>
            </w:r>
          </w:p>
        </w:tc>
      </w:tr>
    </w:tbl>
    <w:p w14:paraId="74201F65">
      <w:pPr>
        <w:spacing w:line="400" w:lineRule="exact"/>
        <w:ind w:left="426"/>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3</w:t>
      </w:r>
      <w:r>
        <w:rPr>
          <w:rFonts w:hint="eastAsia" w:cs="Arial" w:asciiTheme="minorEastAsia" w:hAnsiTheme="minorEastAsia" w:eastAsiaTheme="minorEastAsia"/>
          <w:szCs w:val="21"/>
        </w:rPr>
        <w:t>）</w:t>
      </w:r>
      <w:r>
        <w:rPr>
          <w:rFonts w:cs="Arial" w:asciiTheme="minorEastAsia" w:hAnsiTheme="minorEastAsia" w:eastAsiaTheme="minorEastAsia"/>
          <w:szCs w:val="21"/>
        </w:rPr>
        <w:t>收到其他与筹资活动有关的现金</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5112"/>
        <w:gridCol w:w="2088"/>
        <w:gridCol w:w="2014"/>
      </w:tblGrid>
      <w:tr w14:paraId="3CA611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5112" w:type="dxa"/>
            <w:noWrap/>
            <w:vAlign w:val="center"/>
          </w:tcPr>
          <w:p w14:paraId="11BD613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088" w:type="dxa"/>
            <w:vAlign w:val="center"/>
          </w:tcPr>
          <w:p w14:paraId="05387D2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014" w:type="dxa"/>
            <w:vAlign w:val="center"/>
          </w:tcPr>
          <w:p w14:paraId="717C801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7459ACE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2" w:type="dxa"/>
            <w:noWrap/>
            <w:vAlign w:val="center"/>
          </w:tcPr>
          <w:p w14:paraId="1776D80C">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股东借款</w:t>
            </w:r>
          </w:p>
        </w:tc>
        <w:tc>
          <w:tcPr>
            <w:tcW w:w="2088" w:type="dxa"/>
            <w:vAlign w:val="center"/>
          </w:tcPr>
          <w:p w14:paraId="3D44ADA3">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26,000,000.00</w:t>
            </w:r>
          </w:p>
        </w:tc>
        <w:tc>
          <w:tcPr>
            <w:tcW w:w="2014" w:type="dxa"/>
            <w:vAlign w:val="center"/>
          </w:tcPr>
          <w:p w14:paraId="0FDD0BE9">
            <w:pPr>
              <w:keepNext w:val="0"/>
              <w:keepLines w:val="0"/>
              <w:widowControl/>
              <w:suppressLineNumbers w:val="0"/>
              <w:jc w:val="right"/>
              <w:textAlignment w:val="center"/>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5,000,000.00</w:t>
            </w:r>
          </w:p>
        </w:tc>
      </w:tr>
      <w:tr w14:paraId="77C205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2" w:type="dxa"/>
            <w:noWrap/>
            <w:vAlign w:val="center"/>
          </w:tcPr>
          <w:p w14:paraId="0AD81840">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2088" w:type="dxa"/>
            <w:vAlign w:val="center"/>
          </w:tcPr>
          <w:p w14:paraId="495A6863">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26,000,000.00</w:t>
            </w:r>
          </w:p>
        </w:tc>
        <w:tc>
          <w:tcPr>
            <w:tcW w:w="2014" w:type="dxa"/>
            <w:vAlign w:val="center"/>
          </w:tcPr>
          <w:p w14:paraId="417B669B">
            <w:pPr>
              <w:keepNext w:val="0"/>
              <w:keepLines w:val="0"/>
              <w:widowControl/>
              <w:suppressLineNumbers w:val="0"/>
              <w:jc w:val="right"/>
              <w:textAlignment w:val="center"/>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b/>
                <w:bCs/>
                <w:i w:val="0"/>
                <w:iCs w:val="0"/>
                <w:color w:val="000000"/>
                <w:kern w:val="0"/>
                <w:sz w:val="21"/>
                <w:szCs w:val="21"/>
                <w:u w:val="none"/>
                <w:lang w:val="en-US" w:eastAsia="zh-CN" w:bidi="ar"/>
              </w:rPr>
              <w:t>5,000,000.00</w:t>
            </w:r>
          </w:p>
        </w:tc>
      </w:tr>
    </w:tbl>
    <w:p w14:paraId="441EBC94">
      <w:pPr>
        <w:spacing w:line="400" w:lineRule="exact"/>
        <w:ind w:left="426"/>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4</w:t>
      </w:r>
      <w:r>
        <w:rPr>
          <w:rFonts w:hint="eastAsia" w:cs="Arial" w:asciiTheme="minorEastAsia" w:hAnsiTheme="minorEastAsia" w:eastAsiaTheme="minorEastAsia"/>
          <w:szCs w:val="21"/>
        </w:rPr>
        <w:t>）</w:t>
      </w:r>
      <w:r>
        <w:rPr>
          <w:rFonts w:cs="Arial" w:asciiTheme="minorEastAsia" w:hAnsiTheme="minorEastAsia" w:eastAsiaTheme="minorEastAsia"/>
          <w:szCs w:val="21"/>
        </w:rPr>
        <w:t>支付其他与筹资活动有关的现金</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5110"/>
        <w:gridCol w:w="2052"/>
        <w:gridCol w:w="2052"/>
      </w:tblGrid>
      <w:tr w14:paraId="3A91A7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tblHeader/>
          <w:jc w:val="center"/>
        </w:trPr>
        <w:tc>
          <w:tcPr>
            <w:tcW w:w="5110" w:type="dxa"/>
            <w:noWrap/>
            <w:vAlign w:val="center"/>
          </w:tcPr>
          <w:p w14:paraId="7AD9528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052" w:type="dxa"/>
            <w:vAlign w:val="center"/>
          </w:tcPr>
          <w:p w14:paraId="30721AB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052" w:type="dxa"/>
            <w:vAlign w:val="center"/>
          </w:tcPr>
          <w:p w14:paraId="667D708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5863FA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0" w:type="dxa"/>
            <w:noWrap/>
          </w:tcPr>
          <w:p w14:paraId="08D499E3">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支付的租赁费用</w:t>
            </w:r>
          </w:p>
        </w:tc>
        <w:tc>
          <w:tcPr>
            <w:tcW w:w="2052" w:type="dxa"/>
            <w:vAlign w:val="center"/>
          </w:tcPr>
          <w:p w14:paraId="7A3FE0FA">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17,152,644.57</w:t>
            </w:r>
          </w:p>
        </w:tc>
        <w:tc>
          <w:tcPr>
            <w:tcW w:w="2052" w:type="dxa"/>
            <w:vAlign w:val="center"/>
          </w:tcPr>
          <w:p w14:paraId="26B6B418">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12,051,522.97</w:t>
            </w:r>
          </w:p>
        </w:tc>
      </w:tr>
      <w:tr w14:paraId="4F5EAA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0" w:type="dxa"/>
            <w:noWrap/>
          </w:tcPr>
          <w:p w14:paraId="7767E9D1">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归还股东借款</w:t>
            </w:r>
          </w:p>
        </w:tc>
        <w:tc>
          <w:tcPr>
            <w:tcW w:w="2052" w:type="dxa"/>
            <w:vAlign w:val="center"/>
          </w:tcPr>
          <w:p w14:paraId="6006032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8,000,000.00</w:t>
            </w:r>
          </w:p>
        </w:tc>
        <w:tc>
          <w:tcPr>
            <w:tcW w:w="2052" w:type="dxa"/>
            <w:vAlign w:val="center"/>
          </w:tcPr>
          <w:p w14:paraId="01309A55">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15,000,000.00</w:t>
            </w:r>
          </w:p>
        </w:tc>
      </w:tr>
      <w:tr w14:paraId="4AB0CD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0" w:type="dxa"/>
            <w:noWrap/>
          </w:tcPr>
          <w:p w14:paraId="1A737997">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2052" w:type="dxa"/>
            <w:vAlign w:val="center"/>
          </w:tcPr>
          <w:p w14:paraId="6F2D3C0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25,152,644.57</w:t>
            </w:r>
          </w:p>
        </w:tc>
        <w:tc>
          <w:tcPr>
            <w:tcW w:w="2052" w:type="dxa"/>
            <w:vAlign w:val="center"/>
          </w:tcPr>
          <w:p w14:paraId="6204B93A">
            <w:pPr>
              <w:keepNext w:val="0"/>
              <w:keepLines w:val="0"/>
              <w:widowControl/>
              <w:suppressLineNumbers w:val="0"/>
              <w:jc w:val="right"/>
              <w:textAlignment w:val="center"/>
              <w:rPr>
                <w:spacing w:val="-2"/>
                <w:sz w:val="21"/>
                <w:szCs w:val="21"/>
              </w:rPr>
            </w:pPr>
            <w:r>
              <w:rPr>
                <w:rFonts w:hint="default" w:ascii="Arial Narrow" w:hAnsi="Arial Narrow" w:eastAsia="Arial Narrow" w:cs="Arial Narrow"/>
                <w:b/>
                <w:bCs/>
                <w:i w:val="0"/>
                <w:iCs w:val="0"/>
                <w:color w:val="000000"/>
                <w:kern w:val="0"/>
                <w:sz w:val="21"/>
                <w:szCs w:val="21"/>
                <w:u w:val="none"/>
                <w:lang w:val="en-US" w:eastAsia="zh-CN" w:bidi="ar"/>
              </w:rPr>
              <w:t>27,051,522.97</w:t>
            </w:r>
          </w:p>
        </w:tc>
      </w:tr>
    </w:tbl>
    <w:p w14:paraId="71E788A4">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54、现金流量表补充资料</w:t>
      </w:r>
    </w:p>
    <w:p w14:paraId="1768B34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（1）现金流量表补充资料</w:t>
      </w:r>
    </w:p>
    <w:tbl>
      <w:tblPr>
        <w:tblStyle w:val="20"/>
        <w:tblW w:w="918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5070"/>
        <w:gridCol w:w="2126"/>
        <w:gridCol w:w="1984"/>
      </w:tblGrid>
      <w:tr w14:paraId="7AC2F6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5070" w:type="dxa"/>
          </w:tcPr>
          <w:p w14:paraId="1756F4A2">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szCs w:val="21"/>
              </w:rPr>
              <w:t>补充资料</w:t>
            </w:r>
          </w:p>
        </w:tc>
        <w:tc>
          <w:tcPr>
            <w:tcW w:w="2126" w:type="dxa"/>
            <w:vAlign w:val="center"/>
          </w:tcPr>
          <w:p w14:paraId="75EC0B9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1984" w:type="dxa"/>
            <w:vAlign w:val="center"/>
          </w:tcPr>
          <w:p w14:paraId="1E1E01A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2952B7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A56EB31">
            <w:pPr>
              <w:spacing w:line="400" w:lineRule="exact"/>
              <w:rPr>
                <w:rFonts w:hint="eastAsia" w:asciiTheme="minorEastAsia" w:hAnsiTheme="minorEastAsia" w:eastAsiaTheme="minorEastAsia"/>
                <w:b/>
                <w:szCs w:val="21"/>
              </w:rPr>
            </w:pPr>
            <w:r>
              <w:rPr>
                <w:rFonts w:asciiTheme="minorEastAsia" w:hAnsiTheme="minorEastAsia" w:eastAsiaTheme="minorEastAsia"/>
                <w:b/>
                <w:szCs w:val="21"/>
              </w:rPr>
              <w:t>1</w:t>
            </w:r>
            <w:r>
              <w:rPr>
                <w:rFonts w:hint="eastAsia" w:asciiTheme="minorEastAsia" w:hAnsiTheme="minorEastAsia" w:eastAsiaTheme="minorEastAsia"/>
                <w:b/>
                <w:szCs w:val="21"/>
              </w:rPr>
              <w:t>、将净利润调节为经营活动现金流量：</w:t>
            </w:r>
          </w:p>
        </w:tc>
        <w:tc>
          <w:tcPr>
            <w:tcW w:w="2126" w:type="dxa"/>
            <w:vAlign w:val="center"/>
          </w:tcPr>
          <w:p w14:paraId="76CC5B32">
            <w:pPr>
              <w:keepNext w:val="0"/>
              <w:keepLines w:val="0"/>
              <w:widowControl/>
              <w:suppressLineNumbers w:val="0"/>
              <w:jc w:val="right"/>
              <w:textAlignment w:val="top"/>
              <w:rPr>
                <w:rFonts w:hint="eastAsia" w:asciiTheme="minorEastAsia" w:hAnsiTheme="minorEastAsia" w:eastAsiaTheme="minorEastAsia"/>
                <w:szCs w:val="21"/>
              </w:rPr>
            </w:pPr>
          </w:p>
        </w:tc>
        <w:tc>
          <w:tcPr>
            <w:tcW w:w="1984" w:type="dxa"/>
            <w:vAlign w:val="center"/>
          </w:tcPr>
          <w:p w14:paraId="13F432FA">
            <w:pPr>
              <w:pStyle w:val="71"/>
              <w:spacing w:before="174" w:line="212" w:lineRule="auto"/>
              <w:jc w:val="right"/>
              <w:rPr>
                <w:sz w:val="21"/>
                <w:szCs w:val="21"/>
              </w:rPr>
            </w:pPr>
          </w:p>
        </w:tc>
      </w:tr>
      <w:tr w14:paraId="7F5E89A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460943BB">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净利润</w:t>
            </w:r>
          </w:p>
        </w:tc>
        <w:tc>
          <w:tcPr>
            <w:tcW w:w="2126" w:type="dxa"/>
            <w:vAlign w:val="center"/>
          </w:tcPr>
          <w:p w14:paraId="48E965FF">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-341,448,627.68</w:t>
            </w:r>
          </w:p>
        </w:tc>
        <w:tc>
          <w:tcPr>
            <w:tcW w:w="1984" w:type="dxa"/>
            <w:vAlign w:val="center"/>
          </w:tcPr>
          <w:p w14:paraId="618EB180">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-147,557,331.35</w:t>
            </w:r>
          </w:p>
        </w:tc>
      </w:tr>
      <w:tr w14:paraId="7F2392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383EC7F4">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加：资产减值准备</w:t>
            </w:r>
          </w:p>
        </w:tc>
        <w:tc>
          <w:tcPr>
            <w:tcW w:w="2126" w:type="dxa"/>
            <w:vAlign w:val="center"/>
          </w:tcPr>
          <w:p w14:paraId="0F90CE7F">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11,098,642.18</w:t>
            </w:r>
          </w:p>
        </w:tc>
        <w:tc>
          <w:tcPr>
            <w:tcW w:w="1984" w:type="dxa"/>
            <w:vAlign w:val="center"/>
          </w:tcPr>
          <w:p w14:paraId="6C91F3B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39,236,442.85</w:t>
            </w:r>
          </w:p>
        </w:tc>
      </w:tr>
      <w:tr w14:paraId="76FDE9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E3B1B50">
            <w:pPr>
              <w:spacing w:line="400" w:lineRule="exact"/>
              <w:ind w:firstLine="420"/>
              <w:rPr>
                <w:rFonts w:hint="eastAsia" w:asciiTheme="minorEastAsia" w:hAnsiTheme="minorEastAsia" w:eastAsiaTheme="minorEastAsia"/>
                <w:szCs w:val="21"/>
              </w:rPr>
            </w:pPr>
            <w:r>
              <w:rPr>
                <w:rFonts w:hint="eastAsia" w:asciiTheme="minorEastAsia" w:hAnsiTheme="minorEastAsia" w:eastAsiaTheme="minorEastAsia"/>
                <w:szCs w:val="21"/>
              </w:rPr>
              <w:t>信用减值损失</w:t>
            </w:r>
          </w:p>
        </w:tc>
        <w:tc>
          <w:tcPr>
            <w:tcW w:w="2126" w:type="dxa"/>
            <w:vAlign w:val="center"/>
          </w:tcPr>
          <w:p w14:paraId="62B45E48">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152,348,642.58</w:t>
            </w:r>
          </w:p>
        </w:tc>
        <w:tc>
          <w:tcPr>
            <w:tcW w:w="1984" w:type="dxa"/>
            <w:vAlign w:val="center"/>
          </w:tcPr>
          <w:p w14:paraId="49B7E6D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5,207,904.04</w:t>
            </w:r>
          </w:p>
        </w:tc>
      </w:tr>
      <w:tr w14:paraId="423E23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3D9D200">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固定资产折旧、油气资产折耗、生产性生物资产折旧、使用权资产折旧</w:t>
            </w:r>
          </w:p>
        </w:tc>
        <w:tc>
          <w:tcPr>
            <w:tcW w:w="2126" w:type="dxa"/>
            <w:vAlign w:val="center"/>
          </w:tcPr>
          <w:p w14:paraId="724E3F5C">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20,361,365.94</w:t>
            </w:r>
          </w:p>
        </w:tc>
        <w:tc>
          <w:tcPr>
            <w:tcW w:w="1984" w:type="dxa"/>
            <w:vAlign w:val="center"/>
          </w:tcPr>
          <w:p w14:paraId="4138ECF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21,994,077.12</w:t>
            </w:r>
          </w:p>
        </w:tc>
      </w:tr>
      <w:tr w14:paraId="1A2382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B344057">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无形资产摊销</w:t>
            </w:r>
          </w:p>
        </w:tc>
        <w:tc>
          <w:tcPr>
            <w:tcW w:w="2126" w:type="dxa"/>
            <w:vAlign w:val="center"/>
          </w:tcPr>
          <w:p w14:paraId="0676D61A">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42,733,060.05</w:t>
            </w:r>
          </w:p>
        </w:tc>
        <w:tc>
          <w:tcPr>
            <w:tcW w:w="1984" w:type="dxa"/>
            <w:vAlign w:val="center"/>
          </w:tcPr>
          <w:p w14:paraId="6CA7EBB6">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35,925,650.21</w:t>
            </w:r>
          </w:p>
        </w:tc>
      </w:tr>
      <w:tr w14:paraId="74D7E3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6B9BF49B">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长期待摊费用摊销</w:t>
            </w:r>
          </w:p>
        </w:tc>
        <w:tc>
          <w:tcPr>
            <w:tcW w:w="2126" w:type="dxa"/>
            <w:vAlign w:val="center"/>
          </w:tcPr>
          <w:p w14:paraId="18BEABDA">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2,429,911.56</w:t>
            </w:r>
          </w:p>
        </w:tc>
        <w:tc>
          <w:tcPr>
            <w:tcW w:w="1984" w:type="dxa"/>
            <w:vAlign w:val="center"/>
          </w:tcPr>
          <w:p w14:paraId="51F0A69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2,839,011.72</w:t>
            </w:r>
          </w:p>
        </w:tc>
      </w:tr>
      <w:tr w14:paraId="4625CA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7F1E456">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处置固定资产、无形资产和其他长期资产的损失（收益以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1CDB28CF">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-90,787.90</w:t>
            </w:r>
          </w:p>
        </w:tc>
        <w:tc>
          <w:tcPr>
            <w:tcW w:w="1984" w:type="dxa"/>
            <w:vAlign w:val="center"/>
          </w:tcPr>
          <w:p w14:paraId="48A82DD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-1,182,134.75</w:t>
            </w:r>
          </w:p>
        </w:tc>
      </w:tr>
      <w:tr w14:paraId="166D9B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6314E622">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固定资产报废损失（收益以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1E16B9D3">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684,534.84</w:t>
            </w:r>
          </w:p>
        </w:tc>
        <w:tc>
          <w:tcPr>
            <w:tcW w:w="1984" w:type="dxa"/>
            <w:vAlign w:val="center"/>
          </w:tcPr>
          <w:p w14:paraId="2D18555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-10,738.63</w:t>
            </w:r>
          </w:p>
        </w:tc>
      </w:tr>
      <w:tr w14:paraId="744741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D71DBD2">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公允价值变动损失（收益以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55FC9B2B">
            <w:pPr>
              <w:jc w:val="right"/>
              <w:rPr>
                <w:rFonts w:hint="eastAsia" w:asciiTheme="minorEastAsia" w:hAnsiTheme="minorEastAsia" w:eastAsiaTheme="minorEastAsia"/>
                <w:szCs w:val="21"/>
              </w:rPr>
            </w:pPr>
          </w:p>
        </w:tc>
        <w:tc>
          <w:tcPr>
            <w:tcW w:w="1984" w:type="dxa"/>
            <w:vAlign w:val="center"/>
          </w:tcPr>
          <w:p w14:paraId="5622B8A7">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46,500.00</w:t>
            </w:r>
          </w:p>
        </w:tc>
      </w:tr>
      <w:tr w14:paraId="52BC08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A059D7B">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财务费用（收益以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0C07A4CD">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6,679,165.82</w:t>
            </w:r>
          </w:p>
        </w:tc>
        <w:tc>
          <w:tcPr>
            <w:tcW w:w="1984" w:type="dxa"/>
            <w:vAlign w:val="center"/>
          </w:tcPr>
          <w:p w14:paraId="393A2D7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8,616,858.68</w:t>
            </w:r>
          </w:p>
        </w:tc>
      </w:tr>
      <w:tr w14:paraId="7B0C18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82EF77D">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投资损失（收益以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24D51779">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-6,233,742.04</w:t>
            </w:r>
          </w:p>
        </w:tc>
        <w:tc>
          <w:tcPr>
            <w:tcW w:w="1984" w:type="dxa"/>
            <w:vAlign w:val="center"/>
          </w:tcPr>
          <w:p w14:paraId="36F3478D">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512,539.37</w:t>
            </w:r>
          </w:p>
        </w:tc>
      </w:tr>
      <w:tr w14:paraId="61E552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2943F533">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递延所得税资产减少（增加以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67EECE8C">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-21,118,703.09</w:t>
            </w:r>
          </w:p>
        </w:tc>
        <w:tc>
          <w:tcPr>
            <w:tcW w:w="1984" w:type="dxa"/>
            <w:vAlign w:val="center"/>
          </w:tcPr>
          <w:p w14:paraId="711ED8E9">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-20,747,252.07</w:t>
            </w:r>
          </w:p>
        </w:tc>
      </w:tr>
      <w:tr w14:paraId="4756BE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5507CDB3">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递延所得税负债增加（减少以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1AC7531A">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-844,589.96</w:t>
            </w:r>
          </w:p>
        </w:tc>
        <w:tc>
          <w:tcPr>
            <w:tcW w:w="1984" w:type="dxa"/>
            <w:vAlign w:val="center"/>
          </w:tcPr>
          <w:p w14:paraId="73BF1696">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-1,961,379.91</w:t>
            </w:r>
          </w:p>
        </w:tc>
      </w:tr>
      <w:tr w14:paraId="1FB8A73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BA10F96">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存货的减少（增加以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0828A5F5">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31,367,485.41</w:t>
            </w:r>
          </w:p>
        </w:tc>
        <w:tc>
          <w:tcPr>
            <w:tcW w:w="1984" w:type="dxa"/>
            <w:vAlign w:val="center"/>
          </w:tcPr>
          <w:p w14:paraId="4671F05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48,634,254.70</w:t>
            </w:r>
          </w:p>
        </w:tc>
      </w:tr>
      <w:tr w14:paraId="786F3E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3098ECAF">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经营性应收项目的减少（增加以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1A6C158C">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21,155,522.37</w:t>
            </w:r>
          </w:p>
        </w:tc>
        <w:tc>
          <w:tcPr>
            <w:tcW w:w="1984" w:type="dxa"/>
            <w:vAlign w:val="center"/>
          </w:tcPr>
          <w:p w14:paraId="4E94C44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7,168,703.92</w:t>
            </w:r>
          </w:p>
        </w:tc>
      </w:tr>
      <w:tr w14:paraId="2C02EB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6F6DE04B">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经营性应付项目的增加（减少以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5F959B6B">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109,103,697.19</w:t>
            </w:r>
          </w:p>
        </w:tc>
        <w:tc>
          <w:tcPr>
            <w:tcW w:w="1984" w:type="dxa"/>
            <w:vAlign w:val="center"/>
          </w:tcPr>
          <w:p w14:paraId="1427C38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-71,338,448.42</w:t>
            </w:r>
          </w:p>
        </w:tc>
      </w:tr>
      <w:tr w14:paraId="7BC49C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1CD73345">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其他</w:t>
            </w:r>
          </w:p>
        </w:tc>
        <w:tc>
          <w:tcPr>
            <w:tcW w:w="2126" w:type="dxa"/>
            <w:vAlign w:val="center"/>
          </w:tcPr>
          <w:p w14:paraId="44E32DCE">
            <w:pPr>
              <w:jc w:val="right"/>
              <w:rPr>
                <w:rFonts w:hint="eastAsia" w:asciiTheme="minorEastAsia" w:hAnsiTheme="minorEastAsia" w:eastAsiaTheme="minorEastAsia"/>
                <w:szCs w:val="21"/>
              </w:rPr>
            </w:pPr>
          </w:p>
        </w:tc>
        <w:tc>
          <w:tcPr>
            <w:tcW w:w="1984" w:type="dxa"/>
            <w:vAlign w:val="center"/>
          </w:tcPr>
          <w:p w14:paraId="6A58CBF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 xml:space="preserve"> -</w:t>
            </w:r>
          </w:p>
        </w:tc>
      </w:tr>
      <w:tr w14:paraId="34C8CE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58CC9127">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经营活动产生的现金流量净额</w:t>
            </w:r>
          </w:p>
        </w:tc>
        <w:tc>
          <w:tcPr>
            <w:tcW w:w="2126" w:type="dxa"/>
            <w:vAlign w:val="center"/>
          </w:tcPr>
          <w:p w14:paraId="16763AFC">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28,225,577.27</w:t>
            </w:r>
          </w:p>
        </w:tc>
        <w:tc>
          <w:tcPr>
            <w:tcW w:w="1984" w:type="dxa"/>
            <w:vAlign w:val="center"/>
          </w:tcPr>
          <w:p w14:paraId="0BEB8170">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-72,615,342.52</w:t>
            </w:r>
          </w:p>
        </w:tc>
      </w:tr>
      <w:tr w14:paraId="6AFDC3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561AF933">
            <w:pPr>
              <w:spacing w:line="400" w:lineRule="exact"/>
              <w:rPr>
                <w:rFonts w:hint="eastAsia" w:asciiTheme="minorEastAsia" w:hAnsiTheme="minorEastAsia" w:eastAsiaTheme="minorEastAsia"/>
                <w:b/>
                <w:szCs w:val="21"/>
              </w:rPr>
            </w:pPr>
            <w:r>
              <w:rPr>
                <w:rFonts w:asciiTheme="minorEastAsia" w:hAnsiTheme="minorEastAsia" w:eastAsiaTheme="minorEastAsia"/>
                <w:b/>
                <w:szCs w:val="21"/>
              </w:rPr>
              <w:t>2</w:t>
            </w:r>
            <w:r>
              <w:rPr>
                <w:rFonts w:hint="eastAsia" w:asciiTheme="minorEastAsia" w:hAnsiTheme="minorEastAsia" w:eastAsiaTheme="minorEastAsia"/>
                <w:b/>
                <w:szCs w:val="21"/>
              </w:rPr>
              <w:t>、不涉及现金收支的重大投资和筹资活动：</w:t>
            </w:r>
          </w:p>
        </w:tc>
        <w:tc>
          <w:tcPr>
            <w:tcW w:w="2126" w:type="dxa"/>
            <w:vAlign w:val="center"/>
          </w:tcPr>
          <w:p w14:paraId="2D67864B">
            <w:pPr>
              <w:jc w:val="right"/>
              <w:rPr>
                <w:rFonts w:hint="eastAsia" w:asciiTheme="minorEastAsia" w:hAnsiTheme="minorEastAsia" w:eastAsiaTheme="minorEastAsia"/>
                <w:szCs w:val="21"/>
              </w:rPr>
            </w:pPr>
          </w:p>
        </w:tc>
        <w:tc>
          <w:tcPr>
            <w:tcW w:w="1984" w:type="dxa"/>
            <w:vAlign w:val="center"/>
          </w:tcPr>
          <w:p w14:paraId="73212893">
            <w:pPr>
              <w:jc w:val="right"/>
              <w:rPr>
                <w:rFonts w:hint="eastAsia" w:asciiTheme="minorEastAsia" w:hAnsiTheme="minorEastAsia" w:eastAsiaTheme="minorEastAsia"/>
                <w:szCs w:val="21"/>
              </w:rPr>
            </w:pPr>
          </w:p>
        </w:tc>
      </w:tr>
      <w:tr w14:paraId="5C3354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1BF4F2B9">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债务转为资本</w:t>
            </w:r>
          </w:p>
        </w:tc>
        <w:tc>
          <w:tcPr>
            <w:tcW w:w="2126" w:type="dxa"/>
            <w:vAlign w:val="center"/>
          </w:tcPr>
          <w:p w14:paraId="14267FC3">
            <w:pPr>
              <w:jc w:val="right"/>
              <w:rPr>
                <w:rFonts w:hint="eastAsia" w:asciiTheme="minorEastAsia" w:hAnsiTheme="minorEastAsia" w:eastAsiaTheme="minorEastAsia"/>
                <w:szCs w:val="21"/>
              </w:rPr>
            </w:pPr>
          </w:p>
        </w:tc>
        <w:tc>
          <w:tcPr>
            <w:tcW w:w="1984" w:type="dxa"/>
            <w:vAlign w:val="center"/>
          </w:tcPr>
          <w:p w14:paraId="3E625B0E">
            <w:pPr>
              <w:jc w:val="right"/>
              <w:rPr>
                <w:rFonts w:hint="eastAsia" w:asciiTheme="minorEastAsia" w:hAnsiTheme="minorEastAsia" w:eastAsiaTheme="minorEastAsia"/>
                <w:szCs w:val="21"/>
              </w:rPr>
            </w:pPr>
          </w:p>
        </w:tc>
      </w:tr>
      <w:tr w14:paraId="7B4804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34DFC502">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一年内到期的可转换公司债券</w:t>
            </w:r>
          </w:p>
        </w:tc>
        <w:tc>
          <w:tcPr>
            <w:tcW w:w="2126" w:type="dxa"/>
            <w:vAlign w:val="center"/>
          </w:tcPr>
          <w:p w14:paraId="17CFC278">
            <w:pPr>
              <w:jc w:val="right"/>
              <w:rPr>
                <w:rFonts w:hint="eastAsia" w:asciiTheme="minorEastAsia" w:hAnsiTheme="minorEastAsia" w:eastAsiaTheme="minorEastAsia"/>
                <w:szCs w:val="21"/>
              </w:rPr>
            </w:pPr>
          </w:p>
        </w:tc>
        <w:tc>
          <w:tcPr>
            <w:tcW w:w="1984" w:type="dxa"/>
            <w:vAlign w:val="center"/>
          </w:tcPr>
          <w:p w14:paraId="7F14A766">
            <w:pPr>
              <w:jc w:val="right"/>
              <w:rPr>
                <w:rFonts w:hint="eastAsia" w:asciiTheme="minorEastAsia" w:hAnsiTheme="minorEastAsia" w:eastAsiaTheme="minorEastAsia"/>
                <w:szCs w:val="21"/>
              </w:rPr>
            </w:pPr>
          </w:p>
        </w:tc>
      </w:tr>
      <w:tr w14:paraId="6F0D76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4729875A">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融资租入固定资产</w:t>
            </w:r>
          </w:p>
        </w:tc>
        <w:tc>
          <w:tcPr>
            <w:tcW w:w="2126" w:type="dxa"/>
            <w:vAlign w:val="center"/>
          </w:tcPr>
          <w:p w14:paraId="769D0AF2">
            <w:pPr>
              <w:jc w:val="right"/>
              <w:rPr>
                <w:rFonts w:hint="eastAsia" w:asciiTheme="minorEastAsia" w:hAnsiTheme="minorEastAsia" w:eastAsiaTheme="minorEastAsia"/>
                <w:szCs w:val="21"/>
              </w:rPr>
            </w:pPr>
          </w:p>
        </w:tc>
        <w:tc>
          <w:tcPr>
            <w:tcW w:w="1984" w:type="dxa"/>
            <w:vAlign w:val="center"/>
          </w:tcPr>
          <w:p w14:paraId="3BF64074">
            <w:pPr>
              <w:jc w:val="right"/>
              <w:rPr>
                <w:rFonts w:hint="eastAsia" w:asciiTheme="minorEastAsia" w:hAnsiTheme="minorEastAsia" w:eastAsiaTheme="minorEastAsia"/>
                <w:szCs w:val="21"/>
              </w:rPr>
            </w:pPr>
          </w:p>
        </w:tc>
      </w:tr>
      <w:tr w14:paraId="358DDD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632B715F">
            <w:pPr>
              <w:spacing w:line="400" w:lineRule="exact"/>
              <w:rPr>
                <w:rFonts w:hint="eastAsia" w:asciiTheme="minorEastAsia" w:hAnsiTheme="minorEastAsia" w:eastAsiaTheme="minorEastAsia"/>
                <w:b/>
                <w:szCs w:val="21"/>
              </w:rPr>
            </w:pPr>
            <w:r>
              <w:rPr>
                <w:rFonts w:asciiTheme="minorEastAsia" w:hAnsiTheme="minorEastAsia" w:eastAsiaTheme="minorEastAsia"/>
                <w:b/>
                <w:szCs w:val="21"/>
              </w:rPr>
              <w:t>3</w:t>
            </w:r>
            <w:r>
              <w:rPr>
                <w:rFonts w:hint="eastAsia" w:asciiTheme="minorEastAsia" w:hAnsiTheme="minorEastAsia" w:eastAsiaTheme="minorEastAsia"/>
                <w:b/>
                <w:szCs w:val="21"/>
              </w:rPr>
              <w:t>、现金及现金等价物净变动情况：</w:t>
            </w:r>
          </w:p>
        </w:tc>
        <w:tc>
          <w:tcPr>
            <w:tcW w:w="2126" w:type="dxa"/>
            <w:vAlign w:val="center"/>
          </w:tcPr>
          <w:p w14:paraId="5EBCF494">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 xml:space="preserve"> </w:t>
            </w:r>
          </w:p>
        </w:tc>
        <w:tc>
          <w:tcPr>
            <w:tcW w:w="1984" w:type="dxa"/>
            <w:vAlign w:val="center"/>
          </w:tcPr>
          <w:p w14:paraId="4310733F">
            <w:pPr>
              <w:jc w:val="right"/>
              <w:rPr>
                <w:rFonts w:hint="eastAsia" w:asciiTheme="minorEastAsia" w:hAnsiTheme="minorEastAsia" w:eastAsiaTheme="minorEastAsia"/>
                <w:szCs w:val="21"/>
              </w:rPr>
            </w:pPr>
          </w:p>
        </w:tc>
      </w:tr>
      <w:tr w14:paraId="61944AE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22F7BAC">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现金的期末余额</w:t>
            </w:r>
          </w:p>
        </w:tc>
        <w:tc>
          <w:tcPr>
            <w:tcW w:w="2126" w:type="dxa"/>
            <w:vAlign w:val="center"/>
          </w:tcPr>
          <w:p w14:paraId="7492175E">
            <w:pPr>
              <w:keepNext w:val="0"/>
              <w:keepLines w:val="0"/>
              <w:widowControl/>
              <w:suppressLineNumbers w:val="0"/>
              <w:jc w:val="right"/>
              <w:textAlignment w:val="center"/>
              <w:rPr>
                <w:rFonts w:hint="eastAsia" w:asciiTheme="minorEastAsia" w:hAnsiTheme="minorEastAsia" w:eastAsiaTheme="minorEastAsia"/>
                <w:b w:val="0"/>
                <w:bCs/>
                <w:szCs w:val="21"/>
              </w:rPr>
            </w:pPr>
            <w:r>
              <w:rPr>
                <w:rFonts w:hint="default" w:ascii="Arial Narrow" w:hAnsi="Arial Narrow" w:eastAsia="Arial Narrow" w:cs="Arial Narrow"/>
                <w:i w:val="0"/>
                <w:iCs w:val="0"/>
                <w:color w:val="000000"/>
                <w:kern w:val="0"/>
                <w:sz w:val="20"/>
                <w:szCs w:val="20"/>
                <w:u w:val="none"/>
                <w:lang w:val="en-US" w:eastAsia="zh-CN" w:bidi="ar"/>
              </w:rPr>
              <w:t>38,899,689.99</w:t>
            </w:r>
          </w:p>
        </w:tc>
        <w:tc>
          <w:tcPr>
            <w:tcW w:w="1984" w:type="dxa"/>
            <w:vAlign w:val="center"/>
          </w:tcPr>
          <w:p w14:paraId="45D8B558">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70,066,591.06</w:t>
            </w:r>
          </w:p>
        </w:tc>
      </w:tr>
      <w:tr w14:paraId="316F05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275C77B3">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减：现金的上年年末余额</w:t>
            </w:r>
          </w:p>
        </w:tc>
        <w:tc>
          <w:tcPr>
            <w:tcW w:w="2126" w:type="dxa"/>
            <w:vAlign w:val="center"/>
          </w:tcPr>
          <w:p w14:paraId="56990FF4">
            <w:pPr>
              <w:keepNext w:val="0"/>
              <w:keepLines w:val="0"/>
              <w:widowControl/>
              <w:suppressLineNumbers w:val="0"/>
              <w:jc w:val="right"/>
              <w:textAlignment w:val="center"/>
              <w:rPr>
                <w:rFonts w:hint="eastAsia" w:asciiTheme="minorEastAsia" w:hAnsiTheme="minorEastAsia" w:eastAsiaTheme="minorEastAsia"/>
                <w:b w:val="0"/>
                <w:bCs/>
                <w:szCs w:val="21"/>
              </w:rPr>
            </w:pPr>
            <w:r>
              <w:rPr>
                <w:rFonts w:hint="default" w:ascii="Arial Narrow" w:hAnsi="Arial Narrow" w:eastAsia="Arial Narrow" w:cs="Arial Narrow"/>
                <w:i w:val="0"/>
                <w:iCs w:val="0"/>
                <w:color w:val="000000"/>
                <w:kern w:val="0"/>
                <w:sz w:val="20"/>
                <w:szCs w:val="20"/>
                <w:u w:val="none"/>
                <w:lang w:val="en-US" w:eastAsia="zh-CN" w:bidi="ar"/>
              </w:rPr>
              <w:t>70,066,591.06</w:t>
            </w:r>
          </w:p>
        </w:tc>
        <w:tc>
          <w:tcPr>
            <w:tcW w:w="1984" w:type="dxa"/>
            <w:vAlign w:val="center"/>
          </w:tcPr>
          <w:p w14:paraId="56DFEC6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121,010,201.62</w:t>
            </w:r>
          </w:p>
        </w:tc>
      </w:tr>
      <w:tr w14:paraId="35830B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4FDDCCAE">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加：现金等价物的期末余额</w:t>
            </w:r>
          </w:p>
        </w:tc>
        <w:tc>
          <w:tcPr>
            <w:tcW w:w="2126" w:type="dxa"/>
            <w:vAlign w:val="center"/>
          </w:tcPr>
          <w:p w14:paraId="0CF58ACE">
            <w:pPr>
              <w:jc w:val="right"/>
              <w:rPr>
                <w:rFonts w:hint="eastAsia" w:asciiTheme="minorEastAsia" w:hAnsiTheme="minorEastAsia" w:eastAsiaTheme="minorEastAsia"/>
                <w:b w:val="0"/>
                <w:bCs/>
                <w:szCs w:val="21"/>
              </w:rPr>
            </w:pPr>
          </w:p>
        </w:tc>
        <w:tc>
          <w:tcPr>
            <w:tcW w:w="1984" w:type="dxa"/>
            <w:vAlign w:val="center"/>
          </w:tcPr>
          <w:p w14:paraId="261DE9D8">
            <w:pPr>
              <w:jc w:val="right"/>
              <w:rPr>
                <w:rFonts w:hint="eastAsia" w:asciiTheme="minorEastAsia" w:hAnsiTheme="minorEastAsia" w:eastAsiaTheme="minorEastAsia"/>
                <w:szCs w:val="21"/>
              </w:rPr>
            </w:pPr>
          </w:p>
        </w:tc>
      </w:tr>
      <w:tr w14:paraId="6FE3B0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2F248756">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减：现金等价物的上年年末余额</w:t>
            </w:r>
          </w:p>
        </w:tc>
        <w:tc>
          <w:tcPr>
            <w:tcW w:w="2126" w:type="dxa"/>
            <w:vAlign w:val="center"/>
          </w:tcPr>
          <w:p w14:paraId="0250692E">
            <w:pPr>
              <w:keepNext w:val="0"/>
              <w:keepLines w:val="0"/>
              <w:widowControl/>
              <w:suppressLineNumbers w:val="0"/>
              <w:jc w:val="right"/>
              <w:textAlignment w:val="center"/>
              <w:rPr>
                <w:rFonts w:hint="eastAsia" w:asciiTheme="minorEastAsia" w:hAnsiTheme="minorEastAsia" w:eastAsiaTheme="minorEastAsia"/>
                <w:b w:val="0"/>
                <w:bCs/>
                <w:szCs w:val="21"/>
              </w:rPr>
            </w:pPr>
            <w:r>
              <w:rPr>
                <w:rFonts w:hint="default" w:ascii="Arial Narrow" w:hAnsi="Arial Narrow" w:eastAsia="Arial Narrow" w:cs="Arial Narrow"/>
                <w:i w:val="0"/>
                <w:iCs w:val="0"/>
                <w:color w:val="000000"/>
                <w:kern w:val="0"/>
                <w:sz w:val="20"/>
                <w:szCs w:val="20"/>
                <w:u w:val="none"/>
                <w:lang w:val="en-US" w:eastAsia="zh-CN" w:bidi="ar"/>
              </w:rPr>
              <w:t xml:space="preserve"> </w:t>
            </w:r>
          </w:p>
        </w:tc>
        <w:tc>
          <w:tcPr>
            <w:tcW w:w="1984" w:type="dxa"/>
            <w:vAlign w:val="center"/>
          </w:tcPr>
          <w:p w14:paraId="765B1CB7">
            <w:pPr>
              <w:jc w:val="right"/>
              <w:rPr>
                <w:rFonts w:hint="eastAsia" w:asciiTheme="minorEastAsia" w:hAnsiTheme="minorEastAsia" w:eastAsiaTheme="minorEastAsia"/>
                <w:b/>
                <w:szCs w:val="21"/>
              </w:rPr>
            </w:pPr>
          </w:p>
        </w:tc>
      </w:tr>
      <w:tr w14:paraId="6341DA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612A96E">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现金及现金等价物净增加额</w:t>
            </w:r>
          </w:p>
        </w:tc>
        <w:tc>
          <w:tcPr>
            <w:tcW w:w="2126" w:type="dxa"/>
            <w:vAlign w:val="center"/>
          </w:tcPr>
          <w:p w14:paraId="28AECEB3">
            <w:pPr>
              <w:keepNext w:val="0"/>
              <w:keepLines w:val="0"/>
              <w:widowControl/>
              <w:suppressLineNumbers w:val="0"/>
              <w:jc w:val="right"/>
              <w:textAlignment w:val="center"/>
              <w:rPr>
                <w:rFonts w:hint="eastAsia" w:asciiTheme="minorEastAsia" w:hAnsiTheme="minorEastAsia" w:eastAsiaTheme="minorEastAsia"/>
                <w:b w:val="0"/>
                <w:bCs/>
                <w:szCs w:val="21"/>
              </w:rPr>
            </w:pPr>
            <w:r>
              <w:rPr>
                <w:rFonts w:hint="default" w:ascii="Arial Narrow" w:hAnsi="Arial Narrow" w:eastAsia="Arial Narrow" w:cs="Arial Narrow"/>
                <w:i w:val="0"/>
                <w:iCs w:val="0"/>
                <w:color w:val="000000"/>
                <w:kern w:val="0"/>
                <w:sz w:val="20"/>
                <w:szCs w:val="20"/>
                <w:u w:val="none"/>
                <w:lang w:val="en-US" w:eastAsia="zh-CN" w:bidi="ar"/>
              </w:rPr>
              <w:t>-31,166,901.07</w:t>
            </w:r>
          </w:p>
        </w:tc>
        <w:tc>
          <w:tcPr>
            <w:tcW w:w="1984" w:type="dxa"/>
            <w:vAlign w:val="center"/>
          </w:tcPr>
          <w:p w14:paraId="13662AAC">
            <w:pPr>
              <w:keepNext w:val="0"/>
              <w:keepLines w:val="0"/>
              <w:widowControl/>
              <w:suppressLineNumbers w:val="0"/>
              <w:jc w:val="right"/>
              <w:textAlignment w:val="center"/>
              <w:rPr>
                <w:rFonts w:hint="eastAsia" w:asciiTheme="minorEastAsia" w:hAnsiTheme="minorEastAsia" w:eastAsiaTheme="minorEastAsia"/>
                <w:b/>
                <w:szCs w:val="21"/>
              </w:rPr>
            </w:pPr>
            <w:r>
              <w:rPr>
                <w:rFonts w:hint="default" w:ascii="Arial Narrow" w:hAnsi="Arial Narrow" w:eastAsia="Arial Narrow" w:cs="Arial Narrow"/>
                <w:i w:val="0"/>
                <w:iCs w:val="0"/>
                <w:color w:val="000000"/>
                <w:kern w:val="0"/>
                <w:sz w:val="20"/>
                <w:szCs w:val="20"/>
                <w:u w:val="none"/>
                <w:lang w:val="en-US" w:eastAsia="zh-CN" w:bidi="ar"/>
              </w:rPr>
              <w:t>-50,943,610.56</w:t>
            </w:r>
          </w:p>
        </w:tc>
      </w:tr>
    </w:tbl>
    <w:p w14:paraId="5F38B8E7">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2</w:t>
      </w:r>
      <w:r>
        <w:rPr>
          <w:rFonts w:hint="eastAsia" w:cs="Arial" w:asciiTheme="minorEastAsia" w:hAnsiTheme="minorEastAsia" w:eastAsiaTheme="minorEastAsia"/>
          <w:szCs w:val="21"/>
        </w:rPr>
        <w:t>）现金及现金等价物的构成</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5013"/>
        <w:gridCol w:w="2062"/>
        <w:gridCol w:w="2139"/>
      </w:tblGrid>
      <w:tr w14:paraId="085B90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5013" w:type="dxa"/>
            <w:noWrap/>
            <w:vAlign w:val="center"/>
          </w:tcPr>
          <w:p w14:paraId="1B7F60F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062" w:type="dxa"/>
            <w:vAlign w:val="center"/>
          </w:tcPr>
          <w:p w14:paraId="605248B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2139" w:type="dxa"/>
            <w:vAlign w:val="center"/>
          </w:tcPr>
          <w:p w14:paraId="06F3D3F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170DFF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327D413A">
            <w:pPr>
              <w:widowControl/>
              <w:spacing w:line="400" w:lineRule="exact"/>
              <w:rPr>
                <w:rFonts w:hint="eastAsia" w:cs="Arial" w:asciiTheme="minorEastAsia" w:hAnsiTheme="minorEastAsia" w:eastAsiaTheme="minorEastAsia"/>
                <w:b/>
                <w:bCs/>
                <w:kern w:val="0"/>
                <w:szCs w:val="21"/>
              </w:rPr>
            </w:pPr>
            <w:r>
              <w:rPr>
                <w:rFonts w:hint="eastAsia" w:cs="宋体" w:asciiTheme="minorEastAsia" w:hAnsiTheme="minorEastAsia" w:eastAsiaTheme="minorEastAsia"/>
                <w:bCs/>
                <w:kern w:val="0"/>
                <w:szCs w:val="21"/>
              </w:rPr>
              <w:t>一、</w:t>
            </w:r>
            <w:r>
              <w:rPr>
                <w:rFonts w:cs="Arial" w:asciiTheme="minorEastAsia" w:hAnsiTheme="minorEastAsia" w:eastAsiaTheme="minorEastAsia"/>
                <w:bCs/>
                <w:kern w:val="0"/>
                <w:szCs w:val="21"/>
              </w:rPr>
              <w:t>现金</w:t>
            </w:r>
          </w:p>
        </w:tc>
        <w:tc>
          <w:tcPr>
            <w:tcW w:w="2062" w:type="dxa"/>
            <w:vAlign w:val="center"/>
          </w:tcPr>
          <w:p w14:paraId="413D5C1E">
            <w:pPr>
              <w:widowControl/>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 xml:space="preserve"> 38,899,689.99</w:t>
            </w:r>
          </w:p>
        </w:tc>
        <w:tc>
          <w:tcPr>
            <w:tcW w:w="2139" w:type="dxa"/>
            <w:vAlign w:val="center"/>
          </w:tcPr>
          <w:p w14:paraId="26FFCA6E">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70,066,591.06</w:t>
            </w:r>
          </w:p>
        </w:tc>
      </w:tr>
      <w:tr w14:paraId="0C8D7B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3AA461F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其中：库存现金</w:t>
            </w:r>
          </w:p>
        </w:tc>
        <w:tc>
          <w:tcPr>
            <w:tcW w:w="2062" w:type="dxa"/>
            <w:vAlign w:val="center"/>
          </w:tcPr>
          <w:p w14:paraId="67BF1C5E">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78D5DC0A">
            <w:pPr>
              <w:widowControl/>
              <w:spacing w:line="400" w:lineRule="exact"/>
              <w:jc w:val="right"/>
              <w:rPr>
                <w:rFonts w:hint="eastAsia" w:cs="Arial" w:asciiTheme="minorEastAsia" w:hAnsiTheme="minorEastAsia" w:eastAsiaTheme="minorEastAsia"/>
                <w:kern w:val="0"/>
                <w:szCs w:val="21"/>
              </w:rPr>
            </w:pPr>
          </w:p>
        </w:tc>
      </w:tr>
      <w:tr w14:paraId="528CFD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0016024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可随时用于支付的银行存款</w:t>
            </w:r>
          </w:p>
        </w:tc>
        <w:tc>
          <w:tcPr>
            <w:tcW w:w="2062" w:type="dxa"/>
            <w:vAlign w:val="center"/>
          </w:tcPr>
          <w:p w14:paraId="1559B328">
            <w:pPr>
              <w:widowControl/>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 xml:space="preserve"> 32,298,939.38</w:t>
            </w:r>
          </w:p>
        </w:tc>
        <w:tc>
          <w:tcPr>
            <w:tcW w:w="2139" w:type="dxa"/>
          </w:tcPr>
          <w:p w14:paraId="54FE85BF">
            <w:pPr>
              <w:pStyle w:val="71"/>
              <w:spacing w:before="179" w:line="212" w:lineRule="auto"/>
              <w:jc w:val="right"/>
              <w:rPr>
                <w:sz w:val="21"/>
                <w:szCs w:val="21"/>
              </w:rPr>
            </w:pPr>
            <w:r>
              <w:rPr>
                <w:spacing w:val="-1"/>
                <w:sz w:val="21"/>
                <w:szCs w:val="21"/>
              </w:rPr>
              <w:t>55,066,591.06</w:t>
            </w:r>
          </w:p>
        </w:tc>
      </w:tr>
      <w:tr w14:paraId="28DCFF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6909AA4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可随时用于支付的其他货币资金</w:t>
            </w:r>
          </w:p>
        </w:tc>
        <w:tc>
          <w:tcPr>
            <w:tcW w:w="2062" w:type="dxa"/>
            <w:vAlign w:val="center"/>
          </w:tcPr>
          <w:p w14:paraId="355675FE">
            <w:pPr>
              <w:widowControl/>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 xml:space="preserve"> 6,600,750.61</w:t>
            </w:r>
          </w:p>
        </w:tc>
        <w:tc>
          <w:tcPr>
            <w:tcW w:w="2139" w:type="dxa"/>
          </w:tcPr>
          <w:p w14:paraId="0D160B76">
            <w:pPr>
              <w:pStyle w:val="71"/>
              <w:spacing w:before="181" w:line="212" w:lineRule="auto"/>
              <w:jc w:val="right"/>
              <w:rPr>
                <w:sz w:val="21"/>
                <w:szCs w:val="21"/>
              </w:rPr>
            </w:pPr>
            <w:r>
              <w:rPr>
                <w:spacing w:val="-2"/>
                <w:sz w:val="21"/>
                <w:szCs w:val="21"/>
              </w:rPr>
              <w:t>15,000,000.00</w:t>
            </w:r>
          </w:p>
        </w:tc>
      </w:tr>
      <w:tr w14:paraId="3E0EB7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12B3F49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可用于支付的存放中央银行款项</w:t>
            </w:r>
          </w:p>
        </w:tc>
        <w:tc>
          <w:tcPr>
            <w:tcW w:w="2062" w:type="dxa"/>
            <w:vAlign w:val="center"/>
          </w:tcPr>
          <w:p w14:paraId="1D6E3EFD">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5945625F">
            <w:pPr>
              <w:widowControl/>
              <w:spacing w:line="400" w:lineRule="exact"/>
              <w:jc w:val="right"/>
              <w:rPr>
                <w:rFonts w:hint="eastAsia" w:cs="Arial" w:asciiTheme="minorEastAsia" w:hAnsiTheme="minorEastAsia" w:eastAsiaTheme="minorEastAsia"/>
                <w:kern w:val="0"/>
                <w:szCs w:val="21"/>
              </w:rPr>
            </w:pPr>
          </w:p>
        </w:tc>
      </w:tr>
      <w:tr w14:paraId="39B4FC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303EDDA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存放同业款项</w:t>
            </w:r>
          </w:p>
        </w:tc>
        <w:tc>
          <w:tcPr>
            <w:tcW w:w="2062" w:type="dxa"/>
            <w:vAlign w:val="center"/>
          </w:tcPr>
          <w:p w14:paraId="306C4CE7">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4F435230">
            <w:pPr>
              <w:widowControl/>
              <w:spacing w:line="400" w:lineRule="exact"/>
              <w:jc w:val="right"/>
              <w:rPr>
                <w:rFonts w:hint="eastAsia" w:cs="Arial" w:asciiTheme="minorEastAsia" w:hAnsiTheme="minorEastAsia" w:eastAsiaTheme="minorEastAsia"/>
                <w:kern w:val="0"/>
                <w:szCs w:val="21"/>
              </w:rPr>
            </w:pPr>
          </w:p>
        </w:tc>
      </w:tr>
      <w:tr w14:paraId="1E5ECA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55C00E37">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拆放同业款项</w:t>
            </w:r>
          </w:p>
        </w:tc>
        <w:tc>
          <w:tcPr>
            <w:tcW w:w="2062" w:type="dxa"/>
            <w:vAlign w:val="center"/>
          </w:tcPr>
          <w:p w14:paraId="61E65CD1">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6AA72511">
            <w:pPr>
              <w:widowControl/>
              <w:spacing w:line="400" w:lineRule="exact"/>
              <w:jc w:val="right"/>
              <w:rPr>
                <w:rFonts w:hint="eastAsia" w:cs="Arial" w:asciiTheme="minorEastAsia" w:hAnsiTheme="minorEastAsia" w:eastAsiaTheme="minorEastAsia"/>
                <w:kern w:val="0"/>
                <w:szCs w:val="21"/>
              </w:rPr>
            </w:pPr>
          </w:p>
        </w:tc>
      </w:tr>
      <w:tr w14:paraId="7A41A5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67526135">
            <w:pPr>
              <w:widowControl/>
              <w:spacing w:line="400" w:lineRule="exact"/>
              <w:rPr>
                <w:rFonts w:hint="eastAsia" w:cs="Arial" w:asciiTheme="minorEastAsia" w:hAnsiTheme="minorEastAsia" w:eastAsiaTheme="minorEastAsia"/>
                <w:b/>
                <w:bCs/>
                <w:kern w:val="0"/>
                <w:szCs w:val="21"/>
              </w:rPr>
            </w:pPr>
            <w:r>
              <w:rPr>
                <w:rFonts w:hint="eastAsia" w:cs="宋体" w:asciiTheme="minorEastAsia" w:hAnsiTheme="minorEastAsia" w:eastAsiaTheme="minorEastAsia"/>
                <w:bCs/>
                <w:kern w:val="0"/>
                <w:szCs w:val="21"/>
              </w:rPr>
              <w:t>二、</w:t>
            </w:r>
            <w:r>
              <w:rPr>
                <w:rFonts w:cs="Arial" w:asciiTheme="minorEastAsia" w:hAnsiTheme="minorEastAsia" w:eastAsiaTheme="minorEastAsia"/>
                <w:bCs/>
                <w:kern w:val="0"/>
                <w:szCs w:val="21"/>
              </w:rPr>
              <w:t>现金等价物</w:t>
            </w:r>
          </w:p>
        </w:tc>
        <w:tc>
          <w:tcPr>
            <w:tcW w:w="2062" w:type="dxa"/>
            <w:vAlign w:val="center"/>
          </w:tcPr>
          <w:p w14:paraId="1A7E7112">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2F6334F8">
            <w:pPr>
              <w:widowControl/>
              <w:spacing w:line="400" w:lineRule="exact"/>
              <w:jc w:val="right"/>
              <w:rPr>
                <w:rFonts w:hint="eastAsia" w:cs="Arial" w:asciiTheme="minorEastAsia" w:hAnsiTheme="minorEastAsia" w:eastAsiaTheme="minorEastAsia"/>
                <w:kern w:val="0"/>
                <w:szCs w:val="21"/>
              </w:rPr>
            </w:pPr>
          </w:p>
        </w:tc>
      </w:tr>
      <w:tr w14:paraId="0799EC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4DF739B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其中：三个月内到期的债券投资</w:t>
            </w:r>
          </w:p>
        </w:tc>
        <w:tc>
          <w:tcPr>
            <w:tcW w:w="2062" w:type="dxa"/>
            <w:vAlign w:val="center"/>
          </w:tcPr>
          <w:p w14:paraId="3253CC4B">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74E561AF">
            <w:pPr>
              <w:widowControl/>
              <w:spacing w:line="400" w:lineRule="exact"/>
              <w:jc w:val="right"/>
              <w:rPr>
                <w:rFonts w:hint="eastAsia" w:cs="Arial" w:asciiTheme="minorEastAsia" w:hAnsiTheme="minorEastAsia" w:eastAsiaTheme="minorEastAsia"/>
                <w:kern w:val="0"/>
                <w:szCs w:val="21"/>
              </w:rPr>
            </w:pPr>
          </w:p>
        </w:tc>
      </w:tr>
      <w:tr w14:paraId="66C946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5B4B3228">
            <w:pPr>
              <w:widowControl/>
              <w:spacing w:line="400" w:lineRule="exact"/>
              <w:rPr>
                <w:rFonts w:hint="eastAsia" w:cs="Arial" w:asciiTheme="minorEastAsia" w:hAnsiTheme="minorEastAsia" w:eastAsiaTheme="minorEastAsia"/>
                <w:b/>
                <w:bCs/>
                <w:kern w:val="0"/>
                <w:szCs w:val="21"/>
              </w:rPr>
            </w:pPr>
            <w:r>
              <w:rPr>
                <w:rFonts w:hint="eastAsia" w:cs="宋体" w:asciiTheme="minorEastAsia" w:hAnsiTheme="minorEastAsia" w:eastAsiaTheme="minorEastAsia"/>
                <w:bCs/>
                <w:kern w:val="0"/>
                <w:szCs w:val="21"/>
              </w:rPr>
              <w:t>三</w:t>
            </w:r>
            <w:r>
              <w:rPr>
                <w:rFonts w:hint="eastAsia" w:cs="宋体" w:asciiTheme="minorEastAsia" w:hAnsiTheme="minorEastAsia" w:eastAsiaTheme="minorEastAsia"/>
                <w:b/>
                <w:bCs/>
                <w:kern w:val="0"/>
                <w:szCs w:val="21"/>
              </w:rPr>
              <w:t>、</w:t>
            </w:r>
            <w:r>
              <w:rPr>
                <w:rFonts w:hint="eastAsia" w:cs="Arial" w:asciiTheme="minorEastAsia" w:hAnsiTheme="minorEastAsia" w:eastAsiaTheme="minorEastAsia"/>
                <w:bCs/>
                <w:kern w:val="0"/>
                <w:szCs w:val="21"/>
              </w:rPr>
              <w:t>期</w:t>
            </w:r>
            <w:r>
              <w:rPr>
                <w:rFonts w:cs="Arial" w:asciiTheme="minorEastAsia" w:hAnsiTheme="minorEastAsia" w:eastAsiaTheme="minorEastAsia"/>
                <w:bCs/>
                <w:kern w:val="0"/>
                <w:szCs w:val="21"/>
              </w:rPr>
              <w:t>末现金及现金等价物余额</w:t>
            </w:r>
          </w:p>
        </w:tc>
        <w:tc>
          <w:tcPr>
            <w:tcW w:w="2062" w:type="dxa"/>
            <w:vAlign w:val="center"/>
          </w:tcPr>
          <w:p w14:paraId="0215A8A1">
            <w:pPr>
              <w:widowControl/>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 xml:space="preserve"> 38,899,689.99</w:t>
            </w:r>
          </w:p>
        </w:tc>
        <w:tc>
          <w:tcPr>
            <w:tcW w:w="2139" w:type="dxa"/>
            <w:vAlign w:val="center"/>
          </w:tcPr>
          <w:p w14:paraId="033185CA">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70,066,591.06</w:t>
            </w:r>
          </w:p>
        </w:tc>
      </w:tr>
      <w:tr w14:paraId="4B27FF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14291A09">
            <w:pPr>
              <w:widowControl/>
              <w:spacing w:line="400" w:lineRule="exact"/>
              <w:rPr>
                <w:rFonts w:hint="eastAsia"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其中：母公司或集团内子公司使用受限制的现金和现金等价物</w:t>
            </w:r>
          </w:p>
        </w:tc>
        <w:tc>
          <w:tcPr>
            <w:tcW w:w="2062" w:type="dxa"/>
            <w:vAlign w:val="center"/>
          </w:tcPr>
          <w:p w14:paraId="4844D9CE">
            <w:pPr>
              <w:widowControl/>
              <w:spacing w:line="400" w:lineRule="exact"/>
              <w:jc w:val="right"/>
              <w:rPr>
                <w:rFonts w:hint="eastAsia" w:cs="Arial" w:asciiTheme="minorEastAsia" w:hAnsiTheme="minorEastAsia" w:eastAsiaTheme="minorEastAsia"/>
                <w:kern w:val="0"/>
                <w:szCs w:val="21"/>
              </w:rPr>
            </w:pPr>
          </w:p>
        </w:tc>
        <w:tc>
          <w:tcPr>
            <w:tcW w:w="2139" w:type="dxa"/>
            <w:vAlign w:val="center"/>
          </w:tcPr>
          <w:p w14:paraId="2B09DF88">
            <w:pPr>
              <w:widowControl/>
              <w:spacing w:line="400" w:lineRule="exact"/>
              <w:jc w:val="right"/>
              <w:rPr>
                <w:rFonts w:hint="eastAsia" w:cs="Arial" w:asciiTheme="minorEastAsia" w:hAnsiTheme="minorEastAsia" w:eastAsiaTheme="minorEastAsia"/>
                <w:kern w:val="0"/>
                <w:szCs w:val="21"/>
              </w:rPr>
            </w:pPr>
          </w:p>
        </w:tc>
      </w:tr>
    </w:tbl>
    <w:p w14:paraId="7B027A3E">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w:t>
      </w:r>
      <w:r>
        <w:rPr>
          <w:rFonts w:hint="eastAsia" w:cs="Arial" w:asciiTheme="minorEastAsia" w:hAnsiTheme="minorEastAsia" w:eastAsiaTheme="minorEastAsia"/>
          <w:b/>
          <w:szCs w:val="21"/>
          <w:lang w:val="en-US" w:eastAsia="zh-CN"/>
        </w:rPr>
        <w:t>5</w:t>
      </w:r>
      <w:r>
        <w:rPr>
          <w:rFonts w:hint="eastAsia" w:cs="Arial" w:asciiTheme="minorEastAsia" w:hAnsiTheme="minorEastAsia" w:eastAsiaTheme="minorEastAsia"/>
          <w:b/>
          <w:szCs w:val="21"/>
        </w:rPr>
        <w:t>、所有权或使用权受到限制的资产</w:t>
      </w:r>
    </w:p>
    <w:p w14:paraId="3F2017D8">
      <w:pPr>
        <w:spacing w:line="132" w:lineRule="exact"/>
      </w:pPr>
    </w:p>
    <w:tbl>
      <w:tblPr>
        <w:tblStyle w:val="72"/>
        <w:tblW w:w="9128" w:type="dxa"/>
        <w:tblInd w:w="14"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252"/>
        <w:gridCol w:w="3864"/>
        <w:gridCol w:w="3012"/>
      </w:tblGrid>
      <w:tr w14:paraId="59B44E4F">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2" w:hRule="atLeast"/>
        </w:trPr>
        <w:tc>
          <w:tcPr>
            <w:tcW w:w="2252" w:type="dxa"/>
            <w:tcBorders>
              <w:top w:val="single" w:color="000000" w:sz="10" w:space="0"/>
              <w:left w:val="nil"/>
            </w:tcBorders>
          </w:tcPr>
          <w:p w14:paraId="63F6C0EB">
            <w:pPr>
              <w:spacing w:before="153" w:line="221" w:lineRule="auto"/>
              <w:ind w:left="932"/>
              <w:rPr>
                <w:rFonts w:hint="eastAsia" w:ascii="仿宋" w:hAnsi="仿宋" w:eastAsia="仿宋" w:cs="仿宋"/>
              </w:rPr>
            </w:pPr>
            <w:r>
              <w:rPr>
                <w:rFonts w:ascii="仿宋" w:hAnsi="仿宋" w:eastAsia="仿宋" w:cs="仿宋"/>
                <w:b/>
                <w:bCs/>
                <w:spacing w:val="-5"/>
              </w:rPr>
              <w:t>项目</w:t>
            </w:r>
          </w:p>
        </w:tc>
        <w:tc>
          <w:tcPr>
            <w:tcW w:w="3864" w:type="dxa"/>
            <w:tcBorders>
              <w:top w:val="single" w:color="000000" w:sz="10" w:space="0"/>
            </w:tcBorders>
          </w:tcPr>
          <w:p w14:paraId="53D714A9">
            <w:pPr>
              <w:spacing w:before="153" w:line="219" w:lineRule="auto"/>
              <w:ind w:left="258"/>
              <w:jc w:val="center"/>
              <w:rPr>
                <w:rFonts w:hint="eastAsia" w:ascii="仿宋" w:hAnsi="仿宋" w:eastAsia="仿宋" w:cs="仿宋"/>
              </w:rPr>
            </w:pPr>
            <w:r>
              <w:rPr>
                <w:rFonts w:ascii="仿宋" w:hAnsi="仿宋" w:eastAsia="仿宋" w:cs="仿宋"/>
                <w:b/>
                <w:bCs/>
                <w:spacing w:val="-3"/>
              </w:rPr>
              <w:t>期末账面余额</w:t>
            </w:r>
          </w:p>
        </w:tc>
        <w:tc>
          <w:tcPr>
            <w:tcW w:w="3012" w:type="dxa"/>
            <w:tcBorders>
              <w:top w:val="single" w:color="000000" w:sz="10" w:space="0"/>
              <w:right w:val="nil"/>
            </w:tcBorders>
          </w:tcPr>
          <w:p w14:paraId="743ECED4">
            <w:pPr>
              <w:spacing w:before="153" w:line="219" w:lineRule="auto"/>
              <w:ind w:left="1011"/>
              <w:rPr>
                <w:rFonts w:hint="eastAsia" w:ascii="仿宋" w:hAnsi="仿宋" w:eastAsia="仿宋" w:cs="仿宋"/>
              </w:rPr>
            </w:pPr>
            <w:r>
              <w:rPr>
                <w:rFonts w:ascii="仿宋" w:hAnsi="仿宋" w:eastAsia="仿宋" w:cs="仿宋"/>
                <w:b/>
                <w:bCs/>
                <w:spacing w:val="-5"/>
              </w:rPr>
              <w:t>受限原因</w:t>
            </w:r>
          </w:p>
        </w:tc>
      </w:tr>
      <w:tr w14:paraId="3CC51B6A">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41" w:hRule="atLeast"/>
        </w:trPr>
        <w:tc>
          <w:tcPr>
            <w:tcW w:w="2252" w:type="dxa"/>
            <w:tcBorders>
              <w:left w:val="nil"/>
            </w:tcBorders>
            <w:vAlign w:val="center"/>
          </w:tcPr>
          <w:p w14:paraId="7E1BF0DA">
            <w:pPr>
              <w:keepNext w:val="0"/>
              <w:keepLines w:val="0"/>
              <w:widowControl/>
              <w:suppressLineNumbers w:val="0"/>
              <w:jc w:val="both"/>
              <w:textAlignment w:val="center"/>
              <w:rPr>
                <w:rFonts w:hint="eastAsia" w:ascii="仿宋" w:hAnsi="仿宋" w:eastAsia="仿宋" w:cs="仿宋"/>
              </w:rPr>
            </w:pPr>
            <w:bookmarkStart w:id="94" w:name="_Hlk227338887"/>
            <w:r>
              <w:rPr>
                <w:rStyle w:val="76"/>
                <w:lang w:val="en-US" w:eastAsia="zh-CN" w:bidi="ar"/>
              </w:rPr>
              <w:t>货币资金</w:t>
            </w:r>
          </w:p>
        </w:tc>
        <w:tc>
          <w:tcPr>
            <w:tcW w:w="3864" w:type="dxa"/>
            <w:vAlign w:val="center"/>
          </w:tcPr>
          <w:p w14:paraId="517A257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6,599,751.63</w:t>
            </w:r>
          </w:p>
        </w:tc>
        <w:tc>
          <w:tcPr>
            <w:tcW w:w="3012" w:type="dxa"/>
            <w:tcBorders>
              <w:right w:val="nil"/>
            </w:tcBorders>
            <w:vAlign w:val="center"/>
          </w:tcPr>
          <w:p w14:paraId="33756B1A">
            <w:pPr>
              <w:keepNext w:val="0"/>
              <w:keepLines w:val="0"/>
              <w:widowControl/>
              <w:suppressLineNumbers w:val="0"/>
              <w:jc w:val="right"/>
              <w:textAlignment w:val="center"/>
              <w:rPr>
                <w:rFonts w:hint="eastAsia" w:ascii="仿宋" w:hAnsi="仿宋" w:eastAsia="仿宋" w:cs="仿宋"/>
              </w:rPr>
            </w:pPr>
            <w:r>
              <w:rPr>
                <w:rFonts w:hint="eastAsia" w:ascii="宋体" w:hAnsi="宋体" w:eastAsia="宋体" w:cs="宋体"/>
                <w:i w:val="0"/>
                <w:iCs w:val="0"/>
                <w:color w:val="000000"/>
                <w:kern w:val="0"/>
                <w:sz w:val="21"/>
                <w:szCs w:val="21"/>
                <w:u w:val="none"/>
                <w:lang w:val="en-US" w:eastAsia="zh-CN" w:bidi="ar"/>
              </w:rPr>
              <w:t xml:space="preserve"> 保证金及保函 </w:t>
            </w:r>
          </w:p>
        </w:tc>
      </w:tr>
      <w:tr w14:paraId="7EC56F78">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41" w:hRule="atLeast"/>
        </w:trPr>
        <w:tc>
          <w:tcPr>
            <w:tcW w:w="2252" w:type="dxa"/>
            <w:tcBorders>
              <w:left w:val="nil"/>
            </w:tcBorders>
            <w:vAlign w:val="center"/>
          </w:tcPr>
          <w:p w14:paraId="41F3FA37">
            <w:pPr>
              <w:keepNext w:val="0"/>
              <w:keepLines w:val="0"/>
              <w:widowControl/>
              <w:suppressLineNumbers w:val="0"/>
              <w:jc w:val="both"/>
              <w:textAlignment w:val="center"/>
              <w:rPr>
                <w:rFonts w:cs="宋体" w:asciiTheme="minorEastAsia" w:hAnsiTheme="minorEastAsia" w:eastAsiaTheme="minorEastAsia"/>
                <w:bCs/>
                <w:kern w:val="0"/>
                <w:szCs w:val="21"/>
              </w:rPr>
            </w:pPr>
            <w:r>
              <w:rPr>
                <w:rStyle w:val="76"/>
                <w:lang w:val="en-US" w:eastAsia="zh-CN" w:bidi="ar"/>
              </w:rPr>
              <w:t>货币资金</w:t>
            </w:r>
          </w:p>
        </w:tc>
        <w:tc>
          <w:tcPr>
            <w:tcW w:w="3864" w:type="dxa"/>
            <w:vAlign w:val="center"/>
          </w:tcPr>
          <w:p w14:paraId="2956C293">
            <w:pPr>
              <w:keepNext w:val="0"/>
              <w:keepLines w:val="0"/>
              <w:widowControl/>
              <w:suppressLineNumbers w:val="0"/>
              <w:jc w:val="right"/>
              <w:textAlignment w:val="center"/>
              <w:rPr>
                <w:rFonts w:ascii="Arial Narrow" w:hAnsi="Arial Narrow" w:eastAsia="Arial Narrow" w:cs="Arial Narrow"/>
                <w:color w:val="000000"/>
                <w:spacing w:val="-1"/>
                <w:kern w:val="0"/>
                <w:sz w:val="21"/>
                <w:szCs w:val="21"/>
              </w:rPr>
            </w:pPr>
            <w:r>
              <w:rPr>
                <w:rFonts w:hint="default" w:ascii="Arial Narrow" w:hAnsi="Arial Narrow" w:eastAsia="Arial Narrow" w:cs="Arial Narrow"/>
                <w:i w:val="0"/>
                <w:iCs w:val="0"/>
                <w:color w:val="000000"/>
                <w:kern w:val="0"/>
                <w:sz w:val="21"/>
                <w:szCs w:val="21"/>
                <w:u w:val="none"/>
                <w:lang w:val="en-US" w:eastAsia="zh-CN" w:bidi="ar"/>
              </w:rPr>
              <w:t>1,464,648.90</w:t>
            </w:r>
          </w:p>
        </w:tc>
        <w:tc>
          <w:tcPr>
            <w:tcW w:w="3012" w:type="dxa"/>
            <w:tcBorders>
              <w:right w:val="nil"/>
            </w:tcBorders>
            <w:vAlign w:val="center"/>
          </w:tcPr>
          <w:p w14:paraId="10293A15">
            <w:pPr>
              <w:keepNext w:val="0"/>
              <w:keepLines w:val="0"/>
              <w:widowControl/>
              <w:suppressLineNumbers w:val="0"/>
              <w:jc w:val="right"/>
              <w:textAlignment w:val="center"/>
              <w:rPr>
                <w:rFonts w:ascii="仿宋" w:hAnsi="仿宋" w:eastAsia="仿宋" w:cs="仿宋"/>
                <w:spacing w:val="-4"/>
              </w:rPr>
            </w:pPr>
            <w:r>
              <w:rPr>
                <w:rFonts w:hint="eastAsia" w:ascii="宋体" w:hAnsi="宋体" w:eastAsia="宋体" w:cs="宋体"/>
                <w:i w:val="0"/>
                <w:iCs w:val="0"/>
                <w:color w:val="000000"/>
                <w:kern w:val="0"/>
                <w:sz w:val="21"/>
                <w:szCs w:val="21"/>
                <w:u w:val="none"/>
                <w:lang w:val="en-US" w:eastAsia="zh-CN" w:bidi="ar"/>
              </w:rPr>
              <w:t xml:space="preserve"> 冻结资金 </w:t>
            </w:r>
          </w:p>
        </w:tc>
      </w:tr>
      <w:tr w14:paraId="1EB44689">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31" w:hRule="atLeast"/>
        </w:trPr>
        <w:tc>
          <w:tcPr>
            <w:tcW w:w="2252" w:type="dxa"/>
            <w:tcBorders>
              <w:left w:val="nil"/>
              <w:bottom w:val="single" w:color="000000" w:sz="10" w:space="0"/>
            </w:tcBorders>
          </w:tcPr>
          <w:p w14:paraId="60749C58">
            <w:pPr>
              <w:spacing w:before="165" w:line="219" w:lineRule="auto"/>
              <w:ind w:left="932"/>
              <w:rPr>
                <w:rFonts w:hint="eastAsia" w:ascii="仿宋" w:hAnsi="仿宋" w:eastAsia="仿宋" w:cs="仿宋"/>
              </w:rPr>
            </w:pPr>
            <w:r>
              <w:rPr>
                <w:rFonts w:ascii="仿宋" w:hAnsi="仿宋" w:eastAsia="仿宋" w:cs="仿宋"/>
                <w:b/>
                <w:bCs/>
                <w:spacing w:val="-5"/>
              </w:rPr>
              <w:t>合计</w:t>
            </w:r>
          </w:p>
        </w:tc>
        <w:tc>
          <w:tcPr>
            <w:tcW w:w="3864" w:type="dxa"/>
            <w:tcBorders>
              <w:bottom w:val="single" w:color="000000" w:sz="10" w:space="0"/>
            </w:tcBorders>
            <w:vAlign w:val="center"/>
          </w:tcPr>
          <w:p w14:paraId="2437EA89">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8,064,400.53</w:t>
            </w:r>
          </w:p>
        </w:tc>
        <w:tc>
          <w:tcPr>
            <w:tcW w:w="3012" w:type="dxa"/>
            <w:tcBorders>
              <w:bottom w:val="single" w:color="000000" w:sz="10" w:space="0"/>
              <w:right w:val="nil"/>
            </w:tcBorders>
          </w:tcPr>
          <w:p w14:paraId="067450D4">
            <w:pPr>
              <w:jc w:val="right"/>
              <w:rPr>
                <w:rFonts w:ascii="Arial" w:hAnsi="Arial" w:cs="Arial" w:eastAsiaTheme="minorEastAsia"/>
              </w:rPr>
            </w:pPr>
          </w:p>
        </w:tc>
      </w:tr>
      <w:bookmarkEnd w:id="94"/>
    </w:tbl>
    <w:p w14:paraId="6C0CF1A9">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56、外币货币性项目</w:t>
      </w:r>
    </w:p>
    <w:p w14:paraId="0C1BCD27">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（1）外币货币性项目</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836"/>
        <w:gridCol w:w="1984"/>
        <w:gridCol w:w="2126"/>
        <w:gridCol w:w="2268"/>
      </w:tblGrid>
      <w:tr w14:paraId="6CBA67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836" w:type="dxa"/>
            <w:noWrap/>
            <w:vAlign w:val="center"/>
          </w:tcPr>
          <w:p w14:paraId="259F693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984" w:type="dxa"/>
            <w:vAlign w:val="center"/>
          </w:tcPr>
          <w:p w14:paraId="771B0EC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期末外币余额</w:t>
            </w:r>
          </w:p>
        </w:tc>
        <w:tc>
          <w:tcPr>
            <w:tcW w:w="2126" w:type="dxa"/>
            <w:vAlign w:val="center"/>
          </w:tcPr>
          <w:p w14:paraId="1085BB2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折算汇率</w:t>
            </w:r>
          </w:p>
        </w:tc>
        <w:tc>
          <w:tcPr>
            <w:tcW w:w="2268" w:type="dxa"/>
            <w:vAlign w:val="center"/>
          </w:tcPr>
          <w:p w14:paraId="2757965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期末折算人民币余额</w:t>
            </w:r>
          </w:p>
        </w:tc>
      </w:tr>
      <w:tr w14:paraId="222642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36" w:type="dxa"/>
            <w:noWrap/>
            <w:vAlign w:val="center"/>
          </w:tcPr>
          <w:p w14:paraId="20F853B1">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货币资金</w:t>
            </w:r>
          </w:p>
        </w:tc>
        <w:tc>
          <w:tcPr>
            <w:tcW w:w="1984" w:type="dxa"/>
            <w:vAlign w:val="center"/>
          </w:tcPr>
          <w:p w14:paraId="4D63ED62">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956,097.42</w:t>
            </w:r>
          </w:p>
        </w:tc>
        <w:tc>
          <w:tcPr>
            <w:tcW w:w="2126" w:type="dxa"/>
            <w:vAlign w:val="center"/>
          </w:tcPr>
          <w:p w14:paraId="7B909CB9">
            <w:pPr>
              <w:widowControl/>
              <w:spacing w:line="400" w:lineRule="exact"/>
              <w:jc w:val="right"/>
              <w:rPr>
                <w:rFonts w:hint="eastAsia" w:ascii="Arial Narrow" w:hAnsi="Arial Narrow" w:cs="Arial Narrow" w:eastAsiaTheme="minorEastAsia"/>
                <w:kern w:val="0"/>
                <w:szCs w:val="21"/>
              </w:rPr>
            </w:pPr>
          </w:p>
        </w:tc>
        <w:tc>
          <w:tcPr>
            <w:tcW w:w="2268" w:type="dxa"/>
            <w:vAlign w:val="center"/>
          </w:tcPr>
          <w:p w14:paraId="13FEE23C">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4,906,163.85</w:t>
            </w:r>
          </w:p>
        </w:tc>
      </w:tr>
      <w:tr w14:paraId="50482A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36" w:type="dxa"/>
            <w:noWrap/>
          </w:tcPr>
          <w:p w14:paraId="0B44D841">
            <w:pPr>
              <w:spacing w:before="159" w:line="218" w:lineRule="auto"/>
              <w:ind w:left="166"/>
              <w:rPr>
                <w:rFonts w:hint="eastAsia" w:cs="宋体" w:asciiTheme="minorEastAsia" w:hAnsiTheme="minorEastAsia"/>
                <w:bCs/>
                <w:kern w:val="0"/>
                <w:szCs w:val="21"/>
              </w:rPr>
            </w:pPr>
            <w:r>
              <w:rPr>
                <w:rFonts w:hint="eastAsia" w:cs="宋体" w:asciiTheme="minorEastAsia" w:hAnsiTheme="minorEastAsia"/>
                <w:bCs/>
                <w:kern w:val="0"/>
                <w:szCs w:val="21"/>
              </w:rPr>
              <w:t>其中：美元</w:t>
            </w:r>
          </w:p>
        </w:tc>
        <w:tc>
          <w:tcPr>
            <w:tcW w:w="1984" w:type="dxa"/>
            <w:vAlign w:val="center"/>
          </w:tcPr>
          <w:p w14:paraId="33D2B2C0">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633,480.67  </w:t>
            </w:r>
          </w:p>
        </w:tc>
        <w:tc>
          <w:tcPr>
            <w:tcW w:w="2126" w:type="dxa"/>
            <w:vAlign w:val="center"/>
          </w:tcPr>
          <w:p w14:paraId="3E6DDA43">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7.0288 </w:t>
            </w:r>
          </w:p>
        </w:tc>
        <w:tc>
          <w:tcPr>
            <w:tcW w:w="2268" w:type="dxa"/>
            <w:vAlign w:val="center"/>
          </w:tcPr>
          <w:p w14:paraId="5EB63114">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4,452,608.93  </w:t>
            </w:r>
          </w:p>
        </w:tc>
      </w:tr>
      <w:tr w14:paraId="6CFE21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36" w:type="dxa"/>
            <w:noWrap/>
          </w:tcPr>
          <w:p w14:paraId="47E1B1E0">
            <w:pPr>
              <w:spacing w:before="162" w:line="218" w:lineRule="auto"/>
              <w:ind w:left="803"/>
              <w:rPr>
                <w:rFonts w:hint="eastAsia" w:cs="宋体" w:asciiTheme="minorEastAsia" w:hAnsiTheme="minorEastAsia"/>
                <w:bCs/>
                <w:kern w:val="0"/>
                <w:szCs w:val="21"/>
              </w:rPr>
            </w:pPr>
            <w:r>
              <w:rPr>
                <w:rFonts w:hint="eastAsia" w:cs="宋体" w:asciiTheme="minorEastAsia" w:hAnsiTheme="minorEastAsia"/>
                <w:bCs/>
                <w:kern w:val="0"/>
                <w:szCs w:val="21"/>
              </w:rPr>
              <w:t>港币</w:t>
            </w:r>
          </w:p>
        </w:tc>
        <w:tc>
          <w:tcPr>
            <w:tcW w:w="1984" w:type="dxa"/>
            <w:vAlign w:val="center"/>
          </w:tcPr>
          <w:p w14:paraId="0B3BE61A">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126,937.90 </w:t>
            </w:r>
          </w:p>
        </w:tc>
        <w:tc>
          <w:tcPr>
            <w:tcW w:w="2126" w:type="dxa"/>
            <w:vAlign w:val="center"/>
          </w:tcPr>
          <w:p w14:paraId="65AFA1B9">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0.9032 </w:t>
            </w:r>
          </w:p>
        </w:tc>
        <w:tc>
          <w:tcPr>
            <w:tcW w:w="2268" w:type="dxa"/>
            <w:vAlign w:val="center"/>
          </w:tcPr>
          <w:p w14:paraId="203643EB">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114,652.85 </w:t>
            </w:r>
          </w:p>
        </w:tc>
      </w:tr>
      <w:tr w14:paraId="1ED044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36" w:type="dxa"/>
            <w:noWrap/>
          </w:tcPr>
          <w:p w14:paraId="4B04C740">
            <w:pPr>
              <w:spacing w:before="170" w:line="218" w:lineRule="auto"/>
              <w:ind w:left="796"/>
              <w:rPr>
                <w:rFonts w:hint="eastAsia" w:cs="宋体" w:asciiTheme="minorEastAsia" w:hAnsiTheme="minorEastAsia"/>
                <w:bCs/>
                <w:kern w:val="0"/>
                <w:szCs w:val="21"/>
              </w:rPr>
            </w:pPr>
            <w:r>
              <w:rPr>
                <w:rFonts w:hint="eastAsia" w:cs="宋体" w:asciiTheme="minorEastAsia" w:hAnsiTheme="minorEastAsia"/>
                <w:bCs/>
                <w:kern w:val="0"/>
                <w:szCs w:val="21"/>
              </w:rPr>
              <w:t>林吉特</w:t>
            </w:r>
          </w:p>
        </w:tc>
        <w:tc>
          <w:tcPr>
            <w:tcW w:w="1984" w:type="dxa"/>
            <w:vAlign w:val="center"/>
          </w:tcPr>
          <w:p w14:paraId="71D0A167">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195,678.85 </w:t>
            </w:r>
          </w:p>
        </w:tc>
        <w:tc>
          <w:tcPr>
            <w:tcW w:w="2126" w:type="dxa"/>
            <w:vAlign w:val="center"/>
          </w:tcPr>
          <w:p w14:paraId="501EB533">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0.5774 </w:t>
            </w:r>
          </w:p>
        </w:tc>
        <w:tc>
          <w:tcPr>
            <w:tcW w:w="2268" w:type="dxa"/>
            <w:vAlign w:val="center"/>
          </w:tcPr>
          <w:p w14:paraId="01130839">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338,902.07 </w:t>
            </w:r>
          </w:p>
        </w:tc>
      </w:tr>
    </w:tbl>
    <w:p w14:paraId="5C71E5B2">
      <w:pPr>
        <w:spacing w:line="400" w:lineRule="exact"/>
        <w:ind w:left="508"/>
        <w:rPr>
          <w:rFonts w:hint="eastAsia" w:cs="宋体" w:asciiTheme="minorEastAsia" w:hAnsiTheme="minorEastAsia" w:eastAsiaTheme="minorEastAsia"/>
          <w:bCs/>
          <w:kern w:val="0"/>
          <w:szCs w:val="21"/>
        </w:rPr>
      </w:pPr>
      <w:bookmarkStart w:id="95" w:name="_Toc57289674"/>
      <w:r>
        <w:rPr>
          <w:rFonts w:hint="eastAsia" w:cs="宋体" w:asciiTheme="minorEastAsia" w:hAnsiTheme="minorEastAsia" w:eastAsiaTheme="minorEastAsia"/>
          <w:bCs/>
          <w:kern w:val="0"/>
          <w:szCs w:val="21"/>
        </w:rPr>
        <w:t>（2）境外经营实体说明</w:t>
      </w:r>
    </w:p>
    <w:p w14:paraId="0EC6C795">
      <w:pPr>
        <w:spacing w:line="400" w:lineRule="exact"/>
        <w:ind w:left="35" w:right="32" w:firstLine="481"/>
        <w:rPr>
          <w:rFonts w:hint="eastAsia"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①本公司之子公司北信源（马来西亚）信息技术公司主要经营地为马来西亚，记账本位币为林吉特。</w:t>
      </w:r>
    </w:p>
    <w:p w14:paraId="43E20C1F">
      <w:pPr>
        <w:spacing w:line="400" w:lineRule="exact"/>
        <w:ind w:left="456"/>
        <w:rPr>
          <w:rFonts w:hint="eastAsia"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②本公司之子公司北信源国际有限公司主要经营地为香港，记账本位币为美元。</w:t>
      </w:r>
    </w:p>
    <w:p w14:paraId="6018D59F">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57、租赁</w:t>
      </w:r>
      <w:bookmarkEnd w:id="95"/>
    </w:p>
    <w:p w14:paraId="3415850B">
      <w:pPr>
        <w:spacing w:line="460" w:lineRule="atLeast"/>
        <w:ind w:firstLine="422" w:firstLineChars="200"/>
        <w:outlineLvl w:val="2"/>
        <w:rPr>
          <w:b/>
          <w:kern w:val="0"/>
          <w:szCs w:val="21"/>
        </w:rPr>
      </w:pPr>
      <w:bookmarkStart w:id="96" w:name="_Toc57289675"/>
      <w:r>
        <w:rPr>
          <w:rFonts w:hint="eastAsia"/>
          <w:b/>
          <w:kern w:val="0"/>
          <w:szCs w:val="21"/>
        </w:rPr>
        <w:t>（1）本公司作为承租人</w:t>
      </w:r>
      <w:bookmarkEnd w:id="96"/>
    </w:p>
    <w:p w14:paraId="6861410E">
      <w:pPr>
        <w:spacing w:line="460" w:lineRule="atLeast"/>
        <w:ind w:firstLine="420" w:firstLineChars="200"/>
        <w:rPr>
          <w:rFonts w:hint="eastAsia"/>
          <w:color w:val="auto"/>
          <w:kern w:val="0"/>
          <w:szCs w:val="21"/>
        </w:rPr>
      </w:pPr>
      <w:r>
        <w:rPr>
          <w:kern w:val="0"/>
          <w:szCs w:val="21"/>
        </w:rPr>
        <w:t>使用权资</w:t>
      </w:r>
      <w:r>
        <w:rPr>
          <w:color w:val="auto"/>
          <w:kern w:val="0"/>
          <w:szCs w:val="21"/>
        </w:rPr>
        <w:t>产</w:t>
      </w:r>
      <w:r>
        <w:rPr>
          <w:rFonts w:hint="eastAsia"/>
          <w:color w:val="auto"/>
          <w:kern w:val="0"/>
          <w:szCs w:val="21"/>
        </w:rPr>
        <w:t>、</w:t>
      </w:r>
      <w:r>
        <w:rPr>
          <w:color w:val="auto"/>
          <w:kern w:val="0"/>
          <w:szCs w:val="21"/>
        </w:rPr>
        <w:t>租赁负债情况参见本附注</w:t>
      </w:r>
      <w:r>
        <w:rPr>
          <w:rFonts w:hint="eastAsia"/>
          <w:color w:val="auto"/>
          <w:kern w:val="0"/>
          <w:szCs w:val="21"/>
        </w:rPr>
        <w:t>五、</w:t>
      </w:r>
      <w:r>
        <w:rPr>
          <w:rFonts w:hint="eastAsia"/>
          <w:color w:val="auto"/>
          <w:kern w:val="0"/>
          <w:szCs w:val="21"/>
          <w:lang w:val="en-US" w:eastAsia="zh-CN"/>
        </w:rPr>
        <w:t>14</w:t>
      </w:r>
      <w:r>
        <w:rPr>
          <w:rFonts w:hint="eastAsia"/>
          <w:color w:val="auto"/>
          <w:kern w:val="0"/>
          <w:szCs w:val="21"/>
        </w:rPr>
        <w:t>、</w:t>
      </w:r>
      <w:r>
        <w:rPr>
          <w:rFonts w:hint="eastAsia"/>
          <w:color w:val="auto"/>
          <w:kern w:val="0"/>
          <w:szCs w:val="21"/>
          <w:lang w:val="en-US" w:eastAsia="zh-CN"/>
        </w:rPr>
        <w:t>31</w:t>
      </w:r>
      <w:r>
        <w:rPr>
          <w:rFonts w:hint="eastAsia"/>
          <w:color w:val="auto"/>
          <w:kern w:val="0"/>
          <w:szCs w:val="21"/>
        </w:rPr>
        <w:t>。</w:t>
      </w:r>
    </w:p>
    <w:p w14:paraId="70BAD625">
      <w:pPr>
        <w:spacing w:line="460" w:lineRule="atLeast"/>
        <w:ind w:firstLine="420" w:firstLineChars="200"/>
        <w:rPr>
          <w:color w:val="0000FF"/>
          <w:kern w:val="0"/>
          <w:szCs w:val="21"/>
        </w:rPr>
      </w:pPr>
      <w:r>
        <w:rPr>
          <w:kern w:val="0"/>
          <w:szCs w:val="21"/>
        </w:rPr>
        <w:fldChar w:fldCharType="begin"/>
      </w:r>
      <w:r>
        <w:rPr>
          <w:kern w:val="0"/>
          <w:szCs w:val="21"/>
        </w:rPr>
        <w:instrText xml:space="preserve"> </w:instrText>
      </w:r>
      <w:r>
        <w:rPr>
          <w:rFonts w:hint="eastAsia"/>
          <w:kern w:val="0"/>
          <w:szCs w:val="21"/>
        </w:rPr>
        <w:instrText xml:space="preserve">= 2 \* GB3</w:instrText>
      </w:r>
      <w:r>
        <w:rPr>
          <w:kern w:val="0"/>
          <w:szCs w:val="21"/>
        </w:rPr>
        <w:instrText xml:space="preserve"> </w:instrText>
      </w:r>
      <w:r>
        <w:rPr>
          <w:kern w:val="0"/>
          <w:szCs w:val="21"/>
        </w:rPr>
        <w:fldChar w:fldCharType="separate"/>
      </w:r>
      <w:r>
        <w:rPr>
          <w:rFonts w:hint="eastAsia"/>
          <w:kern w:val="0"/>
          <w:szCs w:val="21"/>
        </w:rPr>
        <w:t>②</w:t>
      </w:r>
      <w:r>
        <w:rPr>
          <w:kern w:val="0"/>
          <w:szCs w:val="21"/>
        </w:rPr>
        <w:fldChar w:fldCharType="end"/>
      </w:r>
      <w:r>
        <w:rPr>
          <w:kern w:val="0"/>
          <w:szCs w:val="21"/>
        </w:rPr>
        <w:t>计入</w:t>
      </w:r>
      <w:r>
        <w:rPr>
          <w:rFonts w:hint="eastAsia"/>
          <w:kern w:val="0"/>
          <w:szCs w:val="21"/>
        </w:rPr>
        <w:t>本年</w:t>
      </w:r>
      <w:r>
        <w:rPr>
          <w:kern w:val="0"/>
          <w:szCs w:val="21"/>
        </w:rPr>
        <w:t>损益情况</w:t>
      </w:r>
    </w:p>
    <w:tbl>
      <w:tblPr>
        <w:tblStyle w:val="20"/>
        <w:tblW w:w="4966"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099"/>
        <w:gridCol w:w="2756"/>
        <w:gridCol w:w="2298"/>
      </w:tblGrid>
      <w:tr w14:paraId="57E553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39" w:type="pct"/>
            <w:vMerge w:val="restart"/>
            <w:shd w:val="clear" w:color="auto" w:fill="auto"/>
            <w:vAlign w:val="center"/>
          </w:tcPr>
          <w:p w14:paraId="4AB64F7D">
            <w:pPr>
              <w:spacing w:line="460" w:lineRule="atLeast"/>
              <w:jc w:val="center"/>
              <w:rPr>
                <w:kern w:val="0"/>
                <w:szCs w:val="21"/>
              </w:rPr>
            </w:pPr>
            <w:r>
              <w:rPr>
                <w:kern w:val="0"/>
                <w:szCs w:val="21"/>
              </w:rPr>
              <w:t>项   目</w:t>
            </w:r>
          </w:p>
        </w:tc>
        <w:tc>
          <w:tcPr>
            <w:tcW w:w="2760" w:type="pct"/>
            <w:gridSpan w:val="2"/>
            <w:shd w:val="clear" w:color="auto" w:fill="auto"/>
            <w:vAlign w:val="center"/>
          </w:tcPr>
          <w:p w14:paraId="4F14469A">
            <w:pPr>
              <w:spacing w:line="460" w:lineRule="atLeast"/>
              <w:jc w:val="center"/>
              <w:rPr>
                <w:kern w:val="0"/>
                <w:szCs w:val="21"/>
              </w:rPr>
            </w:pPr>
            <w:r>
              <w:rPr>
                <w:kern w:val="0"/>
                <w:szCs w:val="21"/>
              </w:rPr>
              <w:t>计入本年损益</w:t>
            </w:r>
          </w:p>
        </w:tc>
      </w:tr>
      <w:tr w14:paraId="1AE818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39" w:type="pct"/>
            <w:vMerge w:val="continue"/>
            <w:shd w:val="clear" w:color="auto" w:fill="auto"/>
            <w:vAlign w:val="center"/>
          </w:tcPr>
          <w:p w14:paraId="13CB6D88">
            <w:pPr>
              <w:spacing w:line="460" w:lineRule="atLeast"/>
              <w:jc w:val="center"/>
              <w:rPr>
                <w:kern w:val="0"/>
                <w:szCs w:val="21"/>
              </w:rPr>
            </w:pPr>
          </w:p>
        </w:tc>
        <w:tc>
          <w:tcPr>
            <w:tcW w:w="1505" w:type="pct"/>
            <w:shd w:val="clear" w:color="auto" w:fill="auto"/>
            <w:vAlign w:val="center"/>
          </w:tcPr>
          <w:p w14:paraId="7E35C063">
            <w:pPr>
              <w:spacing w:line="460" w:lineRule="atLeast"/>
              <w:jc w:val="center"/>
              <w:rPr>
                <w:kern w:val="0"/>
                <w:szCs w:val="21"/>
              </w:rPr>
            </w:pPr>
            <w:r>
              <w:rPr>
                <w:kern w:val="0"/>
                <w:szCs w:val="21"/>
              </w:rPr>
              <w:t>列报项目</w:t>
            </w:r>
          </w:p>
        </w:tc>
        <w:tc>
          <w:tcPr>
            <w:tcW w:w="1255" w:type="pct"/>
            <w:shd w:val="clear" w:color="auto" w:fill="auto"/>
            <w:vAlign w:val="center"/>
          </w:tcPr>
          <w:p w14:paraId="6F2288D4">
            <w:pPr>
              <w:spacing w:line="460" w:lineRule="atLeast"/>
              <w:jc w:val="center"/>
              <w:rPr>
                <w:kern w:val="0"/>
                <w:szCs w:val="21"/>
              </w:rPr>
            </w:pPr>
            <w:r>
              <w:rPr>
                <w:kern w:val="0"/>
                <w:szCs w:val="21"/>
              </w:rPr>
              <w:t>金额</w:t>
            </w:r>
          </w:p>
        </w:tc>
      </w:tr>
      <w:tr w14:paraId="55B531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39" w:type="pct"/>
            <w:shd w:val="clear" w:color="auto" w:fill="auto"/>
            <w:vAlign w:val="center"/>
          </w:tcPr>
          <w:p w14:paraId="54FC730B">
            <w:pPr>
              <w:spacing w:line="460" w:lineRule="atLeast"/>
              <w:rPr>
                <w:kern w:val="0"/>
                <w:szCs w:val="21"/>
              </w:rPr>
            </w:pPr>
            <w:r>
              <w:rPr>
                <w:rFonts w:hint="eastAsia"/>
                <w:kern w:val="0"/>
                <w:szCs w:val="21"/>
              </w:rPr>
              <w:t>租赁负债的利息</w:t>
            </w:r>
          </w:p>
        </w:tc>
        <w:tc>
          <w:tcPr>
            <w:tcW w:w="1505" w:type="pct"/>
            <w:shd w:val="clear" w:color="auto" w:fill="auto"/>
            <w:vAlign w:val="center"/>
          </w:tcPr>
          <w:p w14:paraId="73D6481B">
            <w:pPr>
              <w:spacing w:line="460" w:lineRule="atLeast"/>
              <w:jc w:val="center"/>
              <w:rPr>
                <w:kern w:val="0"/>
                <w:szCs w:val="21"/>
              </w:rPr>
            </w:pPr>
          </w:p>
        </w:tc>
        <w:tc>
          <w:tcPr>
            <w:tcW w:w="1255" w:type="pct"/>
            <w:shd w:val="clear" w:color="auto" w:fill="auto"/>
            <w:vAlign w:val="center"/>
          </w:tcPr>
          <w:p w14:paraId="7E992F36">
            <w:pPr>
              <w:spacing w:line="460" w:lineRule="atLeast"/>
              <w:jc w:val="right"/>
              <w:rPr>
                <w:kern w:val="0"/>
                <w:szCs w:val="21"/>
              </w:rPr>
            </w:pPr>
          </w:p>
        </w:tc>
      </w:tr>
      <w:tr w14:paraId="20C9BD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39" w:type="pct"/>
            <w:shd w:val="clear" w:color="auto" w:fill="auto"/>
            <w:vAlign w:val="center"/>
          </w:tcPr>
          <w:p w14:paraId="232A012D">
            <w:pPr>
              <w:spacing w:line="460" w:lineRule="atLeast"/>
              <w:rPr>
                <w:kern w:val="0"/>
                <w:szCs w:val="21"/>
              </w:rPr>
            </w:pPr>
            <w:r>
              <w:rPr>
                <w:kern w:val="0"/>
                <w:szCs w:val="21"/>
              </w:rPr>
              <w:t>短期租赁费用（适用简化处理）</w:t>
            </w:r>
          </w:p>
        </w:tc>
        <w:tc>
          <w:tcPr>
            <w:tcW w:w="2756" w:type="dxa"/>
            <w:shd w:val="clear" w:color="auto" w:fill="auto"/>
            <w:vAlign w:val="center"/>
          </w:tcPr>
          <w:p w14:paraId="1D7BD472">
            <w:pPr>
              <w:keepNext w:val="0"/>
              <w:keepLines w:val="0"/>
              <w:widowControl/>
              <w:suppressLineNumbers w:val="0"/>
              <w:jc w:val="right"/>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销售费用、管理费用</w:t>
            </w:r>
          </w:p>
        </w:tc>
        <w:tc>
          <w:tcPr>
            <w:tcW w:w="2298" w:type="dxa"/>
            <w:shd w:val="clear" w:color="auto" w:fill="auto"/>
            <w:vAlign w:val="center"/>
          </w:tcPr>
          <w:p w14:paraId="3291DCA0">
            <w:pPr>
              <w:ind w:firstLine="210" w:firstLineChars="100"/>
              <w:jc w:val="right"/>
              <w:rPr>
                <w:rFonts w:ascii="Arial Narrow" w:hAnsi="Arial Narrow"/>
                <w:bCs/>
                <w:color w:val="000000"/>
                <w:szCs w:val="21"/>
              </w:rPr>
            </w:pPr>
            <w:r>
              <w:rPr>
                <w:rFonts w:hint="eastAsia" w:ascii="Arial Narrow" w:hAnsi="Arial Narrow"/>
                <w:bCs/>
                <w:color w:val="000000"/>
                <w:szCs w:val="21"/>
                <w:lang w:val="en-US" w:eastAsia="zh-CN"/>
              </w:rPr>
              <w:t>2,636,740.32</w:t>
            </w:r>
          </w:p>
        </w:tc>
      </w:tr>
      <w:tr w14:paraId="4BA8F6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37" w:hRule="atLeast"/>
        </w:trPr>
        <w:tc>
          <w:tcPr>
            <w:tcW w:w="2239" w:type="pct"/>
            <w:shd w:val="clear" w:color="auto" w:fill="auto"/>
            <w:vAlign w:val="center"/>
          </w:tcPr>
          <w:p w14:paraId="76719CED">
            <w:pPr>
              <w:spacing w:line="460" w:lineRule="atLeast"/>
              <w:rPr>
                <w:kern w:val="0"/>
                <w:szCs w:val="21"/>
              </w:rPr>
            </w:pPr>
            <w:r>
              <w:rPr>
                <w:kern w:val="0"/>
                <w:szCs w:val="21"/>
              </w:rPr>
              <w:t>低价值资产租赁费用（适用简化处理）</w:t>
            </w:r>
          </w:p>
        </w:tc>
        <w:tc>
          <w:tcPr>
            <w:tcW w:w="2756" w:type="dxa"/>
            <w:shd w:val="clear" w:color="auto" w:fill="auto"/>
            <w:vAlign w:val="center"/>
          </w:tcPr>
          <w:p w14:paraId="7F9E26A1">
            <w:pPr>
              <w:keepNext w:val="0"/>
              <w:keepLines w:val="0"/>
              <w:widowControl/>
              <w:suppressLineNumbers w:val="0"/>
              <w:jc w:val="right"/>
              <w:textAlignment w:val="center"/>
              <w:rPr>
                <w:kern w:val="0"/>
                <w:szCs w:val="21"/>
              </w:rPr>
            </w:pPr>
          </w:p>
        </w:tc>
        <w:tc>
          <w:tcPr>
            <w:tcW w:w="2298" w:type="dxa"/>
            <w:shd w:val="clear" w:color="auto" w:fill="auto"/>
            <w:vAlign w:val="center"/>
          </w:tcPr>
          <w:p w14:paraId="713CFC53">
            <w:pPr>
              <w:ind w:firstLine="210" w:firstLineChars="100"/>
              <w:jc w:val="right"/>
              <w:rPr>
                <w:rFonts w:ascii="Arial Narrow" w:hAnsi="Arial Narrow"/>
                <w:bCs/>
                <w:color w:val="000000"/>
                <w:szCs w:val="21"/>
              </w:rPr>
            </w:pPr>
          </w:p>
        </w:tc>
      </w:tr>
      <w:tr w14:paraId="21FDA3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39" w:type="pct"/>
            <w:shd w:val="clear" w:color="auto" w:fill="auto"/>
            <w:vAlign w:val="center"/>
          </w:tcPr>
          <w:p w14:paraId="2C05CAE5">
            <w:pPr>
              <w:spacing w:line="460" w:lineRule="atLeast"/>
              <w:rPr>
                <w:kern w:val="0"/>
                <w:szCs w:val="21"/>
              </w:rPr>
            </w:pPr>
            <w:r>
              <w:rPr>
                <w:kern w:val="0"/>
                <w:szCs w:val="21"/>
              </w:rPr>
              <w:t>未纳入租赁负债计量的可变租赁付款额</w:t>
            </w:r>
          </w:p>
        </w:tc>
        <w:tc>
          <w:tcPr>
            <w:tcW w:w="1505" w:type="pct"/>
            <w:shd w:val="clear" w:color="auto" w:fill="auto"/>
            <w:vAlign w:val="center"/>
          </w:tcPr>
          <w:p w14:paraId="75457BB8">
            <w:pPr>
              <w:spacing w:line="460" w:lineRule="atLeast"/>
              <w:jc w:val="center"/>
              <w:rPr>
                <w:kern w:val="0"/>
                <w:szCs w:val="21"/>
              </w:rPr>
            </w:pPr>
          </w:p>
        </w:tc>
        <w:tc>
          <w:tcPr>
            <w:tcW w:w="1255" w:type="pct"/>
            <w:shd w:val="clear" w:color="auto" w:fill="auto"/>
            <w:vAlign w:val="center"/>
          </w:tcPr>
          <w:p w14:paraId="05A83B75">
            <w:pPr>
              <w:spacing w:line="460" w:lineRule="atLeast"/>
              <w:jc w:val="right"/>
              <w:rPr>
                <w:kern w:val="0"/>
                <w:szCs w:val="21"/>
              </w:rPr>
            </w:pPr>
          </w:p>
        </w:tc>
      </w:tr>
      <w:tr w14:paraId="3E43C1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39" w:type="pct"/>
            <w:shd w:val="clear" w:color="auto" w:fill="auto"/>
            <w:vAlign w:val="center"/>
          </w:tcPr>
          <w:p w14:paraId="1A75BDCA">
            <w:pPr>
              <w:spacing w:line="460" w:lineRule="atLeast"/>
              <w:rPr>
                <w:kern w:val="0"/>
                <w:szCs w:val="21"/>
              </w:rPr>
            </w:pPr>
            <w:r>
              <w:rPr>
                <w:kern w:val="0"/>
                <w:szCs w:val="21"/>
              </w:rPr>
              <w:t>转租使用权资产取得的收入</w:t>
            </w:r>
          </w:p>
        </w:tc>
        <w:tc>
          <w:tcPr>
            <w:tcW w:w="1505" w:type="pct"/>
            <w:shd w:val="clear" w:color="auto" w:fill="auto"/>
            <w:vAlign w:val="center"/>
          </w:tcPr>
          <w:p w14:paraId="31FEBDE2">
            <w:pPr>
              <w:spacing w:line="460" w:lineRule="atLeast"/>
              <w:jc w:val="center"/>
              <w:rPr>
                <w:kern w:val="0"/>
                <w:szCs w:val="21"/>
              </w:rPr>
            </w:pPr>
          </w:p>
        </w:tc>
        <w:tc>
          <w:tcPr>
            <w:tcW w:w="1255" w:type="pct"/>
            <w:shd w:val="clear" w:color="auto" w:fill="auto"/>
            <w:vAlign w:val="center"/>
          </w:tcPr>
          <w:p w14:paraId="14C7563B">
            <w:pPr>
              <w:spacing w:line="460" w:lineRule="atLeast"/>
              <w:jc w:val="right"/>
              <w:rPr>
                <w:kern w:val="0"/>
                <w:szCs w:val="21"/>
              </w:rPr>
            </w:pPr>
          </w:p>
        </w:tc>
      </w:tr>
      <w:tr w14:paraId="28D0508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39" w:type="pct"/>
            <w:shd w:val="clear" w:color="auto" w:fill="auto"/>
            <w:vAlign w:val="center"/>
          </w:tcPr>
          <w:p w14:paraId="486B70BB">
            <w:pPr>
              <w:spacing w:line="460" w:lineRule="atLeast"/>
              <w:rPr>
                <w:kern w:val="0"/>
                <w:szCs w:val="21"/>
              </w:rPr>
            </w:pPr>
            <w:r>
              <w:rPr>
                <w:kern w:val="0"/>
                <w:szCs w:val="21"/>
              </w:rPr>
              <w:t>售后租回交易</w:t>
            </w:r>
          </w:p>
        </w:tc>
        <w:tc>
          <w:tcPr>
            <w:tcW w:w="1505" w:type="pct"/>
            <w:shd w:val="clear" w:color="auto" w:fill="auto"/>
            <w:vAlign w:val="center"/>
          </w:tcPr>
          <w:p w14:paraId="5CD09B4F">
            <w:pPr>
              <w:spacing w:line="460" w:lineRule="atLeast"/>
              <w:jc w:val="center"/>
              <w:rPr>
                <w:kern w:val="0"/>
                <w:szCs w:val="21"/>
              </w:rPr>
            </w:pPr>
          </w:p>
        </w:tc>
        <w:tc>
          <w:tcPr>
            <w:tcW w:w="1255" w:type="pct"/>
            <w:shd w:val="clear" w:color="auto" w:fill="auto"/>
            <w:vAlign w:val="center"/>
          </w:tcPr>
          <w:p w14:paraId="49E31CAF">
            <w:pPr>
              <w:spacing w:line="460" w:lineRule="atLeast"/>
              <w:jc w:val="right"/>
              <w:rPr>
                <w:kern w:val="0"/>
                <w:szCs w:val="21"/>
              </w:rPr>
            </w:pPr>
          </w:p>
        </w:tc>
      </w:tr>
    </w:tbl>
    <w:p w14:paraId="196453B5">
      <w:pPr>
        <w:spacing w:line="460" w:lineRule="atLeast"/>
        <w:ind w:firstLine="422" w:firstLineChars="200"/>
        <w:outlineLvl w:val="2"/>
        <w:rPr>
          <w:b/>
          <w:kern w:val="0"/>
          <w:szCs w:val="21"/>
        </w:rPr>
      </w:pPr>
      <w:bookmarkStart w:id="97" w:name="_Toc57289676"/>
      <w:r>
        <w:rPr>
          <w:rFonts w:hint="eastAsia"/>
          <w:b/>
          <w:kern w:val="0"/>
          <w:szCs w:val="21"/>
        </w:rPr>
        <w:t>（2）本公司作为出租人</w:t>
      </w:r>
      <w:bookmarkEnd w:id="97"/>
      <w:r>
        <w:rPr>
          <w:rFonts w:hint="eastAsia"/>
          <w:b/>
          <w:kern w:val="0"/>
          <w:szCs w:val="21"/>
        </w:rPr>
        <w:t>:无</w:t>
      </w:r>
    </w:p>
    <w:p w14:paraId="712AC6D5">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六、研发支出</w:t>
      </w:r>
    </w:p>
    <w:p w14:paraId="462AB7A1">
      <w:pPr>
        <w:spacing w:line="400" w:lineRule="exact"/>
        <w:ind w:firstLine="422" w:firstLineChars="20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1、研发支出本期发生额情况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705EE7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44061EB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02AE703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4548F37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43571B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62EA230A">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费用化研发支出</w:t>
            </w:r>
          </w:p>
        </w:tc>
        <w:tc>
          <w:tcPr>
            <w:tcW w:w="3160" w:type="dxa"/>
            <w:shd w:val="clear" w:color="auto" w:fill="auto"/>
            <w:noWrap/>
            <w:vAlign w:val="center"/>
          </w:tcPr>
          <w:p w14:paraId="628F028F">
            <w:pPr>
              <w:keepNext w:val="0"/>
              <w:keepLines w:val="0"/>
              <w:widowControl/>
              <w:suppressLineNumbers w:val="0"/>
              <w:ind w:firstLine="210" w:firstLineChars="100"/>
              <w:jc w:val="right"/>
              <w:textAlignment w:val="center"/>
              <w:rPr>
                <w:rFonts w:hint="eastAsia" w:ascii="Arial Narrow" w:hAnsi="Arial Narrow"/>
                <w:bCs/>
                <w:color w:val="000000"/>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136,923,401.13</w:t>
            </w:r>
          </w:p>
        </w:tc>
        <w:tc>
          <w:tcPr>
            <w:tcW w:w="2798" w:type="dxa"/>
            <w:noWrap/>
            <w:vAlign w:val="center"/>
          </w:tcPr>
          <w:p w14:paraId="4E9DB44B">
            <w:pPr>
              <w:keepNext w:val="0"/>
              <w:keepLines w:val="0"/>
              <w:widowControl/>
              <w:suppressLineNumbers w:val="0"/>
              <w:jc w:val="right"/>
              <w:textAlignment w:val="center"/>
              <w:rPr>
                <w:rFonts w:hint="eastAsia" w:ascii="Arial Narrow" w:hAnsi="Arial Narrow" w:eastAsia="宋体" w:cs="宋体"/>
                <w:bCs/>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129,462,032.07</w:t>
            </w:r>
          </w:p>
        </w:tc>
      </w:tr>
      <w:tr w14:paraId="6610F1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5A93DEA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资本化研发支出</w:t>
            </w:r>
          </w:p>
        </w:tc>
        <w:tc>
          <w:tcPr>
            <w:tcW w:w="3160" w:type="dxa"/>
            <w:noWrap/>
            <w:vAlign w:val="center"/>
          </w:tcPr>
          <w:p w14:paraId="74653FAA">
            <w:pPr>
              <w:jc w:val="right"/>
              <w:rPr>
                <w:rFonts w:hint="eastAsia" w:ascii="Arial Narrow" w:hAnsi="Arial Narrow"/>
                <w:bCs/>
                <w:color w:val="000000"/>
                <w:szCs w:val="21"/>
              </w:rPr>
            </w:pPr>
          </w:p>
        </w:tc>
        <w:tc>
          <w:tcPr>
            <w:tcW w:w="2798" w:type="dxa"/>
            <w:noWrap/>
            <w:vAlign w:val="center"/>
          </w:tcPr>
          <w:p w14:paraId="7CC70D43">
            <w:pPr>
              <w:keepNext w:val="0"/>
              <w:keepLines w:val="0"/>
              <w:widowControl/>
              <w:suppressLineNumbers w:val="0"/>
              <w:jc w:val="right"/>
              <w:textAlignment w:val="center"/>
              <w:rPr>
                <w:rFonts w:hint="eastAsia" w:ascii="Arial Narrow" w:hAnsi="Arial Narrow" w:eastAsia="宋体" w:cs="宋体"/>
                <w:bCs/>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31,256,648.12</w:t>
            </w:r>
          </w:p>
        </w:tc>
      </w:tr>
      <w:tr w14:paraId="0C1E474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400BD42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shd w:val="clear" w:color="auto" w:fill="auto"/>
            <w:noWrap/>
            <w:vAlign w:val="center"/>
          </w:tcPr>
          <w:p w14:paraId="407CECC8">
            <w:pPr>
              <w:keepNext w:val="0"/>
              <w:keepLines w:val="0"/>
              <w:widowControl/>
              <w:suppressLineNumbers w:val="0"/>
              <w:ind w:firstLine="210" w:firstLineChars="100"/>
              <w:jc w:val="right"/>
              <w:textAlignment w:val="center"/>
              <w:rPr>
                <w:rFonts w:hint="eastAsia" w:ascii="Arial Narrow" w:hAnsi="Arial Narrow"/>
                <w:b/>
                <w:bCs w:val="0"/>
                <w:color w:val="000000"/>
                <w:szCs w:val="21"/>
                <w:lang w:val="en-US" w:eastAsia="zh-CN"/>
              </w:rPr>
            </w:pPr>
            <w:r>
              <w:rPr>
                <w:rFonts w:hint="default" w:ascii="Arial Narrow" w:hAnsi="Arial Narrow" w:eastAsia="Arial Narrow" w:cs="Arial Narrow"/>
                <w:b/>
                <w:bCs/>
                <w:i w:val="0"/>
                <w:iCs w:val="0"/>
                <w:color w:val="000000"/>
                <w:kern w:val="0"/>
                <w:sz w:val="21"/>
                <w:szCs w:val="21"/>
                <w:u w:val="none"/>
                <w:lang w:val="en-US" w:eastAsia="zh-CN" w:bidi="ar"/>
              </w:rPr>
              <w:t>136,923,401.13</w:t>
            </w:r>
          </w:p>
        </w:tc>
        <w:tc>
          <w:tcPr>
            <w:tcW w:w="2798" w:type="dxa"/>
            <w:noWrap/>
            <w:vAlign w:val="center"/>
          </w:tcPr>
          <w:p w14:paraId="12DF18A3">
            <w:pPr>
              <w:keepNext w:val="0"/>
              <w:keepLines w:val="0"/>
              <w:widowControl/>
              <w:suppressLineNumbers w:val="0"/>
              <w:jc w:val="right"/>
              <w:textAlignment w:val="center"/>
              <w:rPr>
                <w:rFonts w:ascii="Arial Narrow" w:hAnsi="Arial Narrow"/>
                <w:b/>
                <w:bCs w:val="0"/>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160,718,680.19</w:t>
            </w:r>
          </w:p>
        </w:tc>
      </w:tr>
    </w:tbl>
    <w:p w14:paraId="3624CA93">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（1）费用化研发支出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1D072B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64CAC53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3E4D0B8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2A24D9C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2E7D2C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37C45790">
            <w:pPr>
              <w:widowControl/>
              <w:spacing w:line="400" w:lineRule="exact"/>
              <w:jc w:val="left"/>
              <w:rPr>
                <w:rFonts w:hint="eastAsia" w:cs="Arial" w:asciiTheme="minorEastAsia" w:hAnsiTheme="minorEastAsia" w:eastAsiaTheme="minorEastAsia"/>
                <w:szCs w:val="21"/>
              </w:rPr>
            </w:pPr>
            <w:bookmarkStart w:id="98" w:name="_Hlk227345147"/>
            <w:r>
              <w:rPr>
                <w:rFonts w:hint="eastAsia" w:cs="Arial" w:asciiTheme="minorEastAsia" w:hAnsiTheme="minorEastAsia" w:eastAsiaTheme="minorEastAsia"/>
                <w:szCs w:val="21"/>
              </w:rPr>
              <w:t>职工薪酬</w:t>
            </w:r>
          </w:p>
        </w:tc>
        <w:tc>
          <w:tcPr>
            <w:tcW w:w="3160" w:type="dxa"/>
            <w:noWrap/>
            <w:vAlign w:val="center"/>
          </w:tcPr>
          <w:p w14:paraId="0B2F9D7D">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92,290,599.95</w:t>
            </w:r>
          </w:p>
        </w:tc>
        <w:tc>
          <w:tcPr>
            <w:tcW w:w="2798" w:type="dxa"/>
            <w:noWrap/>
            <w:vAlign w:val="center"/>
          </w:tcPr>
          <w:p w14:paraId="17979D89">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90,386,608.86</w:t>
            </w:r>
          </w:p>
        </w:tc>
      </w:tr>
      <w:tr w14:paraId="29E05B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07C912A8">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委外研发费</w:t>
            </w:r>
          </w:p>
        </w:tc>
        <w:tc>
          <w:tcPr>
            <w:tcW w:w="3160" w:type="dxa"/>
            <w:noWrap/>
            <w:vAlign w:val="center"/>
          </w:tcPr>
          <w:p w14:paraId="65E5FE61">
            <w:pPr>
              <w:jc w:val="right"/>
              <w:rPr>
                <w:rFonts w:hint="eastAsia" w:cs="Arial" w:asciiTheme="minorEastAsia" w:hAnsiTheme="minorEastAsia" w:eastAsiaTheme="minorEastAsia"/>
                <w:kern w:val="0"/>
                <w:szCs w:val="21"/>
              </w:rPr>
            </w:pPr>
          </w:p>
        </w:tc>
        <w:tc>
          <w:tcPr>
            <w:tcW w:w="2798" w:type="dxa"/>
            <w:noWrap/>
            <w:vAlign w:val="center"/>
          </w:tcPr>
          <w:p w14:paraId="16A834B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482,300.00</w:t>
            </w:r>
          </w:p>
        </w:tc>
      </w:tr>
      <w:tr w14:paraId="0BEE07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2BBB5E07">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测试费</w:t>
            </w:r>
          </w:p>
        </w:tc>
        <w:tc>
          <w:tcPr>
            <w:tcW w:w="3160" w:type="dxa"/>
            <w:noWrap/>
            <w:vAlign w:val="center"/>
          </w:tcPr>
          <w:p w14:paraId="40BDC782">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1,228,362.76</w:t>
            </w:r>
          </w:p>
        </w:tc>
        <w:tc>
          <w:tcPr>
            <w:tcW w:w="2798" w:type="dxa"/>
            <w:noWrap/>
            <w:vAlign w:val="center"/>
          </w:tcPr>
          <w:p w14:paraId="2FBFD47D">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2,971,369.00</w:t>
            </w:r>
          </w:p>
        </w:tc>
      </w:tr>
      <w:tr w14:paraId="70F89C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483B7D6D">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租赁费用</w:t>
            </w:r>
          </w:p>
        </w:tc>
        <w:tc>
          <w:tcPr>
            <w:tcW w:w="3160" w:type="dxa"/>
            <w:noWrap/>
            <w:vAlign w:val="center"/>
          </w:tcPr>
          <w:p w14:paraId="12D3647D">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107,462.45</w:t>
            </w:r>
          </w:p>
        </w:tc>
        <w:tc>
          <w:tcPr>
            <w:tcW w:w="2798" w:type="dxa"/>
            <w:noWrap/>
            <w:vAlign w:val="center"/>
          </w:tcPr>
          <w:p w14:paraId="1370F6B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74,472.96</w:t>
            </w:r>
          </w:p>
        </w:tc>
      </w:tr>
      <w:tr w14:paraId="2638A4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129F5CC7">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差旅费</w:t>
            </w:r>
          </w:p>
        </w:tc>
        <w:tc>
          <w:tcPr>
            <w:tcW w:w="3160" w:type="dxa"/>
            <w:noWrap/>
            <w:vAlign w:val="center"/>
          </w:tcPr>
          <w:p w14:paraId="1D224471">
            <w:pPr>
              <w:jc w:val="right"/>
              <w:rPr>
                <w:rFonts w:hint="eastAsia" w:cs="Arial" w:asciiTheme="minorEastAsia" w:hAnsiTheme="minorEastAsia" w:eastAsiaTheme="minorEastAsia"/>
                <w:kern w:val="0"/>
                <w:szCs w:val="21"/>
              </w:rPr>
            </w:pPr>
          </w:p>
        </w:tc>
        <w:tc>
          <w:tcPr>
            <w:tcW w:w="2798" w:type="dxa"/>
            <w:noWrap/>
            <w:vAlign w:val="center"/>
          </w:tcPr>
          <w:p w14:paraId="390F5D23">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315,774.62</w:t>
            </w:r>
          </w:p>
        </w:tc>
      </w:tr>
      <w:tr w14:paraId="0003E7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35EF180D">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资产折旧</w:t>
            </w:r>
          </w:p>
        </w:tc>
        <w:tc>
          <w:tcPr>
            <w:tcW w:w="3160" w:type="dxa"/>
            <w:noWrap/>
            <w:vAlign w:val="center"/>
          </w:tcPr>
          <w:p w14:paraId="4EA8274B">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42,726,161.14</w:t>
            </w:r>
          </w:p>
        </w:tc>
        <w:tc>
          <w:tcPr>
            <w:tcW w:w="2798" w:type="dxa"/>
            <w:noWrap/>
            <w:vAlign w:val="center"/>
          </w:tcPr>
          <w:p w14:paraId="1EE9E7DF">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33,855,752.01</w:t>
            </w:r>
          </w:p>
        </w:tc>
      </w:tr>
      <w:tr w14:paraId="566CA5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76AD92A1">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交通费</w:t>
            </w:r>
          </w:p>
        </w:tc>
        <w:tc>
          <w:tcPr>
            <w:tcW w:w="3160" w:type="dxa"/>
            <w:noWrap/>
            <w:vAlign w:val="center"/>
          </w:tcPr>
          <w:p w14:paraId="6BDC0DFC">
            <w:pPr>
              <w:jc w:val="right"/>
              <w:rPr>
                <w:rFonts w:hint="eastAsia" w:cs="Arial" w:asciiTheme="minorEastAsia" w:hAnsiTheme="minorEastAsia" w:eastAsiaTheme="minorEastAsia"/>
                <w:kern w:val="0"/>
                <w:szCs w:val="21"/>
              </w:rPr>
            </w:pPr>
          </w:p>
        </w:tc>
        <w:tc>
          <w:tcPr>
            <w:tcW w:w="2798" w:type="dxa"/>
            <w:noWrap/>
            <w:vAlign w:val="center"/>
          </w:tcPr>
          <w:p w14:paraId="697A9F7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12,375.82</w:t>
            </w:r>
          </w:p>
        </w:tc>
      </w:tr>
      <w:tr w14:paraId="2D9CBDA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23A4390C">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其他</w:t>
            </w:r>
          </w:p>
        </w:tc>
        <w:tc>
          <w:tcPr>
            <w:tcW w:w="3160" w:type="dxa"/>
            <w:noWrap/>
            <w:vAlign w:val="center"/>
          </w:tcPr>
          <w:p w14:paraId="5733334C">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570,814.83</w:t>
            </w:r>
          </w:p>
        </w:tc>
        <w:tc>
          <w:tcPr>
            <w:tcW w:w="2798" w:type="dxa"/>
            <w:noWrap/>
            <w:vAlign w:val="center"/>
          </w:tcPr>
          <w:p w14:paraId="03F84427">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1,363,378.80</w:t>
            </w:r>
          </w:p>
        </w:tc>
      </w:tr>
      <w:bookmarkEnd w:id="98"/>
      <w:tr w14:paraId="2BFD40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6AC78FD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noWrap/>
            <w:vAlign w:val="center"/>
          </w:tcPr>
          <w:p w14:paraId="19AD8D3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136,923,401.13</w:t>
            </w:r>
          </w:p>
        </w:tc>
        <w:tc>
          <w:tcPr>
            <w:tcW w:w="2798" w:type="dxa"/>
            <w:noWrap/>
            <w:vAlign w:val="center"/>
          </w:tcPr>
          <w:p w14:paraId="4696A312">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129,462,032.07</w:t>
            </w:r>
          </w:p>
        </w:tc>
      </w:tr>
    </w:tbl>
    <w:p w14:paraId="2687BE51">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（2）资本化研发支出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6FA94CC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4042041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2CF4C93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73B52CD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03715C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23ABFCF3">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职工薪酬</w:t>
            </w:r>
          </w:p>
        </w:tc>
        <w:tc>
          <w:tcPr>
            <w:tcW w:w="3160" w:type="dxa"/>
            <w:noWrap/>
            <w:vAlign w:val="center"/>
          </w:tcPr>
          <w:p w14:paraId="15F26BBE">
            <w:pPr>
              <w:widowControl/>
              <w:spacing w:line="400" w:lineRule="exact"/>
              <w:jc w:val="right"/>
              <w:rPr>
                <w:rFonts w:hint="eastAsia" w:cs="Arial" w:asciiTheme="minorEastAsia" w:hAnsiTheme="minorEastAsia" w:eastAsiaTheme="minorEastAsia"/>
                <w:kern w:val="0"/>
                <w:szCs w:val="21"/>
              </w:rPr>
            </w:pPr>
          </w:p>
        </w:tc>
        <w:tc>
          <w:tcPr>
            <w:tcW w:w="2798" w:type="dxa"/>
            <w:noWrap/>
          </w:tcPr>
          <w:p w14:paraId="5962E29D">
            <w:pPr>
              <w:pStyle w:val="71"/>
              <w:spacing w:before="179" w:line="212" w:lineRule="auto"/>
              <w:ind w:left="417"/>
              <w:jc w:val="right"/>
              <w:rPr>
                <w:sz w:val="21"/>
                <w:szCs w:val="21"/>
              </w:rPr>
            </w:pPr>
            <w:r>
              <w:rPr>
                <w:spacing w:val="-1"/>
                <w:sz w:val="21"/>
                <w:szCs w:val="21"/>
              </w:rPr>
              <w:t>31,238,660.92</w:t>
            </w:r>
          </w:p>
        </w:tc>
      </w:tr>
      <w:tr w14:paraId="768499A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0EC9EE42">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差旅费</w:t>
            </w:r>
          </w:p>
        </w:tc>
        <w:tc>
          <w:tcPr>
            <w:tcW w:w="3160" w:type="dxa"/>
            <w:noWrap/>
            <w:vAlign w:val="center"/>
          </w:tcPr>
          <w:p w14:paraId="299689FB">
            <w:pPr>
              <w:widowControl/>
              <w:spacing w:line="400" w:lineRule="exact"/>
              <w:jc w:val="right"/>
              <w:rPr>
                <w:rFonts w:hint="eastAsia" w:cs="Arial" w:asciiTheme="minorEastAsia" w:hAnsiTheme="minorEastAsia" w:eastAsiaTheme="minorEastAsia"/>
                <w:kern w:val="0"/>
                <w:szCs w:val="21"/>
              </w:rPr>
            </w:pPr>
          </w:p>
        </w:tc>
        <w:tc>
          <w:tcPr>
            <w:tcW w:w="2798" w:type="dxa"/>
            <w:noWrap/>
          </w:tcPr>
          <w:p w14:paraId="021BA272">
            <w:pPr>
              <w:pStyle w:val="71"/>
              <w:spacing w:before="186" w:line="212" w:lineRule="auto"/>
              <w:ind w:left="765"/>
              <w:jc w:val="right"/>
              <w:rPr>
                <w:sz w:val="21"/>
                <w:szCs w:val="21"/>
              </w:rPr>
            </w:pPr>
            <w:r>
              <w:rPr>
                <w:spacing w:val="-2"/>
                <w:sz w:val="21"/>
                <w:szCs w:val="21"/>
              </w:rPr>
              <w:t>13,945.41</w:t>
            </w:r>
          </w:p>
        </w:tc>
      </w:tr>
      <w:tr w14:paraId="41D8C7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2ED67CDB">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其他</w:t>
            </w:r>
          </w:p>
        </w:tc>
        <w:tc>
          <w:tcPr>
            <w:tcW w:w="3160" w:type="dxa"/>
            <w:noWrap/>
            <w:vAlign w:val="center"/>
          </w:tcPr>
          <w:p w14:paraId="34CBE4DC">
            <w:pPr>
              <w:widowControl/>
              <w:spacing w:line="400" w:lineRule="exact"/>
              <w:jc w:val="right"/>
              <w:rPr>
                <w:rFonts w:hint="eastAsia" w:cs="Arial" w:asciiTheme="minorEastAsia" w:hAnsiTheme="minorEastAsia" w:eastAsiaTheme="minorEastAsia"/>
                <w:kern w:val="0"/>
                <w:szCs w:val="21"/>
              </w:rPr>
            </w:pPr>
          </w:p>
        </w:tc>
        <w:tc>
          <w:tcPr>
            <w:tcW w:w="2798" w:type="dxa"/>
            <w:noWrap/>
          </w:tcPr>
          <w:p w14:paraId="4D8B47D7">
            <w:pPr>
              <w:pStyle w:val="71"/>
              <w:spacing w:before="189" w:line="212" w:lineRule="auto"/>
              <w:ind w:left="844"/>
              <w:jc w:val="right"/>
              <w:rPr>
                <w:sz w:val="21"/>
                <w:szCs w:val="21"/>
              </w:rPr>
            </w:pPr>
            <w:r>
              <w:rPr>
                <w:spacing w:val="-1"/>
                <w:sz w:val="21"/>
                <w:szCs w:val="21"/>
              </w:rPr>
              <w:t>4,041.79</w:t>
            </w:r>
          </w:p>
        </w:tc>
      </w:tr>
      <w:tr w14:paraId="6D2948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58EB3F3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noWrap/>
            <w:vAlign w:val="center"/>
          </w:tcPr>
          <w:p w14:paraId="25F89FC5">
            <w:pPr>
              <w:widowControl/>
              <w:spacing w:line="400" w:lineRule="exact"/>
              <w:jc w:val="right"/>
              <w:rPr>
                <w:rFonts w:hint="eastAsia" w:cs="Arial" w:asciiTheme="minorEastAsia" w:hAnsiTheme="minorEastAsia" w:eastAsiaTheme="minorEastAsia"/>
                <w:kern w:val="0"/>
                <w:szCs w:val="21"/>
              </w:rPr>
            </w:pPr>
          </w:p>
        </w:tc>
        <w:tc>
          <w:tcPr>
            <w:tcW w:w="2798" w:type="dxa"/>
            <w:noWrap/>
          </w:tcPr>
          <w:p w14:paraId="0874D7F0">
            <w:pPr>
              <w:pStyle w:val="71"/>
              <w:spacing w:before="190" w:line="208" w:lineRule="auto"/>
              <w:ind w:left="416"/>
              <w:jc w:val="right"/>
              <w:rPr>
                <w:sz w:val="21"/>
                <w:szCs w:val="21"/>
              </w:rPr>
            </w:pPr>
            <w:r>
              <w:rPr>
                <w:b/>
                <w:bCs/>
                <w:spacing w:val="-1"/>
                <w:sz w:val="21"/>
                <w:szCs w:val="21"/>
              </w:rPr>
              <w:t>31,256,648.12</w:t>
            </w:r>
          </w:p>
        </w:tc>
      </w:tr>
    </w:tbl>
    <w:p w14:paraId="0FCEAC1E">
      <w:pPr>
        <w:spacing w:line="400" w:lineRule="exact"/>
        <w:ind w:firstLine="422" w:firstLineChars="20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2、资本化开发项目情况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560"/>
        <w:gridCol w:w="1559"/>
        <w:gridCol w:w="1559"/>
        <w:gridCol w:w="1592"/>
      </w:tblGrid>
      <w:tr w14:paraId="1BDC07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944" w:type="dxa"/>
            <w:noWrap/>
            <w:vAlign w:val="center"/>
          </w:tcPr>
          <w:p w14:paraId="4870182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60" w:type="dxa"/>
            <w:noWrap/>
            <w:vAlign w:val="center"/>
          </w:tcPr>
          <w:p w14:paraId="41968F3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期初余额</w:t>
            </w:r>
          </w:p>
        </w:tc>
        <w:tc>
          <w:tcPr>
            <w:tcW w:w="1559" w:type="dxa"/>
            <w:noWrap/>
            <w:vAlign w:val="center"/>
          </w:tcPr>
          <w:p w14:paraId="1FD6DE6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559" w:type="dxa"/>
            <w:vAlign w:val="center"/>
          </w:tcPr>
          <w:p w14:paraId="7EC8EF6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592" w:type="dxa"/>
            <w:noWrap/>
            <w:vAlign w:val="center"/>
          </w:tcPr>
          <w:p w14:paraId="2994A9A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7B923B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07F34CC">
            <w:pPr>
              <w:jc w:val="both"/>
            </w:pPr>
            <w:r>
              <w:rPr>
                <w:rFonts w:hint="eastAsia"/>
              </w:rPr>
              <w:t>项目一</w:t>
            </w:r>
          </w:p>
        </w:tc>
        <w:tc>
          <w:tcPr>
            <w:tcW w:w="1560" w:type="dxa"/>
            <w:shd w:val="clear" w:color="auto" w:fill="auto"/>
            <w:noWrap/>
            <w:vAlign w:val="bottom"/>
          </w:tcPr>
          <w:p w14:paraId="5A54405A">
            <w:pPr>
              <w:keepNext w:val="0"/>
              <w:keepLines w:val="0"/>
              <w:widowControl/>
              <w:suppressLineNumbers w:val="0"/>
              <w:jc w:val="right"/>
              <w:textAlignment w:val="bottom"/>
              <w:rPr>
                <w:rFonts w:hint="eastAsia" w:ascii="Arial Narrow" w:hAnsi="Arial Narrow" w:eastAsia="宋体" w:cs="Arial Narrow"/>
                <w:color w:val="000000"/>
                <w:spacing w:val="-2"/>
                <w:kern w:val="0"/>
                <w:sz w:val="21"/>
                <w:szCs w:val="21"/>
                <w:lang w:val="en-US" w:eastAsia="zh-CN" w:bidi="ar-SA"/>
              </w:rPr>
            </w:pPr>
            <w:r>
              <w:rPr>
                <w:rFonts w:hint="default" w:ascii="Arial Narrow" w:hAnsi="Arial Narrow" w:eastAsia="Arial Narrow" w:cs="Arial Narrow"/>
                <w:i w:val="0"/>
                <w:iCs w:val="0"/>
                <w:color w:val="000000"/>
                <w:kern w:val="0"/>
                <w:sz w:val="21"/>
                <w:szCs w:val="21"/>
                <w:u w:val="none"/>
                <w:lang w:val="en-US" w:eastAsia="zh-CN" w:bidi="ar"/>
              </w:rPr>
              <w:t>5,880,514.51</w:t>
            </w:r>
          </w:p>
        </w:tc>
        <w:tc>
          <w:tcPr>
            <w:tcW w:w="1559" w:type="dxa"/>
            <w:shd w:val="clear" w:color="auto" w:fill="auto"/>
            <w:noWrap/>
            <w:vAlign w:val="center"/>
          </w:tcPr>
          <w:p w14:paraId="23E17C26">
            <w:pPr>
              <w:jc w:val="right"/>
              <w:rPr>
                <w:rFonts w:hint="eastAsia" w:cs="Arial" w:asciiTheme="minorEastAsia" w:hAnsiTheme="minorEastAsia" w:eastAsiaTheme="minorEastAsia"/>
                <w:kern w:val="0"/>
                <w:sz w:val="21"/>
                <w:szCs w:val="21"/>
                <w:lang w:val="en-US" w:eastAsia="zh-CN" w:bidi="ar-SA"/>
              </w:rPr>
            </w:pPr>
          </w:p>
        </w:tc>
        <w:tc>
          <w:tcPr>
            <w:tcW w:w="1559" w:type="dxa"/>
            <w:shd w:val="clear" w:color="auto" w:fill="auto"/>
            <w:noWrap/>
            <w:vAlign w:val="bottom"/>
          </w:tcPr>
          <w:p w14:paraId="04E3BF47">
            <w:pPr>
              <w:jc w:val="right"/>
              <w:rPr>
                <w:rFonts w:hint="eastAsia" w:cs="Arial" w:asciiTheme="minorEastAsia" w:hAnsiTheme="minorEastAsia" w:eastAsiaTheme="minorEastAsia"/>
                <w:kern w:val="0"/>
                <w:sz w:val="21"/>
                <w:szCs w:val="21"/>
                <w:lang w:val="en-US" w:eastAsia="zh-CN" w:bidi="ar-SA"/>
              </w:rPr>
            </w:pPr>
          </w:p>
        </w:tc>
        <w:tc>
          <w:tcPr>
            <w:tcW w:w="1592" w:type="dxa"/>
            <w:noWrap/>
            <w:vAlign w:val="bottom"/>
          </w:tcPr>
          <w:p w14:paraId="37BEFAC4">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5,880,514.51</w:t>
            </w:r>
          </w:p>
        </w:tc>
      </w:tr>
      <w:tr w14:paraId="04F5BB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0E694785">
            <w:pPr>
              <w:jc w:val="both"/>
            </w:pPr>
            <w:r>
              <w:rPr>
                <w:rFonts w:hint="eastAsia"/>
              </w:rPr>
              <w:t>项目二</w:t>
            </w:r>
          </w:p>
        </w:tc>
        <w:tc>
          <w:tcPr>
            <w:tcW w:w="1560" w:type="dxa"/>
            <w:noWrap/>
            <w:vAlign w:val="bottom"/>
          </w:tcPr>
          <w:p w14:paraId="2688EF1A">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1,190,010.11</w:t>
            </w:r>
          </w:p>
        </w:tc>
        <w:tc>
          <w:tcPr>
            <w:tcW w:w="1559" w:type="dxa"/>
            <w:noWrap/>
            <w:vAlign w:val="center"/>
          </w:tcPr>
          <w:p w14:paraId="0093D39E">
            <w:pPr>
              <w:jc w:val="right"/>
              <w:rPr>
                <w:rFonts w:hint="eastAsia" w:cs="Arial" w:asciiTheme="minorEastAsia" w:hAnsiTheme="minorEastAsia" w:eastAsiaTheme="minorEastAsia"/>
                <w:kern w:val="0"/>
                <w:szCs w:val="21"/>
              </w:rPr>
            </w:pPr>
          </w:p>
        </w:tc>
        <w:tc>
          <w:tcPr>
            <w:tcW w:w="1559" w:type="dxa"/>
            <w:noWrap/>
            <w:vAlign w:val="bottom"/>
          </w:tcPr>
          <w:p w14:paraId="6CED5095">
            <w:pPr>
              <w:jc w:val="right"/>
              <w:rPr>
                <w:rFonts w:hint="eastAsia" w:cs="Arial" w:asciiTheme="minorEastAsia" w:hAnsiTheme="minorEastAsia" w:eastAsiaTheme="minorEastAsia"/>
                <w:kern w:val="0"/>
                <w:szCs w:val="21"/>
              </w:rPr>
            </w:pPr>
          </w:p>
        </w:tc>
        <w:tc>
          <w:tcPr>
            <w:tcW w:w="1592" w:type="dxa"/>
            <w:noWrap/>
            <w:vAlign w:val="bottom"/>
          </w:tcPr>
          <w:p w14:paraId="37F7A74E">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1,190,010.11</w:t>
            </w:r>
          </w:p>
        </w:tc>
      </w:tr>
      <w:tr w14:paraId="713E86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5AF0AF0">
            <w:pPr>
              <w:jc w:val="both"/>
            </w:pPr>
            <w:r>
              <w:rPr>
                <w:rFonts w:hint="eastAsia"/>
              </w:rPr>
              <w:t>项目三</w:t>
            </w:r>
          </w:p>
        </w:tc>
        <w:tc>
          <w:tcPr>
            <w:tcW w:w="1560" w:type="dxa"/>
            <w:noWrap/>
            <w:vAlign w:val="bottom"/>
          </w:tcPr>
          <w:p w14:paraId="6A0EF5C8">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2,566,457.82</w:t>
            </w:r>
          </w:p>
        </w:tc>
        <w:tc>
          <w:tcPr>
            <w:tcW w:w="1559" w:type="dxa"/>
            <w:noWrap/>
            <w:vAlign w:val="center"/>
          </w:tcPr>
          <w:p w14:paraId="73C7CDA9">
            <w:pPr>
              <w:jc w:val="right"/>
              <w:rPr>
                <w:rFonts w:hint="eastAsia" w:cs="Arial" w:asciiTheme="minorEastAsia" w:hAnsiTheme="minorEastAsia" w:eastAsiaTheme="minorEastAsia"/>
                <w:kern w:val="0"/>
                <w:szCs w:val="21"/>
              </w:rPr>
            </w:pPr>
          </w:p>
        </w:tc>
        <w:tc>
          <w:tcPr>
            <w:tcW w:w="1559" w:type="dxa"/>
            <w:noWrap/>
            <w:vAlign w:val="bottom"/>
          </w:tcPr>
          <w:p w14:paraId="6BA05BE4">
            <w:pPr>
              <w:jc w:val="right"/>
              <w:rPr>
                <w:rFonts w:hint="eastAsia" w:cs="Arial" w:asciiTheme="minorEastAsia" w:hAnsiTheme="minorEastAsia" w:eastAsiaTheme="minorEastAsia"/>
                <w:kern w:val="0"/>
                <w:szCs w:val="21"/>
              </w:rPr>
            </w:pPr>
          </w:p>
        </w:tc>
        <w:tc>
          <w:tcPr>
            <w:tcW w:w="1592" w:type="dxa"/>
            <w:noWrap/>
            <w:vAlign w:val="bottom"/>
          </w:tcPr>
          <w:p w14:paraId="35C5D809">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2,566,457.82</w:t>
            </w:r>
          </w:p>
        </w:tc>
      </w:tr>
      <w:tr w14:paraId="1AEE0F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BEF8445">
            <w:pPr>
              <w:jc w:val="both"/>
            </w:pPr>
            <w:r>
              <w:rPr>
                <w:rFonts w:hint="eastAsia"/>
              </w:rPr>
              <w:t>项目四</w:t>
            </w:r>
          </w:p>
        </w:tc>
        <w:tc>
          <w:tcPr>
            <w:tcW w:w="1560" w:type="dxa"/>
            <w:noWrap/>
            <w:vAlign w:val="bottom"/>
          </w:tcPr>
          <w:p w14:paraId="3C9B532D">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879,879.38</w:t>
            </w:r>
          </w:p>
        </w:tc>
        <w:tc>
          <w:tcPr>
            <w:tcW w:w="1559" w:type="dxa"/>
            <w:noWrap/>
            <w:vAlign w:val="center"/>
          </w:tcPr>
          <w:p w14:paraId="7A1DBBA9">
            <w:pPr>
              <w:jc w:val="right"/>
              <w:rPr>
                <w:rFonts w:hint="eastAsia" w:cs="Arial" w:asciiTheme="minorEastAsia" w:hAnsiTheme="minorEastAsia" w:eastAsiaTheme="minorEastAsia"/>
                <w:kern w:val="0"/>
                <w:szCs w:val="21"/>
              </w:rPr>
            </w:pPr>
          </w:p>
        </w:tc>
        <w:tc>
          <w:tcPr>
            <w:tcW w:w="1559" w:type="dxa"/>
            <w:noWrap/>
            <w:vAlign w:val="bottom"/>
          </w:tcPr>
          <w:p w14:paraId="7E948C5B">
            <w:pPr>
              <w:jc w:val="right"/>
              <w:rPr>
                <w:rFonts w:hint="eastAsia" w:cs="Arial" w:asciiTheme="minorEastAsia" w:hAnsiTheme="minorEastAsia" w:eastAsiaTheme="minorEastAsia"/>
                <w:kern w:val="0"/>
                <w:szCs w:val="21"/>
              </w:rPr>
            </w:pPr>
          </w:p>
        </w:tc>
        <w:tc>
          <w:tcPr>
            <w:tcW w:w="1592" w:type="dxa"/>
            <w:noWrap/>
            <w:vAlign w:val="bottom"/>
          </w:tcPr>
          <w:p w14:paraId="32F263AD">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879,879.38</w:t>
            </w:r>
          </w:p>
        </w:tc>
      </w:tr>
      <w:tr w14:paraId="517B62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4934B703">
            <w:pPr>
              <w:jc w:val="both"/>
            </w:pPr>
            <w:r>
              <w:rPr>
                <w:rFonts w:hint="eastAsia"/>
              </w:rPr>
              <w:t>项目五</w:t>
            </w:r>
          </w:p>
        </w:tc>
        <w:tc>
          <w:tcPr>
            <w:tcW w:w="1560" w:type="dxa"/>
            <w:noWrap/>
            <w:vAlign w:val="bottom"/>
          </w:tcPr>
          <w:p w14:paraId="5A75F648">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226,480.72</w:t>
            </w:r>
          </w:p>
        </w:tc>
        <w:tc>
          <w:tcPr>
            <w:tcW w:w="1559" w:type="dxa"/>
            <w:noWrap/>
            <w:vAlign w:val="center"/>
          </w:tcPr>
          <w:p w14:paraId="6FA77EF2">
            <w:pPr>
              <w:jc w:val="right"/>
              <w:rPr>
                <w:rFonts w:hint="eastAsia" w:cs="Arial" w:asciiTheme="minorEastAsia" w:hAnsiTheme="minorEastAsia" w:eastAsiaTheme="minorEastAsia"/>
                <w:kern w:val="0"/>
                <w:szCs w:val="21"/>
              </w:rPr>
            </w:pPr>
          </w:p>
        </w:tc>
        <w:tc>
          <w:tcPr>
            <w:tcW w:w="1559" w:type="dxa"/>
            <w:noWrap/>
            <w:vAlign w:val="bottom"/>
          </w:tcPr>
          <w:p w14:paraId="10B0C370">
            <w:pPr>
              <w:jc w:val="right"/>
              <w:rPr>
                <w:rFonts w:hint="eastAsia" w:cs="Arial" w:asciiTheme="minorEastAsia" w:hAnsiTheme="minorEastAsia" w:eastAsiaTheme="minorEastAsia"/>
                <w:kern w:val="0"/>
                <w:szCs w:val="21"/>
              </w:rPr>
            </w:pPr>
          </w:p>
        </w:tc>
        <w:tc>
          <w:tcPr>
            <w:tcW w:w="1592" w:type="dxa"/>
            <w:noWrap/>
            <w:vAlign w:val="bottom"/>
          </w:tcPr>
          <w:p w14:paraId="16C5B44A">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226,480.72</w:t>
            </w:r>
          </w:p>
        </w:tc>
      </w:tr>
      <w:tr w14:paraId="6ACC29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0DE68785">
            <w:pPr>
              <w:jc w:val="both"/>
            </w:pPr>
            <w:r>
              <w:rPr>
                <w:rFonts w:hint="eastAsia"/>
              </w:rPr>
              <w:t>项目六</w:t>
            </w:r>
          </w:p>
        </w:tc>
        <w:tc>
          <w:tcPr>
            <w:tcW w:w="1560" w:type="dxa"/>
            <w:noWrap/>
            <w:vAlign w:val="bottom"/>
          </w:tcPr>
          <w:p w14:paraId="6AEE0F4E">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170,681.93</w:t>
            </w:r>
          </w:p>
        </w:tc>
        <w:tc>
          <w:tcPr>
            <w:tcW w:w="1559" w:type="dxa"/>
            <w:noWrap/>
            <w:vAlign w:val="center"/>
          </w:tcPr>
          <w:p w14:paraId="6349B840">
            <w:pPr>
              <w:jc w:val="right"/>
              <w:rPr>
                <w:rFonts w:hint="eastAsia" w:cs="Arial" w:asciiTheme="minorEastAsia" w:hAnsiTheme="minorEastAsia" w:eastAsiaTheme="minorEastAsia"/>
                <w:kern w:val="0"/>
                <w:szCs w:val="21"/>
              </w:rPr>
            </w:pPr>
          </w:p>
        </w:tc>
        <w:tc>
          <w:tcPr>
            <w:tcW w:w="1559" w:type="dxa"/>
            <w:noWrap/>
            <w:vAlign w:val="bottom"/>
          </w:tcPr>
          <w:p w14:paraId="24B216AD">
            <w:pPr>
              <w:jc w:val="right"/>
              <w:rPr>
                <w:rFonts w:hint="eastAsia" w:cs="Arial" w:asciiTheme="minorEastAsia" w:hAnsiTheme="minorEastAsia" w:eastAsiaTheme="minorEastAsia"/>
                <w:kern w:val="0"/>
                <w:szCs w:val="21"/>
              </w:rPr>
            </w:pPr>
          </w:p>
        </w:tc>
        <w:tc>
          <w:tcPr>
            <w:tcW w:w="1592" w:type="dxa"/>
            <w:noWrap/>
            <w:vAlign w:val="bottom"/>
          </w:tcPr>
          <w:p w14:paraId="35B20EDE">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170,681.93</w:t>
            </w:r>
          </w:p>
        </w:tc>
      </w:tr>
      <w:tr w14:paraId="16CDF8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jc w:val="center"/>
        </w:trPr>
        <w:tc>
          <w:tcPr>
            <w:tcW w:w="2944" w:type="dxa"/>
            <w:vAlign w:val="center"/>
          </w:tcPr>
          <w:p w14:paraId="085AC617">
            <w:pPr>
              <w:jc w:val="both"/>
            </w:pPr>
            <w:r>
              <w:rPr>
                <w:rFonts w:hint="eastAsia"/>
              </w:rPr>
              <w:t>项目七</w:t>
            </w:r>
          </w:p>
        </w:tc>
        <w:tc>
          <w:tcPr>
            <w:tcW w:w="1560" w:type="dxa"/>
            <w:noWrap/>
            <w:vAlign w:val="bottom"/>
          </w:tcPr>
          <w:p w14:paraId="72E138C0">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1,193,543.75</w:t>
            </w:r>
          </w:p>
        </w:tc>
        <w:tc>
          <w:tcPr>
            <w:tcW w:w="1559" w:type="dxa"/>
            <w:noWrap/>
            <w:vAlign w:val="center"/>
          </w:tcPr>
          <w:p w14:paraId="238EF029">
            <w:pPr>
              <w:jc w:val="right"/>
              <w:rPr>
                <w:rFonts w:hint="eastAsia" w:cs="Arial" w:asciiTheme="minorEastAsia" w:hAnsiTheme="minorEastAsia" w:eastAsiaTheme="minorEastAsia"/>
                <w:kern w:val="0"/>
                <w:szCs w:val="21"/>
              </w:rPr>
            </w:pPr>
          </w:p>
        </w:tc>
        <w:tc>
          <w:tcPr>
            <w:tcW w:w="1559" w:type="dxa"/>
            <w:noWrap/>
            <w:vAlign w:val="bottom"/>
          </w:tcPr>
          <w:p w14:paraId="206A1351">
            <w:pPr>
              <w:jc w:val="right"/>
              <w:rPr>
                <w:rFonts w:hint="eastAsia" w:cs="Arial" w:asciiTheme="minorEastAsia" w:hAnsiTheme="minorEastAsia" w:eastAsiaTheme="minorEastAsia"/>
                <w:kern w:val="0"/>
                <w:szCs w:val="21"/>
              </w:rPr>
            </w:pPr>
          </w:p>
        </w:tc>
        <w:tc>
          <w:tcPr>
            <w:tcW w:w="1592" w:type="dxa"/>
            <w:noWrap/>
            <w:vAlign w:val="bottom"/>
          </w:tcPr>
          <w:p w14:paraId="52326AF2">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1,193,543.75</w:t>
            </w:r>
          </w:p>
        </w:tc>
      </w:tr>
      <w:tr w14:paraId="764E7D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4BC1EC6">
            <w:pPr>
              <w:jc w:val="both"/>
            </w:pPr>
            <w:r>
              <w:rPr>
                <w:rFonts w:hint="eastAsia"/>
              </w:rPr>
              <w:t>项目八</w:t>
            </w:r>
          </w:p>
        </w:tc>
        <w:tc>
          <w:tcPr>
            <w:tcW w:w="1560" w:type="dxa"/>
            <w:noWrap/>
            <w:vAlign w:val="bottom"/>
          </w:tcPr>
          <w:p w14:paraId="23AF9508">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2,358,370.32</w:t>
            </w:r>
          </w:p>
        </w:tc>
        <w:tc>
          <w:tcPr>
            <w:tcW w:w="1559" w:type="dxa"/>
            <w:noWrap/>
            <w:vAlign w:val="center"/>
          </w:tcPr>
          <w:p w14:paraId="63853FC1">
            <w:pPr>
              <w:jc w:val="right"/>
              <w:rPr>
                <w:rFonts w:hint="eastAsia" w:cs="Arial" w:asciiTheme="minorEastAsia" w:hAnsiTheme="minorEastAsia" w:eastAsiaTheme="minorEastAsia"/>
                <w:kern w:val="0"/>
                <w:szCs w:val="21"/>
              </w:rPr>
            </w:pPr>
          </w:p>
        </w:tc>
        <w:tc>
          <w:tcPr>
            <w:tcW w:w="1559" w:type="dxa"/>
            <w:noWrap/>
            <w:vAlign w:val="bottom"/>
          </w:tcPr>
          <w:p w14:paraId="5D8C1DD9">
            <w:pPr>
              <w:jc w:val="right"/>
              <w:rPr>
                <w:rFonts w:hint="eastAsia" w:cs="Arial" w:asciiTheme="minorEastAsia" w:hAnsiTheme="minorEastAsia" w:eastAsiaTheme="minorEastAsia"/>
                <w:kern w:val="0"/>
                <w:szCs w:val="21"/>
              </w:rPr>
            </w:pPr>
          </w:p>
        </w:tc>
        <w:tc>
          <w:tcPr>
            <w:tcW w:w="1592" w:type="dxa"/>
            <w:noWrap/>
            <w:vAlign w:val="bottom"/>
          </w:tcPr>
          <w:p w14:paraId="20890C1C">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2,358,370.32</w:t>
            </w:r>
          </w:p>
        </w:tc>
      </w:tr>
      <w:tr w14:paraId="592387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3B4C967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60" w:type="dxa"/>
            <w:noWrap/>
            <w:vAlign w:val="bottom"/>
          </w:tcPr>
          <w:p w14:paraId="3F32CB1E">
            <w:pPr>
              <w:keepNext w:val="0"/>
              <w:keepLines w:val="0"/>
              <w:widowControl/>
              <w:suppressLineNumbers w:val="0"/>
              <w:jc w:val="right"/>
              <w:textAlignment w:val="bottom"/>
              <w:rPr>
                <w:rFonts w:hint="eastAsia" w:ascii="Arial Narrow" w:hAnsi="Arial Narrow" w:eastAsia="宋体" w:cs="Arial Narrow"/>
                <w:b/>
                <w:color w:val="000000"/>
                <w:spacing w:val="-2"/>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14,465,938.54</w:t>
            </w:r>
          </w:p>
        </w:tc>
        <w:tc>
          <w:tcPr>
            <w:tcW w:w="1559" w:type="dxa"/>
            <w:noWrap/>
            <w:vAlign w:val="center"/>
          </w:tcPr>
          <w:p w14:paraId="10B2A945">
            <w:pPr>
              <w:jc w:val="right"/>
              <w:rPr>
                <w:rFonts w:hint="eastAsia" w:cs="Arial" w:asciiTheme="minorEastAsia" w:hAnsiTheme="minorEastAsia" w:eastAsiaTheme="minorEastAsia"/>
                <w:kern w:val="0"/>
                <w:szCs w:val="21"/>
              </w:rPr>
            </w:pPr>
          </w:p>
        </w:tc>
        <w:tc>
          <w:tcPr>
            <w:tcW w:w="1559" w:type="dxa"/>
            <w:noWrap/>
            <w:vAlign w:val="bottom"/>
          </w:tcPr>
          <w:p w14:paraId="6E2E8040">
            <w:pPr>
              <w:jc w:val="right"/>
              <w:rPr>
                <w:rFonts w:hint="eastAsia" w:cs="Arial" w:asciiTheme="minorEastAsia" w:hAnsiTheme="minorEastAsia" w:eastAsiaTheme="minorEastAsia"/>
                <w:kern w:val="0"/>
                <w:szCs w:val="21"/>
              </w:rPr>
            </w:pPr>
          </w:p>
        </w:tc>
        <w:tc>
          <w:tcPr>
            <w:tcW w:w="1592" w:type="dxa"/>
            <w:noWrap/>
            <w:vAlign w:val="bottom"/>
          </w:tcPr>
          <w:p w14:paraId="2E917679">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14,465,938.54</w:t>
            </w:r>
          </w:p>
        </w:tc>
      </w:tr>
    </w:tbl>
    <w:p w14:paraId="7389927C">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七、在其他主体中的权益</w:t>
      </w:r>
    </w:p>
    <w:p w14:paraId="7ED7D023">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1、企业集团的构成</w:t>
      </w:r>
    </w:p>
    <w:tbl>
      <w:tblPr>
        <w:tblStyle w:val="20"/>
        <w:tblW w:w="944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08"/>
        <w:gridCol w:w="997"/>
        <w:gridCol w:w="709"/>
        <w:gridCol w:w="1240"/>
        <w:gridCol w:w="1754"/>
        <w:gridCol w:w="712"/>
        <w:gridCol w:w="688"/>
        <w:gridCol w:w="1332"/>
      </w:tblGrid>
      <w:tr w14:paraId="2260BC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trPr>
        <w:tc>
          <w:tcPr>
            <w:tcW w:w="2008" w:type="dxa"/>
            <w:vMerge w:val="restart"/>
            <w:vAlign w:val="center"/>
          </w:tcPr>
          <w:p w14:paraId="572254D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子公司名称</w:t>
            </w:r>
          </w:p>
        </w:tc>
        <w:tc>
          <w:tcPr>
            <w:tcW w:w="997" w:type="dxa"/>
            <w:vMerge w:val="restart"/>
          </w:tcPr>
          <w:p w14:paraId="0885AF2D">
            <w:pPr>
              <w:widowControl/>
              <w:spacing w:line="400" w:lineRule="exact"/>
              <w:jc w:val="center"/>
              <w:rPr>
                <w:rFonts w:hint="eastAsia" w:cs="Arial" w:asciiTheme="minorEastAsia" w:hAnsiTheme="minorEastAsia" w:eastAsiaTheme="minorEastAsia"/>
                <w:kern w:val="0"/>
                <w:szCs w:val="21"/>
                <w:highlight w:val="yellow"/>
                <w:lang w:eastAsia="zh-CN"/>
              </w:rPr>
            </w:pPr>
            <w:r>
              <w:rPr>
                <w:rFonts w:hint="eastAsia" w:cs="Arial" w:asciiTheme="minorEastAsia" w:hAnsiTheme="minorEastAsia" w:eastAsiaTheme="minorEastAsia"/>
                <w:kern w:val="0"/>
                <w:szCs w:val="21"/>
              </w:rPr>
              <w:t>注册资本</w:t>
            </w:r>
            <w:r>
              <w:rPr>
                <w:rFonts w:hint="eastAsia" w:cs="Arial" w:asciiTheme="minorEastAsia" w:hAnsiTheme="minorEastAsia" w:eastAsiaTheme="minorEastAsia"/>
                <w:kern w:val="0"/>
                <w:szCs w:val="21"/>
                <w:lang w:eastAsia="zh-CN"/>
              </w:rPr>
              <w:t>（</w:t>
            </w:r>
            <w:r>
              <w:rPr>
                <w:rFonts w:hint="eastAsia" w:cs="Arial" w:asciiTheme="minorEastAsia" w:hAnsiTheme="minorEastAsia" w:eastAsiaTheme="minorEastAsia"/>
                <w:kern w:val="0"/>
                <w:szCs w:val="21"/>
                <w:lang w:val="en-US" w:eastAsia="zh-CN"/>
              </w:rPr>
              <w:t>万元</w:t>
            </w:r>
            <w:r>
              <w:rPr>
                <w:rFonts w:hint="eastAsia" w:cs="Arial" w:asciiTheme="minorEastAsia" w:hAnsiTheme="minorEastAsia" w:eastAsiaTheme="minorEastAsia"/>
                <w:kern w:val="0"/>
                <w:szCs w:val="21"/>
                <w:lang w:eastAsia="zh-CN"/>
              </w:rPr>
              <w:t>）</w:t>
            </w:r>
          </w:p>
        </w:tc>
        <w:tc>
          <w:tcPr>
            <w:tcW w:w="709" w:type="dxa"/>
            <w:vMerge w:val="restart"/>
            <w:vAlign w:val="center"/>
          </w:tcPr>
          <w:p w14:paraId="4D90301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主要经营地</w:t>
            </w:r>
          </w:p>
        </w:tc>
        <w:tc>
          <w:tcPr>
            <w:tcW w:w="1240" w:type="dxa"/>
            <w:vMerge w:val="restart"/>
            <w:vAlign w:val="center"/>
          </w:tcPr>
          <w:p w14:paraId="219A146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注册地</w:t>
            </w:r>
          </w:p>
        </w:tc>
        <w:tc>
          <w:tcPr>
            <w:tcW w:w="1754" w:type="dxa"/>
            <w:vMerge w:val="restart"/>
            <w:vAlign w:val="center"/>
          </w:tcPr>
          <w:p w14:paraId="4D47085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业务性质</w:t>
            </w:r>
          </w:p>
        </w:tc>
        <w:tc>
          <w:tcPr>
            <w:tcW w:w="1400" w:type="dxa"/>
            <w:gridSpan w:val="2"/>
            <w:vAlign w:val="center"/>
          </w:tcPr>
          <w:p w14:paraId="0B22300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持股比例（%）</w:t>
            </w:r>
          </w:p>
        </w:tc>
        <w:tc>
          <w:tcPr>
            <w:tcW w:w="1332" w:type="dxa"/>
            <w:vMerge w:val="restart"/>
            <w:vAlign w:val="center"/>
          </w:tcPr>
          <w:p w14:paraId="4121755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取得方式</w:t>
            </w:r>
          </w:p>
        </w:tc>
      </w:tr>
      <w:tr w14:paraId="095346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08" w:type="dxa"/>
            <w:vMerge w:val="continue"/>
            <w:vAlign w:val="center"/>
          </w:tcPr>
          <w:p w14:paraId="57E4EDCF">
            <w:pPr>
              <w:widowControl/>
              <w:spacing w:line="400" w:lineRule="exact"/>
              <w:jc w:val="left"/>
              <w:rPr>
                <w:rFonts w:hint="eastAsia" w:cs="Arial" w:asciiTheme="minorEastAsia" w:hAnsiTheme="minorEastAsia" w:eastAsiaTheme="minorEastAsia"/>
                <w:kern w:val="0"/>
                <w:szCs w:val="21"/>
              </w:rPr>
            </w:pPr>
          </w:p>
        </w:tc>
        <w:tc>
          <w:tcPr>
            <w:tcW w:w="997" w:type="dxa"/>
            <w:vMerge w:val="continue"/>
          </w:tcPr>
          <w:p w14:paraId="5CD0FC3B">
            <w:pPr>
              <w:widowControl/>
              <w:spacing w:line="400" w:lineRule="exact"/>
              <w:jc w:val="center"/>
              <w:rPr>
                <w:rFonts w:hint="eastAsia" w:cs="Arial" w:asciiTheme="minorEastAsia" w:hAnsiTheme="minorEastAsia" w:eastAsiaTheme="minorEastAsia"/>
                <w:color w:val="FF0000"/>
                <w:kern w:val="0"/>
                <w:szCs w:val="21"/>
                <w:highlight w:val="yellow"/>
              </w:rPr>
            </w:pPr>
          </w:p>
        </w:tc>
        <w:tc>
          <w:tcPr>
            <w:tcW w:w="709" w:type="dxa"/>
            <w:vMerge w:val="continue"/>
            <w:vAlign w:val="center"/>
          </w:tcPr>
          <w:p w14:paraId="2AC233DB">
            <w:pPr>
              <w:widowControl/>
              <w:spacing w:line="400" w:lineRule="exact"/>
              <w:jc w:val="center"/>
              <w:rPr>
                <w:rFonts w:hint="eastAsia" w:cs="Arial" w:asciiTheme="minorEastAsia" w:hAnsiTheme="minorEastAsia" w:eastAsiaTheme="minorEastAsia"/>
                <w:kern w:val="0"/>
                <w:szCs w:val="21"/>
              </w:rPr>
            </w:pPr>
          </w:p>
        </w:tc>
        <w:tc>
          <w:tcPr>
            <w:tcW w:w="1240" w:type="dxa"/>
            <w:vMerge w:val="continue"/>
            <w:vAlign w:val="center"/>
          </w:tcPr>
          <w:p w14:paraId="6C7370A7">
            <w:pPr>
              <w:widowControl/>
              <w:spacing w:line="400" w:lineRule="exact"/>
              <w:jc w:val="center"/>
              <w:rPr>
                <w:rFonts w:hint="eastAsia" w:cs="Arial" w:asciiTheme="minorEastAsia" w:hAnsiTheme="minorEastAsia" w:eastAsiaTheme="minorEastAsia"/>
                <w:kern w:val="0"/>
                <w:szCs w:val="21"/>
              </w:rPr>
            </w:pPr>
          </w:p>
        </w:tc>
        <w:tc>
          <w:tcPr>
            <w:tcW w:w="1754" w:type="dxa"/>
            <w:vMerge w:val="continue"/>
            <w:vAlign w:val="center"/>
          </w:tcPr>
          <w:p w14:paraId="21711386">
            <w:pPr>
              <w:widowControl/>
              <w:spacing w:line="400" w:lineRule="exact"/>
              <w:jc w:val="center"/>
              <w:rPr>
                <w:rFonts w:hint="eastAsia" w:cs="Arial" w:asciiTheme="minorEastAsia" w:hAnsiTheme="minorEastAsia" w:eastAsiaTheme="minorEastAsia"/>
                <w:kern w:val="0"/>
                <w:szCs w:val="21"/>
              </w:rPr>
            </w:pPr>
          </w:p>
        </w:tc>
        <w:tc>
          <w:tcPr>
            <w:tcW w:w="712" w:type="dxa"/>
            <w:vAlign w:val="center"/>
          </w:tcPr>
          <w:p w14:paraId="4A20DA8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直接</w:t>
            </w:r>
          </w:p>
        </w:tc>
        <w:tc>
          <w:tcPr>
            <w:tcW w:w="688" w:type="dxa"/>
            <w:vAlign w:val="center"/>
          </w:tcPr>
          <w:p w14:paraId="2E1E4F0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间接</w:t>
            </w:r>
          </w:p>
        </w:tc>
        <w:tc>
          <w:tcPr>
            <w:tcW w:w="1332" w:type="dxa"/>
            <w:vMerge w:val="continue"/>
            <w:vAlign w:val="center"/>
          </w:tcPr>
          <w:p w14:paraId="3BFD8285">
            <w:pPr>
              <w:widowControl/>
              <w:spacing w:line="400" w:lineRule="exact"/>
              <w:jc w:val="center"/>
              <w:rPr>
                <w:rFonts w:hint="eastAsia" w:cs="Arial" w:asciiTheme="minorEastAsia" w:hAnsiTheme="minorEastAsia" w:eastAsiaTheme="minorEastAsia"/>
                <w:kern w:val="0"/>
                <w:szCs w:val="21"/>
              </w:rPr>
            </w:pPr>
          </w:p>
        </w:tc>
      </w:tr>
      <w:tr w14:paraId="2C6FD4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5F231488">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上海北信源信息技术有限公司</w:t>
            </w:r>
          </w:p>
        </w:tc>
        <w:tc>
          <w:tcPr>
            <w:tcW w:w="997" w:type="dxa"/>
          </w:tcPr>
          <w:p w14:paraId="1FB5BB14">
            <w:pPr>
              <w:jc w:val="center"/>
              <w:rPr>
                <w:rFonts w:ascii="Arial Narrow" w:hAnsi="Arial Narrow" w:cs="宋体"/>
                <w:color w:val="000000"/>
                <w:szCs w:val="21"/>
              </w:rPr>
            </w:pPr>
            <w:r>
              <w:rPr>
                <w:rFonts w:ascii="Arial Narrow" w:hAnsi="Arial Narrow"/>
                <w:color w:val="000000"/>
                <w:szCs w:val="21"/>
              </w:rPr>
              <w:t>2,000.00</w:t>
            </w:r>
          </w:p>
        </w:tc>
        <w:tc>
          <w:tcPr>
            <w:tcW w:w="709" w:type="dxa"/>
            <w:vAlign w:val="center"/>
          </w:tcPr>
          <w:p w14:paraId="2072817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w:t>
            </w:r>
          </w:p>
        </w:tc>
        <w:tc>
          <w:tcPr>
            <w:tcW w:w="1240" w:type="dxa"/>
            <w:vAlign w:val="center"/>
          </w:tcPr>
          <w:p w14:paraId="2D9761C3">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w:t>
            </w:r>
          </w:p>
        </w:tc>
        <w:tc>
          <w:tcPr>
            <w:tcW w:w="1754" w:type="dxa"/>
            <w:vAlign w:val="center"/>
          </w:tcPr>
          <w:p w14:paraId="39112A17">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303C7FE5">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6E5A83A2">
            <w:pPr>
              <w:jc w:val="center"/>
              <w:rPr>
                <w:rFonts w:ascii="Arial" w:hAnsi="Arial" w:cs="Arial"/>
                <w:color w:val="000000"/>
                <w:szCs w:val="21"/>
              </w:rPr>
            </w:pPr>
          </w:p>
        </w:tc>
        <w:tc>
          <w:tcPr>
            <w:tcW w:w="1332" w:type="dxa"/>
            <w:vAlign w:val="center"/>
          </w:tcPr>
          <w:p w14:paraId="599D252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396391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24677F07">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北信源系统集成有限公司</w:t>
            </w:r>
          </w:p>
        </w:tc>
        <w:tc>
          <w:tcPr>
            <w:tcW w:w="997" w:type="dxa"/>
          </w:tcPr>
          <w:p w14:paraId="736958BE">
            <w:pPr>
              <w:jc w:val="center"/>
              <w:rPr>
                <w:rFonts w:ascii="Arial Narrow" w:hAnsi="Arial Narrow" w:cs="宋体"/>
                <w:color w:val="000000"/>
                <w:szCs w:val="21"/>
              </w:rPr>
            </w:pPr>
            <w:r>
              <w:rPr>
                <w:rFonts w:ascii="Arial Narrow" w:hAnsi="Arial Narrow"/>
                <w:color w:val="000000"/>
                <w:szCs w:val="21"/>
              </w:rPr>
              <w:t>20,000.00</w:t>
            </w:r>
          </w:p>
        </w:tc>
        <w:tc>
          <w:tcPr>
            <w:tcW w:w="709" w:type="dxa"/>
            <w:vAlign w:val="center"/>
          </w:tcPr>
          <w:p w14:paraId="16BC12F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南京</w:t>
            </w:r>
          </w:p>
        </w:tc>
        <w:tc>
          <w:tcPr>
            <w:tcW w:w="1240" w:type="dxa"/>
            <w:vAlign w:val="center"/>
          </w:tcPr>
          <w:p w14:paraId="46A1B1FF">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南京</w:t>
            </w:r>
          </w:p>
        </w:tc>
        <w:tc>
          <w:tcPr>
            <w:tcW w:w="1754" w:type="dxa"/>
            <w:vAlign w:val="center"/>
          </w:tcPr>
          <w:p w14:paraId="56479DF0">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1D836929">
            <w:pPr>
              <w:jc w:val="center"/>
              <w:rPr>
                <w:rFonts w:ascii="Arial Narrow" w:hAnsi="Arial Narrow" w:cs="宋体"/>
                <w:color w:val="000000"/>
                <w:szCs w:val="21"/>
              </w:rPr>
            </w:pPr>
            <w:r>
              <w:rPr>
                <w:rFonts w:ascii="Arial Narrow" w:hAnsi="Arial Narrow"/>
                <w:color w:val="000000"/>
                <w:szCs w:val="21"/>
              </w:rPr>
              <w:t>95.00</w:t>
            </w:r>
          </w:p>
        </w:tc>
        <w:tc>
          <w:tcPr>
            <w:tcW w:w="688" w:type="dxa"/>
            <w:vAlign w:val="center"/>
          </w:tcPr>
          <w:p w14:paraId="029E1D2D">
            <w:pPr>
              <w:jc w:val="center"/>
              <w:rPr>
                <w:rFonts w:ascii="Arial" w:hAnsi="Arial" w:cs="Arial"/>
                <w:color w:val="000000"/>
                <w:szCs w:val="21"/>
              </w:rPr>
            </w:pPr>
          </w:p>
        </w:tc>
        <w:tc>
          <w:tcPr>
            <w:tcW w:w="1332" w:type="dxa"/>
            <w:vAlign w:val="center"/>
          </w:tcPr>
          <w:p w14:paraId="0CCA4A99">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2D93FE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7B434AC6">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北信源（马来西亚）信息技术公司</w:t>
            </w:r>
          </w:p>
        </w:tc>
        <w:tc>
          <w:tcPr>
            <w:tcW w:w="997" w:type="dxa"/>
          </w:tcPr>
          <w:p w14:paraId="7D5E5EF4">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50571C6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马来西亚</w:t>
            </w:r>
          </w:p>
        </w:tc>
        <w:tc>
          <w:tcPr>
            <w:tcW w:w="1240" w:type="dxa"/>
            <w:vAlign w:val="center"/>
          </w:tcPr>
          <w:p w14:paraId="62D1D6CF">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马来西亚</w:t>
            </w:r>
          </w:p>
        </w:tc>
        <w:tc>
          <w:tcPr>
            <w:tcW w:w="1754" w:type="dxa"/>
            <w:vAlign w:val="center"/>
          </w:tcPr>
          <w:p w14:paraId="5A38BE87">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7D2D76CE">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5E62026A">
            <w:pPr>
              <w:jc w:val="center"/>
              <w:rPr>
                <w:rFonts w:ascii="Arial" w:hAnsi="Arial" w:cs="Arial"/>
                <w:color w:val="000000"/>
                <w:szCs w:val="21"/>
              </w:rPr>
            </w:pPr>
          </w:p>
        </w:tc>
        <w:tc>
          <w:tcPr>
            <w:tcW w:w="1332" w:type="dxa"/>
            <w:vAlign w:val="center"/>
          </w:tcPr>
          <w:p w14:paraId="7990C9B8">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2D7B45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7A7C4310">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北京中软华泰信息技术有限责任公司</w:t>
            </w:r>
          </w:p>
        </w:tc>
        <w:tc>
          <w:tcPr>
            <w:tcW w:w="997" w:type="dxa"/>
          </w:tcPr>
          <w:p w14:paraId="42DE781A">
            <w:pPr>
              <w:jc w:val="center"/>
              <w:rPr>
                <w:rFonts w:ascii="Arial Narrow" w:hAnsi="Arial Narrow" w:cs="宋体"/>
                <w:color w:val="000000"/>
                <w:szCs w:val="21"/>
              </w:rPr>
            </w:pPr>
            <w:r>
              <w:rPr>
                <w:rFonts w:ascii="Arial Narrow" w:hAnsi="Arial Narrow"/>
                <w:color w:val="000000"/>
                <w:szCs w:val="21"/>
              </w:rPr>
              <w:t>1,586.54</w:t>
            </w:r>
          </w:p>
        </w:tc>
        <w:tc>
          <w:tcPr>
            <w:tcW w:w="709" w:type="dxa"/>
            <w:vAlign w:val="center"/>
          </w:tcPr>
          <w:p w14:paraId="429C83D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3F2E2A9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0862F1FE">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3F9EBD59">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512A5786">
            <w:pPr>
              <w:jc w:val="center"/>
              <w:rPr>
                <w:rFonts w:ascii="Arial Narrow" w:hAnsi="Arial Narrow" w:cs="宋体"/>
                <w:color w:val="000000"/>
                <w:szCs w:val="21"/>
              </w:rPr>
            </w:pPr>
          </w:p>
        </w:tc>
        <w:tc>
          <w:tcPr>
            <w:tcW w:w="1332" w:type="dxa"/>
            <w:vAlign w:val="center"/>
          </w:tcPr>
          <w:p w14:paraId="05E9CBF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非同一控制下企业合并</w:t>
            </w:r>
          </w:p>
        </w:tc>
      </w:tr>
      <w:tr w14:paraId="6B8B60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0A8D04DF">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北京北信源信创数字科技有限公司</w:t>
            </w:r>
          </w:p>
        </w:tc>
        <w:tc>
          <w:tcPr>
            <w:tcW w:w="997" w:type="dxa"/>
          </w:tcPr>
          <w:p w14:paraId="07B9C8C2">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57805E02">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7FDA34DB">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489703A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互联网和相关服务</w:t>
            </w:r>
          </w:p>
        </w:tc>
        <w:tc>
          <w:tcPr>
            <w:tcW w:w="712" w:type="dxa"/>
            <w:vAlign w:val="center"/>
          </w:tcPr>
          <w:p w14:paraId="3A2CD78C">
            <w:pPr>
              <w:jc w:val="center"/>
              <w:rPr>
                <w:rFonts w:ascii="Arial Narrow" w:hAnsi="Arial Narrow" w:cs="宋体"/>
                <w:color w:val="000000"/>
                <w:szCs w:val="21"/>
              </w:rPr>
            </w:pPr>
          </w:p>
        </w:tc>
        <w:tc>
          <w:tcPr>
            <w:tcW w:w="688" w:type="dxa"/>
            <w:vAlign w:val="center"/>
          </w:tcPr>
          <w:p w14:paraId="71EB9264">
            <w:pPr>
              <w:jc w:val="center"/>
              <w:rPr>
                <w:rFonts w:ascii="Arial Narrow" w:hAnsi="Arial Narrow" w:cs="宋体"/>
                <w:color w:val="000000"/>
                <w:szCs w:val="21"/>
              </w:rPr>
            </w:pPr>
            <w:r>
              <w:rPr>
                <w:rFonts w:ascii="Arial Narrow" w:hAnsi="Arial Narrow"/>
                <w:color w:val="000000"/>
                <w:szCs w:val="21"/>
              </w:rPr>
              <w:t>100.00</w:t>
            </w:r>
          </w:p>
        </w:tc>
        <w:tc>
          <w:tcPr>
            <w:tcW w:w="1332" w:type="dxa"/>
            <w:vAlign w:val="center"/>
          </w:tcPr>
          <w:p w14:paraId="361B5B88">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2D771D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4EF2A8C8">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北京信源匡恩工控安全科技有限公司</w:t>
            </w:r>
          </w:p>
        </w:tc>
        <w:tc>
          <w:tcPr>
            <w:tcW w:w="997" w:type="dxa"/>
          </w:tcPr>
          <w:p w14:paraId="1FEB5A5C">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334AB29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725B6C5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73DDF74A">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7236A920">
            <w:pPr>
              <w:jc w:val="center"/>
              <w:rPr>
                <w:rFonts w:ascii="Arial Narrow" w:hAnsi="Arial Narrow" w:cs="宋体"/>
                <w:color w:val="000000"/>
                <w:szCs w:val="21"/>
              </w:rPr>
            </w:pPr>
            <w:r>
              <w:rPr>
                <w:rFonts w:ascii="Arial Narrow" w:hAnsi="Arial Narrow"/>
                <w:color w:val="000000"/>
                <w:szCs w:val="21"/>
              </w:rPr>
              <w:t>55.00</w:t>
            </w:r>
          </w:p>
        </w:tc>
        <w:tc>
          <w:tcPr>
            <w:tcW w:w="688" w:type="dxa"/>
            <w:vAlign w:val="center"/>
          </w:tcPr>
          <w:p w14:paraId="695DDFB5">
            <w:pPr>
              <w:jc w:val="center"/>
              <w:rPr>
                <w:rFonts w:ascii="Arial Narrow" w:hAnsi="Arial Narrow" w:cs="宋体"/>
                <w:color w:val="000000"/>
                <w:szCs w:val="21"/>
              </w:rPr>
            </w:pPr>
          </w:p>
        </w:tc>
        <w:tc>
          <w:tcPr>
            <w:tcW w:w="1332" w:type="dxa"/>
            <w:vAlign w:val="center"/>
          </w:tcPr>
          <w:p w14:paraId="5E0A78C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5A99F0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060FD0A5">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人工智能产业技术创新联盟（北京）科技有限公司</w:t>
            </w:r>
          </w:p>
        </w:tc>
        <w:tc>
          <w:tcPr>
            <w:tcW w:w="997" w:type="dxa"/>
          </w:tcPr>
          <w:p w14:paraId="7EE56236">
            <w:pPr>
              <w:jc w:val="center"/>
              <w:rPr>
                <w:rFonts w:ascii="Arial Narrow" w:hAnsi="Arial Narrow" w:cs="宋体"/>
                <w:color w:val="000000"/>
                <w:szCs w:val="21"/>
              </w:rPr>
            </w:pPr>
            <w:r>
              <w:rPr>
                <w:rFonts w:ascii="Arial Narrow" w:hAnsi="Arial Narrow"/>
                <w:color w:val="000000"/>
                <w:szCs w:val="21"/>
              </w:rPr>
              <w:t>500.00</w:t>
            </w:r>
          </w:p>
        </w:tc>
        <w:tc>
          <w:tcPr>
            <w:tcW w:w="709" w:type="dxa"/>
            <w:vAlign w:val="center"/>
          </w:tcPr>
          <w:p w14:paraId="43B0412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1473C371">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4E1A7738">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34B462F9">
            <w:pPr>
              <w:jc w:val="center"/>
              <w:rPr>
                <w:rFonts w:ascii="Arial Narrow" w:hAnsi="Arial Narrow" w:cs="宋体"/>
                <w:color w:val="000000"/>
                <w:szCs w:val="21"/>
              </w:rPr>
            </w:pPr>
            <w:r>
              <w:rPr>
                <w:rFonts w:ascii="Arial Narrow" w:hAnsi="Arial Narrow"/>
                <w:color w:val="000000"/>
                <w:szCs w:val="21"/>
              </w:rPr>
              <w:t>80.00</w:t>
            </w:r>
          </w:p>
        </w:tc>
        <w:tc>
          <w:tcPr>
            <w:tcW w:w="688" w:type="dxa"/>
            <w:vAlign w:val="center"/>
          </w:tcPr>
          <w:p w14:paraId="48FB0225">
            <w:pPr>
              <w:jc w:val="center"/>
              <w:rPr>
                <w:rFonts w:ascii="Arial Narrow" w:hAnsi="Arial Narrow" w:cs="宋体"/>
                <w:color w:val="000000"/>
                <w:szCs w:val="21"/>
              </w:rPr>
            </w:pPr>
          </w:p>
        </w:tc>
        <w:tc>
          <w:tcPr>
            <w:tcW w:w="1332" w:type="dxa"/>
            <w:vAlign w:val="center"/>
          </w:tcPr>
          <w:p w14:paraId="566C7EBE">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300A49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2119AC4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北信源国际有限公司</w:t>
            </w:r>
          </w:p>
        </w:tc>
        <w:tc>
          <w:tcPr>
            <w:tcW w:w="997" w:type="dxa"/>
          </w:tcPr>
          <w:p w14:paraId="549D3B6D">
            <w:pPr>
              <w:jc w:val="center"/>
              <w:rPr>
                <w:rFonts w:ascii="Arial Narrow" w:hAnsi="Arial Narrow" w:cs="宋体"/>
                <w:color w:val="000000"/>
                <w:szCs w:val="21"/>
              </w:rPr>
            </w:pPr>
            <w:r>
              <w:rPr>
                <w:rFonts w:ascii="Arial Narrow" w:hAnsi="Arial Narrow"/>
                <w:color w:val="000000"/>
                <w:szCs w:val="21"/>
              </w:rPr>
              <w:t>216.06</w:t>
            </w:r>
          </w:p>
        </w:tc>
        <w:tc>
          <w:tcPr>
            <w:tcW w:w="709" w:type="dxa"/>
            <w:vAlign w:val="center"/>
          </w:tcPr>
          <w:p w14:paraId="2B118DFB">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香港</w:t>
            </w:r>
          </w:p>
        </w:tc>
        <w:tc>
          <w:tcPr>
            <w:tcW w:w="1240" w:type="dxa"/>
            <w:vAlign w:val="center"/>
          </w:tcPr>
          <w:p w14:paraId="2EA4EFA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香港</w:t>
            </w:r>
          </w:p>
        </w:tc>
        <w:tc>
          <w:tcPr>
            <w:tcW w:w="1754" w:type="dxa"/>
            <w:vAlign w:val="center"/>
          </w:tcPr>
          <w:p w14:paraId="70D43B5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海外市场开发、产品销售、进出口贸易、投资及技术研发等</w:t>
            </w:r>
          </w:p>
        </w:tc>
        <w:tc>
          <w:tcPr>
            <w:tcW w:w="712" w:type="dxa"/>
            <w:vAlign w:val="center"/>
          </w:tcPr>
          <w:p w14:paraId="4D7270F0">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596A88A0">
            <w:pPr>
              <w:jc w:val="center"/>
              <w:rPr>
                <w:rFonts w:ascii="Arial Narrow" w:hAnsi="Arial Narrow" w:cs="宋体"/>
                <w:color w:val="000000"/>
                <w:szCs w:val="21"/>
              </w:rPr>
            </w:pPr>
          </w:p>
        </w:tc>
        <w:tc>
          <w:tcPr>
            <w:tcW w:w="1332" w:type="dxa"/>
            <w:vAlign w:val="center"/>
          </w:tcPr>
          <w:p w14:paraId="44BEC4B8">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2BA3DC5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0D8E4711">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北信源信息技术（青岛）有限公司①</w:t>
            </w:r>
          </w:p>
        </w:tc>
        <w:tc>
          <w:tcPr>
            <w:tcW w:w="997" w:type="dxa"/>
          </w:tcPr>
          <w:p w14:paraId="632B37CB">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22AB2A0F">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青岛</w:t>
            </w:r>
          </w:p>
        </w:tc>
        <w:tc>
          <w:tcPr>
            <w:tcW w:w="1240" w:type="dxa"/>
            <w:vAlign w:val="center"/>
          </w:tcPr>
          <w:p w14:paraId="24AB7AA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青岛</w:t>
            </w:r>
          </w:p>
        </w:tc>
        <w:tc>
          <w:tcPr>
            <w:tcW w:w="1754" w:type="dxa"/>
            <w:vAlign w:val="center"/>
          </w:tcPr>
          <w:p w14:paraId="21D4DF00">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31474CFC">
            <w:pPr>
              <w:jc w:val="center"/>
              <w:rPr>
                <w:rFonts w:ascii="Arial Narrow" w:hAnsi="Arial Narrow" w:cs="宋体"/>
                <w:color w:val="000000"/>
                <w:szCs w:val="21"/>
              </w:rPr>
            </w:pPr>
            <w:r>
              <w:rPr>
                <w:rFonts w:ascii="Arial Narrow" w:hAnsi="Arial Narrow"/>
                <w:color w:val="000000"/>
                <w:szCs w:val="21"/>
              </w:rPr>
              <w:t>49.00</w:t>
            </w:r>
          </w:p>
        </w:tc>
        <w:tc>
          <w:tcPr>
            <w:tcW w:w="688" w:type="dxa"/>
            <w:vAlign w:val="center"/>
          </w:tcPr>
          <w:p w14:paraId="1BECADAB">
            <w:pPr>
              <w:jc w:val="center"/>
              <w:rPr>
                <w:rFonts w:ascii="Arial Narrow" w:hAnsi="Arial Narrow" w:cs="宋体"/>
                <w:color w:val="000000"/>
                <w:szCs w:val="21"/>
              </w:rPr>
            </w:pPr>
            <w:r>
              <w:rPr>
                <w:rFonts w:ascii="Arial Narrow" w:hAnsi="Arial Narrow"/>
                <w:color w:val="000000"/>
                <w:szCs w:val="21"/>
              </w:rPr>
              <w:t>48.45</w:t>
            </w:r>
          </w:p>
        </w:tc>
        <w:tc>
          <w:tcPr>
            <w:tcW w:w="1332" w:type="dxa"/>
            <w:vAlign w:val="center"/>
          </w:tcPr>
          <w:p w14:paraId="03C096A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48FCEBC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5C5D64AD">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上海北信源供应链管理有限公司</w:t>
            </w:r>
          </w:p>
        </w:tc>
        <w:tc>
          <w:tcPr>
            <w:tcW w:w="997" w:type="dxa"/>
          </w:tcPr>
          <w:p w14:paraId="395C9FAB">
            <w:pPr>
              <w:jc w:val="center"/>
              <w:rPr>
                <w:rFonts w:ascii="Arial Narrow" w:hAnsi="Arial Narrow" w:cs="宋体"/>
                <w:color w:val="000000"/>
                <w:szCs w:val="21"/>
              </w:rPr>
            </w:pPr>
            <w:r>
              <w:rPr>
                <w:rFonts w:ascii="Arial Narrow" w:hAnsi="Arial Narrow"/>
                <w:color w:val="000000"/>
                <w:szCs w:val="21"/>
              </w:rPr>
              <w:t>10,000.00</w:t>
            </w:r>
          </w:p>
        </w:tc>
        <w:tc>
          <w:tcPr>
            <w:tcW w:w="709" w:type="dxa"/>
            <w:vAlign w:val="center"/>
          </w:tcPr>
          <w:p w14:paraId="4758454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w:t>
            </w:r>
          </w:p>
        </w:tc>
        <w:tc>
          <w:tcPr>
            <w:tcW w:w="1240" w:type="dxa"/>
            <w:vAlign w:val="center"/>
          </w:tcPr>
          <w:p w14:paraId="5EC62CAD">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w:t>
            </w:r>
          </w:p>
        </w:tc>
        <w:tc>
          <w:tcPr>
            <w:tcW w:w="1754" w:type="dxa"/>
            <w:vAlign w:val="center"/>
          </w:tcPr>
          <w:p w14:paraId="6B7C6740">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供应链管理等</w:t>
            </w:r>
          </w:p>
        </w:tc>
        <w:tc>
          <w:tcPr>
            <w:tcW w:w="712" w:type="dxa"/>
            <w:vAlign w:val="center"/>
          </w:tcPr>
          <w:p w14:paraId="7E94E6AA">
            <w:pPr>
              <w:jc w:val="center"/>
              <w:rPr>
                <w:rFonts w:ascii="Arial Narrow" w:hAnsi="Arial Narrow" w:cs="宋体"/>
                <w:color w:val="000000"/>
                <w:szCs w:val="21"/>
              </w:rPr>
            </w:pPr>
            <w:r>
              <w:rPr>
                <w:rFonts w:ascii="Arial Narrow" w:hAnsi="Arial Narrow"/>
                <w:color w:val="000000"/>
                <w:szCs w:val="21"/>
              </w:rPr>
              <w:t>51.00</w:t>
            </w:r>
          </w:p>
        </w:tc>
        <w:tc>
          <w:tcPr>
            <w:tcW w:w="688" w:type="dxa"/>
            <w:vAlign w:val="center"/>
          </w:tcPr>
          <w:p w14:paraId="477ED91C">
            <w:pPr>
              <w:jc w:val="center"/>
              <w:rPr>
                <w:rFonts w:ascii="Arial Narrow" w:hAnsi="Arial Narrow" w:cs="宋体"/>
                <w:color w:val="000000"/>
                <w:szCs w:val="21"/>
              </w:rPr>
            </w:pPr>
          </w:p>
        </w:tc>
        <w:tc>
          <w:tcPr>
            <w:tcW w:w="1332" w:type="dxa"/>
            <w:vAlign w:val="center"/>
          </w:tcPr>
          <w:p w14:paraId="3FEE926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159D4C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2EB18FCA">
            <w:pPr>
              <w:jc w:val="left"/>
              <w:rPr>
                <w:rFonts w:hint="eastAsia" w:cs="Arial" w:asciiTheme="minorEastAsia" w:hAnsiTheme="minorEastAsia" w:eastAsiaTheme="minorEastAsia"/>
                <w:kern w:val="0"/>
                <w:szCs w:val="21"/>
              </w:rPr>
            </w:pPr>
            <w:commentRangeStart w:id="1"/>
            <w:r>
              <w:rPr>
                <w:rFonts w:hint="eastAsia" w:cs="Arial" w:asciiTheme="minorEastAsia" w:hAnsiTheme="minorEastAsia" w:eastAsiaTheme="minorEastAsia"/>
                <w:kern w:val="0"/>
                <w:szCs w:val="21"/>
              </w:rPr>
              <w:t>嘉兴泽阳股权投资合伙企业（有限合伙）</w:t>
            </w:r>
            <w:commentRangeEnd w:id="1"/>
            <w:r>
              <w:rPr>
                <w:rStyle w:val="CommentReference"/>
              </w:rPr>
              <w:commentReference w:id="1"/>
            </w:r>
          </w:p>
        </w:tc>
        <w:tc>
          <w:tcPr>
            <w:tcW w:w="997" w:type="dxa"/>
          </w:tcPr>
          <w:p w14:paraId="501A2DEF">
            <w:pPr>
              <w:jc w:val="center"/>
              <w:rPr>
                <w:rFonts w:ascii="Arial Narrow" w:hAnsi="Arial Narrow" w:cs="宋体"/>
                <w:color w:val="000000"/>
                <w:szCs w:val="21"/>
              </w:rPr>
            </w:pPr>
            <w:r>
              <w:rPr>
                <w:rFonts w:ascii="Arial Narrow" w:hAnsi="Arial Narrow"/>
                <w:color w:val="000000"/>
                <w:szCs w:val="21"/>
              </w:rPr>
              <w:t>5,210.00</w:t>
            </w:r>
          </w:p>
        </w:tc>
        <w:tc>
          <w:tcPr>
            <w:tcW w:w="709" w:type="dxa"/>
            <w:vAlign w:val="center"/>
          </w:tcPr>
          <w:p w14:paraId="4F7E46EE">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w:t>
            </w:r>
          </w:p>
        </w:tc>
        <w:tc>
          <w:tcPr>
            <w:tcW w:w="1240" w:type="dxa"/>
            <w:vAlign w:val="center"/>
          </w:tcPr>
          <w:p w14:paraId="27E3291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w:t>
            </w:r>
          </w:p>
        </w:tc>
        <w:tc>
          <w:tcPr>
            <w:tcW w:w="1754" w:type="dxa"/>
            <w:vAlign w:val="center"/>
          </w:tcPr>
          <w:p w14:paraId="1A0AF83B">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股权投资及关咨询服务</w:t>
            </w:r>
          </w:p>
        </w:tc>
        <w:tc>
          <w:tcPr>
            <w:tcW w:w="712" w:type="dxa"/>
            <w:vAlign w:val="center"/>
          </w:tcPr>
          <w:p w14:paraId="625DE6B8">
            <w:pPr>
              <w:jc w:val="center"/>
              <w:rPr>
                <w:rFonts w:ascii="Arial Narrow" w:hAnsi="Arial Narrow" w:cs="宋体"/>
                <w:color w:val="000000"/>
                <w:szCs w:val="21"/>
              </w:rPr>
            </w:pPr>
            <w:r>
              <w:rPr>
                <w:rFonts w:ascii="Arial Narrow" w:hAnsi="Arial Narrow"/>
                <w:color w:val="000000"/>
                <w:szCs w:val="21"/>
              </w:rPr>
              <w:t>99.80</w:t>
            </w:r>
          </w:p>
        </w:tc>
        <w:tc>
          <w:tcPr>
            <w:tcW w:w="688" w:type="dxa"/>
            <w:vAlign w:val="center"/>
          </w:tcPr>
          <w:p w14:paraId="6BD7596C">
            <w:pPr>
              <w:jc w:val="center"/>
              <w:rPr>
                <w:rFonts w:ascii="Arial Narrow" w:hAnsi="Arial Narrow" w:cs="宋体"/>
                <w:color w:val="000000"/>
                <w:szCs w:val="21"/>
              </w:rPr>
            </w:pPr>
          </w:p>
        </w:tc>
        <w:tc>
          <w:tcPr>
            <w:tcW w:w="1332" w:type="dxa"/>
            <w:vAlign w:val="center"/>
          </w:tcPr>
          <w:p w14:paraId="5567841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非同一控制下企业合并</w:t>
            </w:r>
          </w:p>
        </w:tc>
      </w:tr>
      <w:tr w14:paraId="29DE519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660D758B">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浙江北信源信息技术有限公司</w:t>
            </w:r>
          </w:p>
        </w:tc>
        <w:tc>
          <w:tcPr>
            <w:tcW w:w="997" w:type="dxa"/>
          </w:tcPr>
          <w:p w14:paraId="3A42AF13">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18C12C5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杭州</w:t>
            </w:r>
          </w:p>
        </w:tc>
        <w:tc>
          <w:tcPr>
            <w:tcW w:w="1240" w:type="dxa"/>
            <w:vAlign w:val="center"/>
          </w:tcPr>
          <w:p w14:paraId="206858B2">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杭州</w:t>
            </w:r>
          </w:p>
        </w:tc>
        <w:tc>
          <w:tcPr>
            <w:tcW w:w="1754" w:type="dxa"/>
            <w:vAlign w:val="center"/>
          </w:tcPr>
          <w:p w14:paraId="34F3C97F">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软件和信息技术服务业</w:t>
            </w:r>
          </w:p>
        </w:tc>
        <w:tc>
          <w:tcPr>
            <w:tcW w:w="712" w:type="dxa"/>
            <w:vAlign w:val="center"/>
          </w:tcPr>
          <w:p w14:paraId="5B2B8A61">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650E77CB">
            <w:pPr>
              <w:jc w:val="center"/>
              <w:rPr>
                <w:rFonts w:ascii="Arial Narrow" w:hAnsi="Arial Narrow" w:cs="宋体"/>
                <w:color w:val="000000"/>
                <w:szCs w:val="21"/>
              </w:rPr>
            </w:pPr>
          </w:p>
        </w:tc>
        <w:tc>
          <w:tcPr>
            <w:tcW w:w="1332" w:type="dxa"/>
            <w:vAlign w:val="center"/>
          </w:tcPr>
          <w:p w14:paraId="7A3EB6D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41D9BF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417504A1">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重庆北信源信息技术有限公司</w:t>
            </w:r>
          </w:p>
        </w:tc>
        <w:tc>
          <w:tcPr>
            <w:tcW w:w="997" w:type="dxa"/>
          </w:tcPr>
          <w:p w14:paraId="342303D9">
            <w:pPr>
              <w:jc w:val="center"/>
              <w:rPr>
                <w:rFonts w:ascii="Arial Narrow" w:hAnsi="Arial Narrow" w:cs="宋体"/>
                <w:color w:val="000000"/>
                <w:szCs w:val="21"/>
              </w:rPr>
            </w:pPr>
            <w:r>
              <w:rPr>
                <w:rFonts w:ascii="Arial Narrow" w:hAnsi="Arial Narrow"/>
                <w:color w:val="000000"/>
                <w:szCs w:val="21"/>
              </w:rPr>
              <w:t>2,000.00</w:t>
            </w:r>
          </w:p>
        </w:tc>
        <w:tc>
          <w:tcPr>
            <w:tcW w:w="709" w:type="dxa"/>
            <w:vAlign w:val="center"/>
          </w:tcPr>
          <w:p w14:paraId="675AD67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重庆</w:t>
            </w:r>
          </w:p>
        </w:tc>
        <w:tc>
          <w:tcPr>
            <w:tcW w:w="1240" w:type="dxa"/>
            <w:vAlign w:val="center"/>
          </w:tcPr>
          <w:p w14:paraId="00F9E6F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重庆</w:t>
            </w:r>
          </w:p>
        </w:tc>
        <w:tc>
          <w:tcPr>
            <w:tcW w:w="1754" w:type="dxa"/>
            <w:vAlign w:val="center"/>
          </w:tcPr>
          <w:p w14:paraId="4F5723A1">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软件和信息技术服务业</w:t>
            </w:r>
          </w:p>
        </w:tc>
        <w:tc>
          <w:tcPr>
            <w:tcW w:w="712" w:type="dxa"/>
            <w:vAlign w:val="center"/>
          </w:tcPr>
          <w:p w14:paraId="1842CCDA">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06278B23">
            <w:pPr>
              <w:jc w:val="center"/>
              <w:rPr>
                <w:rFonts w:ascii="Arial Narrow" w:hAnsi="Arial Narrow" w:cs="宋体"/>
                <w:color w:val="000000"/>
                <w:szCs w:val="21"/>
              </w:rPr>
            </w:pPr>
          </w:p>
        </w:tc>
        <w:tc>
          <w:tcPr>
            <w:tcW w:w="1332" w:type="dxa"/>
            <w:vAlign w:val="center"/>
          </w:tcPr>
          <w:p w14:paraId="472D4619">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175FF1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4AF71A3C">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北信源（山西）软件技术有限公司</w:t>
            </w:r>
          </w:p>
        </w:tc>
        <w:tc>
          <w:tcPr>
            <w:tcW w:w="997" w:type="dxa"/>
          </w:tcPr>
          <w:p w14:paraId="0A52F91B">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6DC058B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太原</w:t>
            </w:r>
          </w:p>
        </w:tc>
        <w:tc>
          <w:tcPr>
            <w:tcW w:w="1240" w:type="dxa"/>
            <w:vAlign w:val="center"/>
          </w:tcPr>
          <w:p w14:paraId="0F87045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太原</w:t>
            </w:r>
          </w:p>
        </w:tc>
        <w:tc>
          <w:tcPr>
            <w:tcW w:w="1754" w:type="dxa"/>
            <w:vAlign w:val="center"/>
          </w:tcPr>
          <w:p w14:paraId="599F4BF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软件和信息技术服务业</w:t>
            </w:r>
          </w:p>
        </w:tc>
        <w:tc>
          <w:tcPr>
            <w:tcW w:w="712" w:type="dxa"/>
            <w:vAlign w:val="center"/>
          </w:tcPr>
          <w:p w14:paraId="024FBF74">
            <w:pPr>
              <w:jc w:val="center"/>
              <w:rPr>
                <w:rFonts w:ascii="Arial Narrow" w:hAnsi="Arial Narrow" w:cs="宋体"/>
                <w:color w:val="000000"/>
                <w:szCs w:val="21"/>
              </w:rPr>
            </w:pPr>
          </w:p>
        </w:tc>
        <w:tc>
          <w:tcPr>
            <w:tcW w:w="688" w:type="dxa"/>
            <w:vAlign w:val="center"/>
          </w:tcPr>
          <w:p w14:paraId="492A0E3A">
            <w:pPr>
              <w:jc w:val="center"/>
              <w:rPr>
                <w:rFonts w:ascii="Arial Narrow" w:hAnsi="Arial Narrow" w:cs="宋体"/>
                <w:color w:val="000000"/>
                <w:szCs w:val="21"/>
              </w:rPr>
            </w:pPr>
            <w:r>
              <w:rPr>
                <w:rFonts w:ascii="Arial Narrow" w:hAnsi="Arial Narrow"/>
                <w:color w:val="000000"/>
                <w:szCs w:val="21"/>
              </w:rPr>
              <w:t>100.00</w:t>
            </w:r>
          </w:p>
        </w:tc>
        <w:tc>
          <w:tcPr>
            <w:tcW w:w="1332" w:type="dxa"/>
            <w:vAlign w:val="center"/>
          </w:tcPr>
          <w:p w14:paraId="664321C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408969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371C8C6C">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密信（北京）数字科技有限公司</w:t>
            </w:r>
          </w:p>
        </w:tc>
        <w:tc>
          <w:tcPr>
            <w:tcW w:w="997" w:type="dxa"/>
          </w:tcPr>
          <w:p w14:paraId="512875E4">
            <w:pPr>
              <w:jc w:val="center"/>
              <w:rPr>
                <w:rFonts w:ascii="Arial Narrow" w:hAnsi="Arial Narrow" w:cs="宋体"/>
                <w:color w:val="000000"/>
                <w:szCs w:val="21"/>
              </w:rPr>
            </w:pPr>
            <w:r>
              <w:rPr>
                <w:rFonts w:ascii="Arial Narrow" w:hAnsi="Arial Narrow"/>
                <w:color w:val="000000"/>
                <w:szCs w:val="21"/>
              </w:rPr>
              <w:t>3,000.00</w:t>
            </w:r>
          </w:p>
        </w:tc>
        <w:tc>
          <w:tcPr>
            <w:tcW w:w="709" w:type="dxa"/>
            <w:vAlign w:val="center"/>
          </w:tcPr>
          <w:p w14:paraId="39F0BD79">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4FFF6DE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48D4F829">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5DB0BAEB">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77C782DD">
            <w:pPr>
              <w:jc w:val="center"/>
              <w:rPr>
                <w:rFonts w:ascii="Arial Narrow" w:hAnsi="Arial Narrow" w:cs="宋体"/>
                <w:color w:val="000000"/>
                <w:szCs w:val="21"/>
              </w:rPr>
            </w:pPr>
          </w:p>
        </w:tc>
        <w:tc>
          <w:tcPr>
            <w:tcW w:w="1332" w:type="dxa"/>
            <w:vAlign w:val="center"/>
          </w:tcPr>
          <w:p w14:paraId="17CF2E9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3C208D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5226A807">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嘉兴北信源磊垚健康产业投资合伙企业（有限合伙）②</w:t>
            </w:r>
          </w:p>
        </w:tc>
        <w:tc>
          <w:tcPr>
            <w:tcW w:w="997" w:type="dxa"/>
          </w:tcPr>
          <w:p w14:paraId="20C762EF">
            <w:pPr>
              <w:jc w:val="center"/>
              <w:rPr>
                <w:rFonts w:ascii="Arial Narrow" w:hAnsi="Arial Narrow" w:cs="宋体"/>
                <w:color w:val="000000"/>
                <w:szCs w:val="21"/>
              </w:rPr>
            </w:pPr>
            <w:r>
              <w:rPr>
                <w:rFonts w:ascii="Arial Narrow" w:hAnsi="Arial Narrow"/>
                <w:color w:val="000000"/>
                <w:szCs w:val="21"/>
              </w:rPr>
              <w:t>3,000.00</w:t>
            </w:r>
          </w:p>
        </w:tc>
        <w:tc>
          <w:tcPr>
            <w:tcW w:w="709" w:type="dxa"/>
            <w:vAlign w:val="center"/>
          </w:tcPr>
          <w:p w14:paraId="701C4CB2">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w:t>
            </w:r>
          </w:p>
        </w:tc>
        <w:tc>
          <w:tcPr>
            <w:tcW w:w="1240" w:type="dxa"/>
            <w:vAlign w:val="center"/>
          </w:tcPr>
          <w:p w14:paraId="08D64C8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w:t>
            </w:r>
          </w:p>
        </w:tc>
        <w:tc>
          <w:tcPr>
            <w:tcW w:w="1754" w:type="dxa"/>
            <w:vAlign w:val="center"/>
          </w:tcPr>
          <w:p w14:paraId="79137E9D">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健康产业的投资、股权投资及相关咨询服务</w:t>
            </w:r>
          </w:p>
        </w:tc>
        <w:tc>
          <w:tcPr>
            <w:tcW w:w="712" w:type="dxa"/>
            <w:vAlign w:val="center"/>
          </w:tcPr>
          <w:p w14:paraId="0A672D4F">
            <w:pPr>
              <w:jc w:val="center"/>
              <w:rPr>
                <w:rFonts w:ascii="Arial Narrow" w:hAnsi="Arial Narrow" w:cs="宋体"/>
                <w:color w:val="000000"/>
                <w:szCs w:val="21"/>
              </w:rPr>
            </w:pPr>
            <w:r>
              <w:rPr>
                <w:rFonts w:ascii="Arial Narrow" w:hAnsi="Arial Narrow"/>
                <w:color w:val="000000"/>
                <w:szCs w:val="21"/>
              </w:rPr>
              <w:t>95.00</w:t>
            </w:r>
          </w:p>
        </w:tc>
        <w:tc>
          <w:tcPr>
            <w:tcW w:w="688" w:type="dxa"/>
            <w:vAlign w:val="center"/>
          </w:tcPr>
          <w:p w14:paraId="57DE2D16">
            <w:pPr>
              <w:jc w:val="center"/>
              <w:rPr>
                <w:rFonts w:ascii="Arial Narrow" w:hAnsi="Arial Narrow" w:cs="宋体"/>
                <w:color w:val="000000"/>
                <w:szCs w:val="21"/>
              </w:rPr>
            </w:pPr>
            <w:r>
              <w:rPr>
                <w:rFonts w:ascii="Arial Narrow" w:hAnsi="Arial Narrow"/>
                <w:color w:val="000000"/>
                <w:szCs w:val="21"/>
              </w:rPr>
              <w:t>1.25</w:t>
            </w:r>
          </w:p>
        </w:tc>
        <w:tc>
          <w:tcPr>
            <w:tcW w:w="1332" w:type="dxa"/>
            <w:vAlign w:val="center"/>
          </w:tcPr>
          <w:p w14:paraId="245477E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6A62BC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67020675">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北京北信源信创安全技术有限公司</w:t>
            </w:r>
          </w:p>
        </w:tc>
        <w:tc>
          <w:tcPr>
            <w:tcW w:w="997" w:type="dxa"/>
          </w:tcPr>
          <w:p w14:paraId="405D9CC9">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112CF95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69701D6D">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35FD399B">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互联网和相关服务</w:t>
            </w:r>
          </w:p>
        </w:tc>
        <w:tc>
          <w:tcPr>
            <w:tcW w:w="712" w:type="dxa"/>
            <w:vAlign w:val="center"/>
          </w:tcPr>
          <w:p w14:paraId="0E805D32">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3525E142">
            <w:pPr>
              <w:jc w:val="center"/>
              <w:rPr>
                <w:rFonts w:ascii="Arial" w:hAnsi="Arial" w:cs="Arial"/>
                <w:color w:val="000000"/>
                <w:szCs w:val="21"/>
              </w:rPr>
            </w:pPr>
          </w:p>
        </w:tc>
        <w:tc>
          <w:tcPr>
            <w:tcW w:w="1332" w:type="dxa"/>
            <w:vAlign w:val="center"/>
          </w:tcPr>
          <w:p w14:paraId="3947B5A9">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bl>
    <w:p w14:paraId="2C4597A5">
      <w:pPr>
        <w:spacing w:line="400" w:lineRule="exact"/>
        <w:ind w:firstLine="420" w:firstLineChars="200"/>
        <w:rPr>
          <w:rFonts w:hint="eastAsia" w:cs="Arial" w:asciiTheme="minorEastAsia" w:hAnsiTheme="minorEastAsia" w:eastAsiaTheme="minorEastAsia"/>
          <w:kern w:val="0"/>
          <w:szCs w:val="21"/>
        </w:rPr>
      </w:pPr>
      <w:bookmarkStart w:id="99" w:name="OLE_LINK435"/>
      <w:bookmarkStart w:id="100" w:name="OLE_LINK434"/>
      <w:r>
        <w:rPr>
          <w:rFonts w:hint="eastAsia" w:cs="Arial" w:asciiTheme="minorEastAsia" w:hAnsiTheme="minorEastAsia" w:eastAsiaTheme="minorEastAsia"/>
          <w:kern w:val="0"/>
          <w:szCs w:val="21"/>
        </w:rPr>
        <w:t>说明：</w:t>
      </w:r>
    </w:p>
    <w:p w14:paraId="30DF04A9">
      <w:pPr>
        <w:spacing w:line="400" w:lineRule="exact"/>
        <w:ind w:right="471" w:firstLine="420" w:firstLineChars="200"/>
        <w:rPr>
          <w:rFonts w:hint="eastAsia" w:cs="Arial" w:asciiTheme="minorEastAsia" w:hAnsiTheme="minorEastAsia" w:eastAsiaTheme="minorEastAsia"/>
          <w:kern w:val="0"/>
          <w:szCs w:val="21"/>
        </w:rPr>
      </w:pPr>
      <w:commentRangeStart w:id="0"/>
      <w:r>
        <w:rPr>
          <w:rFonts w:hint="eastAsia" w:cs="Arial" w:asciiTheme="minorEastAsia" w:hAnsiTheme="minorEastAsia" w:eastAsiaTheme="minorEastAsia"/>
          <w:kern w:val="0"/>
          <w:szCs w:val="21"/>
        </w:rPr>
        <w:t>①本公司及子公司北信源系统集成有限公司分别持有北信源信息技术（青岛）有限公司</w:t>
      </w:r>
      <w:r>
        <w:rPr>
          <w:rFonts w:cs="Arial" w:asciiTheme="minorEastAsia" w:hAnsiTheme="minorEastAsia" w:eastAsiaTheme="minorEastAsia"/>
          <w:kern w:val="0"/>
          <w:szCs w:val="21"/>
        </w:rPr>
        <w:t>49%</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48.45%</w:t>
      </w:r>
      <w:r>
        <w:rPr>
          <w:rFonts w:hint="eastAsia" w:cs="Arial" w:asciiTheme="minorEastAsia" w:hAnsiTheme="minorEastAsia" w:eastAsiaTheme="minorEastAsia"/>
          <w:kern w:val="0"/>
          <w:szCs w:val="21"/>
        </w:rPr>
        <w:t>的股权。</w:t>
      </w:r>
      <w:commentRangeEnd w:id="0"/>
      <w:r>
        <w:rPr>
          <w:rStyle w:val="CommentReference"/>
        </w:rPr>
        <w:commentReference w:id="0"/>
      </w:r>
    </w:p>
    <w:p w14:paraId="5BF2379E">
      <w:pPr>
        <w:spacing w:line="400" w:lineRule="exact"/>
        <w:ind w:right="421" w:firstLine="420" w:firstLineChars="2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②本公司持有嘉兴北信源磊垚健康产业投资合伙企业（有限合伙）（以下简称“磊垚健康”）</w:t>
      </w:r>
      <w:r>
        <w:rPr>
          <w:rFonts w:cs="Arial" w:asciiTheme="minorEastAsia" w:hAnsiTheme="minorEastAsia" w:eastAsiaTheme="minorEastAsia"/>
          <w:kern w:val="0"/>
          <w:szCs w:val="21"/>
        </w:rPr>
        <w:t>95%</w:t>
      </w:r>
      <w:r>
        <w:rPr>
          <w:rFonts w:hint="eastAsia" w:cs="Arial" w:asciiTheme="minorEastAsia" w:hAnsiTheme="minorEastAsia" w:eastAsiaTheme="minorEastAsia"/>
          <w:kern w:val="0"/>
          <w:szCs w:val="21"/>
        </w:rPr>
        <w:t>股权，通过联营企业南京磊垚创业投资基金管理有限公司间接持有磊垚健康</w:t>
      </w:r>
      <w:r>
        <w:rPr>
          <w:rFonts w:cs="Arial" w:asciiTheme="minorEastAsia" w:hAnsiTheme="minorEastAsia" w:eastAsiaTheme="minorEastAsia"/>
          <w:kern w:val="0"/>
          <w:szCs w:val="21"/>
        </w:rPr>
        <w:t>1.25%</w:t>
      </w:r>
      <w:r>
        <w:rPr>
          <w:rFonts w:hint="eastAsia" w:cs="Arial" w:asciiTheme="minorEastAsia" w:hAnsiTheme="minorEastAsia" w:eastAsiaTheme="minorEastAsia"/>
          <w:kern w:val="0"/>
          <w:szCs w:val="21"/>
        </w:rPr>
        <w:t>股权，合计持有磊垚健康</w:t>
      </w:r>
      <w:r>
        <w:rPr>
          <w:rFonts w:cs="Arial" w:asciiTheme="minorEastAsia" w:hAnsiTheme="minorEastAsia" w:eastAsiaTheme="minorEastAsia"/>
          <w:kern w:val="0"/>
          <w:szCs w:val="21"/>
        </w:rPr>
        <w:t>96.25%</w:t>
      </w:r>
      <w:r>
        <w:rPr>
          <w:rFonts w:hint="eastAsia" w:cs="Arial" w:asciiTheme="minorEastAsia" w:hAnsiTheme="minorEastAsia" w:eastAsiaTheme="minorEastAsia"/>
          <w:kern w:val="0"/>
          <w:szCs w:val="21"/>
        </w:rPr>
        <w:t>股权。</w:t>
      </w:r>
      <w:bookmarkEnd w:id="99"/>
      <w:bookmarkEnd w:id="100"/>
    </w:p>
    <w:p w14:paraId="61D5E22A">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lang w:val="en-US" w:eastAsia="zh-CN"/>
        </w:rPr>
        <w:t>2</w:t>
      </w:r>
      <w:r>
        <w:rPr>
          <w:rFonts w:hint="eastAsia" w:cs="Arial" w:asciiTheme="minorEastAsia" w:hAnsiTheme="minorEastAsia" w:eastAsiaTheme="minorEastAsia"/>
          <w:b/>
          <w:bCs/>
          <w:szCs w:val="21"/>
        </w:rPr>
        <w:t>、在合营企业或联营企业中的权益</w:t>
      </w:r>
    </w:p>
    <w:p w14:paraId="10CFBC66">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（1）重要的合营企业或联营企业</w:t>
      </w:r>
    </w:p>
    <w:tbl>
      <w:tblPr>
        <w:tblStyle w:val="20"/>
        <w:tblW w:w="9073"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694"/>
        <w:gridCol w:w="992"/>
        <w:gridCol w:w="851"/>
        <w:gridCol w:w="1559"/>
        <w:gridCol w:w="850"/>
        <w:gridCol w:w="567"/>
        <w:gridCol w:w="1560"/>
      </w:tblGrid>
      <w:tr w14:paraId="07078D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tblHeader/>
        </w:trPr>
        <w:tc>
          <w:tcPr>
            <w:tcW w:w="2694" w:type="dxa"/>
            <w:vMerge w:val="restart"/>
            <w:vAlign w:val="center"/>
          </w:tcPr>
          <w:p w14:paraId="6FB1067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合营企业或联营企业名称</w:t>
            </w:r>
          </w:p>
        </w:tc>
        <w:tc>
          <w:tcPr>
            <w:tcW w:w="992" w:type="dxa"/>
            <w:vMerge w:val="restart"/>
            <w:vAlign w:val="center"/>
          </w:tcPr>
          <w:p w14:paraId="478729B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主要经营地</w:t>
            </w:r>
          </w:p>
        </w:tc>
        <w:tc>
          <w:tcPr>
            <w:tcW w:w="851" w:type="dxa"/>
            <w:vMerge w:val="restart"/>
            <w:vAlign w:val="center"/>
          </w:tcPr>
          <w:p w14:paraId="582BD92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注册地</w:t>
            </w:r>
          </w:p>
        </w:tc>
        <w:tc>
          <w:tcPr>
            <w:tcW w:w="1559" w:type="dxa"/>
            <w:vMerge w:val="restart"/>
            <w:vAlign w:val="center"/>
          </w:tcPr>
          <w:p w14:paraId="2A309E5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业务性质</w:t>
            </w:r>
          </w:p>
        </w:tc>
        <w:tc>
          <w:tcPr>
            <w:tcW w:w="1417" w:type="dxa"/>
            <w:gridSpan w:val="2"/>
            <w:vAlign w:val="center"/>
          </w:tcPr>
          <w:p w14:paraId="69D21A4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持股比例（%）</w:t>
            </w:r>
          </w:p>
        </w:tc>
        <w:tc>
          <w:tcPr>
            <w:tcW w:w="1560" w:type="dxa"/>
            <w:vMerge w:val="restart"/>
            <w:vAlign w:val="center"/>
          </w:tcPr>
          <w:p w14:paraId="74F99ACF">
            <w:pPr>
              <w:widowControl/>
              <w:spacing w:line="400" w:lineRule="exact"/>
              <w:jc w:val="center"/>
              <w:rPr>
                <w:rFonts w:hint="eastAsia" w:cs="Arial" w:asciiTheme="minorEastAsia" w:hAnsiTheme="minorEastAsia" w:eastAsiaTheme="minorEastAsia"/>
                <w:kern w:val="0"/>
                <w:szCs w:val="21"/>
              </w:rPr>
            </w:pPr>
            <w:r>
              <w:rPr>
                <w:rFonts w:hint="eastAsia" w:asciiTheme="minorEastAsia" w:hAnsiTheme="minorEastAsia" w:eastAsiaTheme="minorEastAsia"/>
                <w:szCs w:val="21"/>
                <w:lang w:val="en-GB"/>
              </w:rPr>
              <w:t>对合营企业或联营企业投资的</w:t>
            </w:r>
            <w:r>
              <w:rPr>
                <w:rFonts w:hint="eastAsia" w:asciiTheme="minorEastAsia" w:hAnsiTheme="minorEastAsia" w:eastAsiaTheme="minorEastAsia"/>
                <w:szCs w:val="21"/>
              </w:rPr>
              <w:t>会计处理方法</w:t>
            </w:r>
          </w:p>
        </w:tc>
      </w:tr>
      <w:tr w14:paraId="0A4A3D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694" w:type="dxa"/>
            <w:vMerge w:val="continue"/>
            <w:vAlign w:val="center"/>
          </w:tcPr>
          <w:p w14:paraId="390422B7">
            <w:pPr>
              <w:widowControl/>
              <w:spacing w:line="400" w:lineRule="exact"/>
              <w:jc w:val="left"/>
              <w:rPr>
                <w:rFonts w:hint="eastAsia" w:cs="Arial" w:asciiTheme="minorEastAsia" w:hAnsiTheme="minorEastAsia" w:eastAsiaTheme="minorEastAsia"/>
                <w:kern w:val="0"/>
                <w:szCs w:val="21"/>
              </w:rPr>
            </w:pPr>
          </w:p>
        </w:tc>
        <w:tc>
          <w:tcPr>
            <w:tcW w:w="992" w:type="dxa"/>
            <w:vMerge w:val="continue"/>
            <w:vAlign w:val="center"/>
          </w:tcPr>
          <w:p w14:paraId="2506B1B7">
            <w:pPr>
              <w:widowControl/>
              <w:spacing w:line="400" w:lineRule="exact"/>
              <w:rPr>
                <w:rFonts w:hint="eastAsia" w:cs="Arial" w:asciiTheme="minorEastAsia" w:hAnsiTheme="minorEastAsia" w:eastAsiaTheme="minorEastAsia"/>
                <w:kern w:val="0"/>
                <w:szCs w:val="21"/>
              </w:rPr>
            </w:pPr>
          </w:p>
        </w:tc>
        <w:tc>
          <w:tcPr>
            <w:tcW w:w="851" w:type="dxa"/>
            <w:vMerge w:val="continue"/>
            <w:vAlign w:val="center"/>
          </w:tcPr>
          <w:p w14:paraId="4862FCE2">
            <w:pPr>
              <w:widowControl/>
              <w:spacing w:line="400" w:lineRule="exact"/>
              <w:rPr>
                <w:rFonts w:hint="eastAsia" w:cs="Arial" w:asciiTheme="minorEastAsia" w:hAnsiTheme="minorEastAsia" w:eastAsiaTheme="minorEastAsia"/>
                <w:kern w:val="0"/>
                <w:szCs w:val="21"/>
              </w:rPr>
            </w:pPr>
          </w:p>
        </w:tc>
        <w:tc>
          <w:tcPr>
            <w:tcW w:w="1559" w:type="dxa"/>
            <w:vMerge w:val="continue"/>
            <w:vAlign w:val="center"/>
          </w:tcPr>
          <w:p w14:paraId="228D383A">
            <w:pPr>
              <w:widowControl/>
              <w:spacing w:line="400" w:lineRule="exact"/>
              <w:rPr>
                <w:rFonts w:hint="eastAsia" w:cs="Arial" w:asciiTheme="minorEastAsia" w:hAnsiTheme="minorEastAsia" w:eastAsiaTheme="minorEastAsia"/>
                <w:kern w:val="0"/>
                <w:szCs w:val="21"/>
              </w:rPr>
            </w:pPr>
          </w:p>
        </w:tc>
        <w:tc>
          <w:tcPr>
            <w:tcW w:w="850" w:type="dxa"/>
            <w:vAlign w:val="center"/>
          </w:tcPr>
          <w:p w14:paraId="24D7ED8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直接</w:t>
            </w:r>
          </w:p>
        </w:tc>
        <w:tc>
          <w:tcPr>
            <w:tcW w:w="567" w:type="dxa"/>
            <w:vAlign w:val="center"/>
          </w:tcPr>
          <w:p w14:paraId="1395E6A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间接</w:t>
            </w:r>
          </w:p>
        </w:tc>
        <w:tc>
          <w:tcPr>
            <w:tcW w:w="1560" w:type="dxa"/>
            <w:vMerge w:val="continue"/>
            <w:vAlign w:val="center"/>
          </w:tcPr>
          <w:p w14:paraId="5829B6ED">
            <w:pPr>
              <w:widowControl/>
              <w:spacing w:line="400" w:lineRule="exact"/>
              <w:rPr>
                <w:rFonts w:hint="eastAsia" w:cs="Arial" w:asciiTheme="minorEastAsia" w:hAnsiTheme="minorEastAsia" w:eastAsiaTheme="minorEastAsia"/>
                <w:kern w:val="0"/>
                <w:szCs w:val="21"/>
              </w:rPr>
            </w:pPr>
          </w:p>
        </w:tc>
      </w:tr>
      <w:tr w14:paraId="62A19A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694" w:type="dxa"/>
          </w:tcPr>
          <w:p w14:paraId="12949DD5">
            <w:pPr>
              <w:spacing w:before="38" w:line="218" w:lineRule="auto"/>
              <w:ind w:left="133" w:right="104" w:firstLine="1"/>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北京辰信领创信息技术有限公司</w:t>
            </w:r>
          </w:p>
        </w:tc>
        <w:tc>
          <w:tcPr>
            <w:tcW w:w="992" w:type="dxa"/>
          </w:tcPr>
          <w:p w14:paraId="4F541F35">
            <w:pPr>
              <w:spacing w:before="176" w:line="219" w:lineRule="auto"/>
              <w:ind w:left="1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w:t>
            </w:r>
          </w:p>
        </w:tc>
        <w:tc>
          <w:tcPr>
            <w:tcW w:w="851" w:type="dxa"/>
          </w:tcPr>
          <w:p w14:paraId="66A296E3">
            <w:pPr>
              <w:spacing w:before="176" w:line="219" w:lineRule="auto"/>
              <w:ind w:left="115"/>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w:t>
            </w:r>
          </w:p>
        </w:tc>
        <w:tc>
          <w:tcPr>
            <w:tcW w:w="1559" w:type="dxa"/>
          </w:tcPr>
          <w:p w14:paraId="00B4962C">
            <w:pPr>
              <w:spacing w:before="176" w:line="219" w:lineRule="auto"/>
              <w:ind w:left="121"/>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软件业</w:t>
            </w:r>
          </w:p>
        </w:tc>
        <w:tc>
          <w:tcPr>
            <w:tcW w:w="850" w:type="dxa"/>
          </w:tcPr>
          <w:p w14:paraId="443DF568">
            <w:pPr>
              <w:pStyle w:val="71"/>
              <w:spacing w:before="205" w:line="239" w:lineRule="auto"/>
              <w:jc w:val="right"/>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24.50</w:t>
            </w:r>
          </w:p>
        </w:tc>
        <w:tc>
          <w:tcPr>
            <w:tcW w:w="567" w:type="dxa"/>
          </w:tcPr>
          <w:p w14:paraId="0633EFD3">
            <w:pPr>
              <w:pStyle w:val="71"/>
              <w:spacing w:before="295" w:line="108" w:lineRule="exact"/>
              <w:ind w:left="365"/>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w:t>
            </w:r>
          </w:p>
        </w:tc>
        <w:tc>
          <w:tcPr>
            <w:tcW w:w="1560" w:type="dxa"/>
          </w:tcPr>
          <w:p w14:paraId="025A6031">
            <w:pPr>
              <w:spacing w:before="176" w:line="219" w:lineRule="auto"/>
              <w:ind w:left="3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w:t>
            </w:r>
          </w:p>
        </w:tc>
      </w:tr>
      <w:tr w14:paraId="4E8138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694" w:type="dxa"/>
          </w:tcPr>
          <w:p w14:paraId="3370C83F">
            <w:pPr>
              <w:spacing w:before="44" w:line="215" w:lineRule="auto"/>
              <w:ind w:left="132" w:right="104" w:firstLine="7"/>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嘉兴北源投资合伙企业（有限合伙）</w:t>
            </w:r>
          </w:p>
        </w:tc>
        <w:tc>
          <w:tcPr>
            <w:tcW w:w="992" w:type="dxa"/>
          </w:tcPr>
          <w:p w14:paraId="1956025D">
            <w:pPr>
              <w:spacing w:before="181" w:line="219" w:lineRule="auto"/>
              <w:ind w:left="1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w:t>
            </w:r>
          </w:p>
        </w:tc>
        <w:tc>
          <w:tcPr>
            <w:tcW w:w="851" w:type="dxa"/>
          </w:tcPr>
          <w:p w14:paraId="1311BA6C">
            <w:pPr>
              <w:spacing w:before="181" w:line="221" w:lineRule="auto"/>
              <w:ind w:left="12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嘉兴</w:t>
            </w:r>
          </w:p>
        </w:tc>
        <w:tc>
          <w:tcPr>
            <w:tcW w:w="1559" w:type="dxa"/>
          </w:tcPr>
          <w:p w14:paraId="43FC1E9F">
            <w:pPr>
              <w:spacing w:before="44" w:line="215" w:lineRule="auto"/>
              <w:ind w:left="115" w:right="134" w:firstLine="9"/>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实业投资、投资管理</w:t>
            </w:r>
          </w:p>
        </w:tc>
        <w:tc>
          <w:tcPr>
            <w:tcW w:w="850" w:type="dxa"/>
          </w:tcPr>
          <w:p w14:paraId="476C7F9E">
            <w:pPr>
              <w:pStyle w:val="71"/>
              <w:spacing w:before="211" w:line="239" w:lineRule="auto"/>
              <w:jc w:val="right"/>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80.00</w:t>
            </w:r>
          </w:p>
        </w:tc>
        <w:tc>
          <w:tcPr>
            <w:tcW w:w="567" w:type="dxa"/>
          </w:tcPr>
          <w:p w14:paraId="5BB40C76">
            <w:pPr>
              <w:pStyle w:val="71"/>
              <w:spacing w:before="301" w:line="108" w:lineRule="exact"/>
              <w:ind w:left="365"/>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w:t>
            </w:r>
          </w:p>
        </w:tc>
        <w:tc>
          <w:tcPr>
            <w:tcW w:w="1560" w:type="dxa"/>
          </w:tcPr>
          <w:p w14:paraId="10FDF424">
            <w:pPr>
              <w:spacing w:before="181" w:line="219" w:lineRule="auto"/>
              <w:ind w:left="3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w:t>
            </w:r>
          </w:p>
        </w:tc>
      </w:tr>
      <w:tr w14:paraId="49D345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694" w:type="dxa"/>
          </w:tcPr>
          <w:p w14:paraId="248880E2">
            <w:pPr>
              <w:spacing w:before="49" w:line="225" w:lineRule="auto"/>
              <w:ind w:left="151" w:right="104" w:hanging="16"/>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海南保嘉源科技有限公司</w:t>
            </w:r>
          </w:p>
        </w:tc>
        <w:tc>
          <w:tcPr>
            <w:tcW w:w="992" w:type="dxa"/>
          </w:tcPr>
          <w:p w14:paraId="00394BAF">
            <w:pPr>
              <w:spacing w:before="186" w:line="239" w:lineRule="auto"/>
              <w:ind w:left="129"/>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三亚</w:t>
            </w:r>
          </w:p>
        </w:tc>
        <w:tc>
          <w:tcPr>
            <w:tcW w:w="851" w:type="dxa"/>
          </w:tcPr>
          <w:p w14:paraId="4730651A">
            <w:pPr>
              <w:spacing w:before="186" w:line="239" w:lineRule="auto"/>
              <w:ind w:left="127"/>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三亚</w:t>
            </w:r>
          </w:p>
        </w:tc>
        <w:tc>
          <w:tcPr>
            <w:tcW w:w="1559" w:type="dxa"/>
          </w:tcPr>
          <w:p w14:paraId="1E2730ED">
            <w:pPr>
              <w:spacing w:before="49" w:line="225" w:lineRule="auto"/>
              <w:ind w:left="116" w:right="134" w:firstLine="4"/>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软件和信息技术服务业</w:t>
            </w:r>
          </w:p>
        </w:tc>
        <w:tc>
          <w:tcPr>
            <w:tcW w:w="850" w:type="dxa"/>
          </w:tcPr>
          <w:p w14:paraId="3731250D">
            <w:pPr>
              <w:pStyle w:val="71"/>
              <w:spacing w:before="216" w:line="239" w:lineRule="auto"/>
              <w:jc w:val="right"/>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35.00</w:t>
            </w:r>
          </w:p>
        </w:tc>
        <w:tc>
          <w:tcPr>
            <w:tcW w:w="567" w:type="dxa"/>
          </w:tcPr>
          <w:p w14:paraId="2A35DC1B">
            <w:pPr>
              <w:spacing w:line="244" w:lineRule="auto"/>
              <w:rPr>
                <w:rFonts w:hint="eastAsia" w:cs="Arial" w:asciiTheme="minorEastAsia" w:hAnsiTheme="minorEastAsia" w:eastAsiaTheme="minorEastAsia"/>
                <w:kern w:val="0"/>
                <w:szCs w:val="21"/>
              </w:rPr>
            </w:pPr>
          </w:p>
          <w:p w14:paraId="761A0DEC">
            <w:pPr>
              <w:pStyle w:val="71"/>
              <w:spacing w:before="61" w:line="108" w:lineRule="exact"/>
              <w:ind w:left="365"/>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w:t>
            </w:r>
          </w:p>
        </w:tc>
        <w:tc>
          <w:tcPr>
            <w:tcW w:w="1560" w:type="dxa"/>
          </w:tcPr>
          <w:p w14:paraId="4C0596CF">
            <w:pPr>
              <w:spacing w:before="186" w:line="219" w:lineRule="auto"/>
              <w:ind w:left="3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w:t>
            </w:r>
          </w:p>
        </w:tc>
      </w:tr>
    </w:tbl>
    <w:p w14:paraId="71272B86">
      <w:pPr>
        <w:spacing w:line="400" w:lineRule="exact"/>
        <w:ind w:right="28" w:firstLine="567"/>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注：说明：本公司在嘉兴北源投资合伙企业（有限合伙）（以下简称“嘉兴北源”）投资决策委员会派出一名委员</w:t>
      </w:r>
      <w:r>
        <w:rPr>
          <w:rFonts w:hint="eastAsia" w:cs="Arial" w:asciiTheme="minorEastAsia" w:hAnsiTheme="minorEastAsia" w:eastAsiaTheme="minorEastAsia"/>
          <w:bCs/>
          <w:szCs w:val="21"/>
          <w:lang w:eastAsia="zh-CN"/>
        </w:rPr>
        <w:t>，</w:t>
      </w:r>
      <w:r>
        <w:rPr>
          <w:rFonts w:hint="eastAsia" w:cs="Arial" w:asciiTheme="minorEastAsia" w:hAnsiTheme="minorEastAsia" w:eastAsiaTheme="minorEastAsia"/>
          <w:bCs/>
          <w:szCs w:val="21"/>
        </w:rPr>
        <w:t>占投资决策委员会的四分之一席位，因而本公司对嘉兴北源有重大影响。此外，尽管本公司持有嘉兴北源投资合伙企业（有限合伙）</w:t>
      </w:r>
      <w:r>
        <w:rPr>
          <w:rFonts w:cs="Arial" w:asciiTheme="minorEastAsia" w:hAnsiTheme="minorEastAsia" w:eastAsiaTheme="minorEastAsia"/>
          <w:bCs/>
          <w:szCs w:val="21"/>
        </w:rPr>
        <w:t>80%</w:t>
      </w:r>
      <w:r>
        <w:rPr>
          <w:rFonts w:hint="eastAsia" w:cs="Arial" w:asciiTheme="minorEastAsia" w:hAnsiTheme="minorEastAsia" w:eastAsiaTheme="minorEastAsia"/>
          <w:bCs/>
          <w:szCs w:val="21"/>
        </w:rPr>
        <w:t>的股权，但是本公司为嘉兴北源的有限合伙人，根据嘉兴北源合伙协议的决策机制和收益分配机制，本公司对嘉兴北源无控制权，因此本公司认为嘉兴北源为本公司之联营企业。</w:t>
      </w:r>
    </w:p>
    <w:p w14:paraId="3C95C3B3">
      <w:pPr>
        <w:spacing w:line="400" w:lineRule="exact"/>
        <w:ind w:firstLine="420" w:firstLineChars="200"/>
        <w:rPr>
          <w:rFonts w:hint="eastAsia" w:cs="Arial" w:asciiTheme="minorEastAsia" w:hAnsiTheme="minorEastAsia" w:eastAsiaTheme="minorEastAsia"/>
          <w:b/>
          <w:bCs/>
          <w:color w:val="0000FF"/>
          <w:szCs w:val="21"/>
        </w:rPr>
      </w:pPr>
      <w:r>
        <w:rPr>
          <w:rFonts w:hint="eastAsia" w:cs="Arial" w:asciiTheme="minorEastAsia" w:hAnsiTheme="minorEastAsia" w:eastAsiaTheme="minorEastAsia"/>
          <w:bCs/>
          <w:szCs w:val="21"/>
        </w:rPr>
        <w:t>（2）重要联营企业的主要财务信息</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517"/>
        <w:gridCol w:w="1134"/>
        <w:gridCol w:w="1134"/>
        <w:gridCol w:w="1134"/>
        <w:gridCol w:w="1185"/>
        <w:gridCol w:w="1083"/>
        <w:gridCol w:w="1027"/>
      </w:tblGrid>
      <w:tr w14:paraId="50FBB3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517" w:type="dxa"/>
            <w:vMerge w:val="restart"/>
            <w:vAlign w:val="center"/>
          </w:tcPr>
          <w:p w14:paraId="2ADB776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2268" w:type="dxa"/>
            <w:gridSpan w:val="2"/>
          </w:tcPr>
          <w:p w14:paraId="5FA978DD">
            <w:pPr>
              <w:spacing w:before="37" w:line="216" w:lineRule="auto"/>
              <w:ind w:left="128"/>
              <w:rPr>
                <w:rFonts w:hint="eastAsia" w:ascii="仿宋" w:hAnsi="仿宋" w:eastAsia="仿宋" w:cs="仿宋"/>
                <w:color w:val="000000"/>
                <w:sz w:val="18"/>
                <w:szCs w:val="18"/>
              </w:rPr>
            </w:pPr>
            <w:r>
              <w:rPr>
                <w:rFonts w:hint="eastAsia" w:ascii="仿宋" w:hAnsi="仿宋" w:eastAsia="仿宋" w:cs="仿宋"/>
                <w:b/>
                <w:bCs/>
                <w:spacing w:val="-3"/>
                <w:sz w:val="18"/>
                <w:szCs w:val="18"/>
              </w:rPr>
              <w:t>北京辰信领创信息技术有限公</w:t>
            </w:r>
            <w:r>
              <w:rPr>
                <w:rFonts w:hint="eastAsia" w:ascii="仿宋" w:hAnsi="仿宋" w:eastAsia="仿宋" w:cs="仿宋"/>
                <w:b/>
                <w:bCs/>
                <w:spacing w:val="-2"/>
                <w:sz w:val="18"/>
                <w:szCs w:val="18"/>
              </w:rPr>
              <w:t>司</w:t>
            </w:r>
          </w:p>
        </w:tc>
        <w:tc>
          <w:tcPr>
            <w:tcW w:w="2319" w:type="dxa"/>
            <w:gridSpan w:val="2"/>
          </w:tcPr>
          <w:p w14:paraId="4539D2EB">
            <w:pPr>
              <w:spacing w:before="36" w:line="216" w:lineRule="auto"/>
              <w:ind w:left="131"/>
              <w:rPr>
                <w:rFonts w:hint="eastAsia" w:ascii="仿宋" w:hAnsi="仿宋" w:eastAsia="仿宋" w:cs="仿宋"/>
                <w:color w:val="000000"/>
                <w:sz w:val="18"/>
                <w:szCs w:val="18"/>
              </w:rPr>
            </w:pPr>
            <w:r>
              <w:rPr>
                <w:rFonts w:hint="eastAsia" w:ascii="仿宋" w:hAnsi="仿宋" w:eastAsia="仿宋" w:cs="仿宋"/>
                <w:b/>
                <w:bCs/>
                <w:spacing w:val="-3"/>
                <w:sz w:val="18"/>
                <w:szCs w:val="18"/>
              </w:rPr>
              <w:t>嘉兴北源投资合伙企业（有限</w:t>
            </w:r>
            <w:r>
              <w:rPr>
                <w:rFonts w:hint="eastAsia" w:ascii="仿宋" w:hAnsi="仿宋" w:eastAsia="仿宋" w:cs="仿宋"/>
                <w:b/>
                <w:bCs/>
                <w:spacing w:val="-5"/>
                <w:sz w:val="18"/>
                <w:szCs w:val="18"/>
              </w:rPr>
              <w:t>合伙）</w:t>
            </w:r>
          </w:p>
        </w:tc>
        <w:tc>
          <w:tcPr>
            <w:tcW w:w="2110" w:type="dxa"/>
            <w:gridSpan w:val="2"/>
          </w:tcPr>
          <w:p w14:paraId="7ECE0580">
            <w:pPr>
              <w:kinsoku w:val="0"/>
              <w:autoSpaceDE w:val="0"/>
              <w:autoSpaceDN w:val="0"/>
              <w:adjustRightInd w:val="0"/>
              <w:snapToGrid w:val="0"/>
              <w:spacing w:before="154" w:line="216" w:lineRule="auto"/>
              <w:ind w:left="174"/>
              <w:rPr>
                <w:rFonts w:hint="eastAsia" w:ascii="仿宋" w:hAnsi="仿宋" w:eastAsia="仿宋" w:cs="仿宋"/>
                <w:color w:val="000000"/>
                <w:sz w:val="18"/>
                <w:szCs w:val="18"/>
                <w:lang w:eastAsia="en-US"/>
              </w:rPr>
            </w:pPr>
            <w:r>
              <w:rPr>
                <w:rFonts w:hint="eastAsia" w:ascii="仿宋" w:hAnsi="仿宋" w:eastAsia="仿宋" w:cs="仿宋"/>
                <w:b/>
                <w:bCs/>
                <w:spacing w:val="-3"/>
                <w:sz w:val="18"/>
                <w:szCs w:val="18"/>
              </w:rPr>
              <w:t>海南保嘉源科技有限公司</w:t>
            </w:r>
          </w:p>
        </w:tc>
      </w:tr>
      <w:tr w14:paraId="28522E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517" w:type="dxa"/>
            <w:vMerge w:val="continue"/>
            <w:vAlign w:val="center"/>
          </w:tcPr>
          <w:p w14:paraId="084EE140">
            <w:pPr>
              <w:widowControl/>
              <w:spacing w:line="400" w:lineRule="exact"/>
              <w:jc w:val="left"/>
              <w:rPr>
                <w:rFonts w:hint="eastAsia" w:cs="Arial" w:asciiTheme="minorEastAsia" w:hAnsiTheme="minorEastAsia" w:eastAsiaTheme="minorEastAsia"/>
                <w:kern w:val="0"/>
                <w:szCs w:val="21"/>
              </w:rPr>
            </w:pPr>
          </w:p>
        </w:tc>
        <w:tc>
          <w:tcPr>
            <w:tcW w:w="1134" w:type="dxa"/>
          </w:tcPr>
          <w:p w14:paraId="3434E301">
            <w:pPr>
              <w:pStyle w:val="71"/>
              <w:spacing w:before="187" w:line="238" w:lineRule="auto"/>
              <w:ind w:left="347"/>
              <w:rPr>
                <w:sz w:val="18"/>
                <w:szCs w:val="18"/>
              </w:rPr>
            </w:pPr>
            <w:r>
              <w:rPr>
                <w:b/>
                <w:bCs/>
                <w:spacing w:val="-1"/>
                <w:sz w:val="18"/>
                <w:szCs w:val="18"/>
              </w:rPr>
              <w:t>202</w:t>
            </w:r>
            <w:r>
              <w:rPr>
                <w:rFonts w:hint="eastAsia" w:eastAsiaTheme="minorEastAsia"/>
                <w:b/>
                <w:bCs/>
                <w:spacing w:val="-1"/>
                <w:sz w:val="18"/>
                <w:szCs w:val="18"/>
                <w:lang w:eastAsia="zh-CN"/>
              </w:rPr>
              <w:t>5</w:t>
            </w:r>
            <w:r>
              <w:rPr>
                <w:b/>
                <w:bCs/>
                <w:spacing w:val="-1"/>
                <w:sz w:val="18"/>
                <w:szCs w:val="18"/>
              </w:rPr>
              <w:t>.12.31</w:t>
            </w:r>
          </w:p>
        </w:tc>
        <w:tc>
          <w:tcPr>
            <w:tcW w:w="1134" w:type="dxa"/>
          </w:tcPr>
          <w:p w14:paraId="1F204A3C">
            <w:pPr>
              <w:pStyle w:val="71"/>
              <w:spacing w:before="187" w:line="238" w:lineRule="auto"/>
              <w:ind w:left="212"/>
              <w:rPr>
                <w:sz w:val="18"/>
                <w:szCs w:val="18"/>
              </w:rPr>
            </w:pPr>
            <w:r>
              <w:rPr>
                <w:b/>
                <w:bCs/>
                <w:spacing w:val="-1"/>
                <w:sz w:val="18"/>
                <w:szCs w:val="18"/>
              </w:rPr>
              <w:t>202</w:t>
            </w:r>
            <w:r>
              <w:rPr>
                <w:rFonts w:hint="eastAsia" w:eastAsiaTheme="minorEastAsia"/>
                <w:b/>
                <w:bCs/>
                <w:spacing w:val="-1"/>
                <w:sz w:val="18"/>
                <w:szCs w:val="18"/>
                <w:lang w:eastAsia="zh-CN"/>
              </w:rPr>
              <w:t>4</w:t>
            </w:r>
            <w:r>
              <w:rPr>
                <w:b/>
                <w:bCs/>
                <w:spacing w:val="-1"/>
                <w:sz w:val="18"/>
                <w:szCs w:val="18"/>
              </w:rPr>
              <w:t>.12.31</w:t>
            </w:r>
          </w:p>
        </w:tc>
        <w:tc>
          <w:tcPr>
            <w:tcW w:w="1134" w:type="dxa"/>
          </w:tcPr>
          <w:p w14:paraId="3DA521DD">
            <w:pPr>
              <w:pStyle w:val="71"/>
              <w:spacing w:before="187" w:line="238" w:lineRule="auto"/>
              <w:ind w:left="347"/>
              <w:rPr>
                <w:sz w:val="18"/>
                <w:szCs w:val="18"/>
              </w:rPr>
            </w:pPr>
            <w:r>
              <w:rPr>
                <w:b/>
                <w:bCs/>
                <w:spacing w:val="-1"/>
                <w:sz w:val="18"/>
                <w:szCs w:val="18"/>
              </w:rPr>
              <w:t>202</w:t>
            </w:r>
            <w:r>
              <w:rPr>
                <w:rFonts w:hint="eastAsia" w:eastAsiaTheme="minorEastAsia"/>
                <w:b/>
                <w:bCs/>
                <w:spacing w:val="-1"/>
                <w:sz w:val="18"/>
                <w:szCs w:val="18"/>
                <w:lang w:eastAsia="zh-CN"/>
              </w:rPr>
              <w:t>5</w:t>
            </w:r>
            <w:r>
              <w:rPr>
                <w:b/>
                <w:bCs/>
                <w:spacing w:val="-1"/>
                <w:sz w:val="18"/>
                <w:szCs w:val="18"/>
              </w:rPr>
              <w:t>.12.31</w:t>
            </w:r>
          </w:p>
        </w:tc>
        <w:tc>
          <w:tcPr>
            <w:tcW w:w="1185" w:type="dxa"/>
          </w:tcPr>
          <w:p w14:paraId="7AB96FF8">
            <w:pPr>
              <w:pStyle w:val="71"/>
              <w:spacing w:before="187" w:line="238" w:lineRule="auto"/>
              <w:ind w:left="212"/>
              <w:rPr>
                <w:sz w:val="18"/>
                <w:szCs w:val="18"/>
              </w:rPr>
            </w:pPr>
            <w:r>
              <w:rPr>
                <w:b/>
                <w:bCs/>
                <w:spacing w:val="-1"/>
                <w:sz w:val="18"/>
                <w:szCs w:val="18"/>
              </w:rPr>
              <w:t>202</w:t>
            </w:r>
            <w:r>
              <w:rPr>
                <w:rFonts w:hint="eastAsia" w:eastAsiaTheme="minorEastAsia"/>
                <w:b/>
                <w:bCs/>
                <w:spacing w:val="-1"/>
                <w:sz w:val="18"/>
                <w:szCs w:val="18"/>
                <w:lang w:eastAsia="zh-CN"/>
              </w:rPr>
              <w:t>4</w:t>
            </w:r>
            <w:r>
              <w:rPr>
                <w:b/>
                <w:bCs/>
                <w:spacing w:val="-1"/>
                <w:sz w:val="18"/>
                <w:szCs w:val="18"/>
              </w:rPr>
              <w:t>.12.31</w:t>
            </w:r>
          </w:p>
        </w:tc>
        <w:tc>
          <w:tcPr>
            <w:tcW w:w="1083" w:type="dxa"/>
          </w:tcPr>
          <w:p w14:paraId="3347DC5F">
            <w:pPr>
              <w:pStyle w:val="71"/>
              <w:spacing w:before="187" w:line="238" w:lineRule="auto"/>
              <w:ind w:left="210"/>
              <w:rPr>
                <w:sz w:val="18"/>
                <w:szCs w:val="18"/>
              </w:rPr>
            </w:pPr>
            <w:r>
              <w:rPr>
                <w:b/>
                <w:bCs/>
                <w:spacing w:val="-1"/>
                <w:sz w:val="18"/>
                <w:szCs w:val="18"/>
              </w:rPr>
              <w:t>202</w:t>
            </w:r>
            <w:r>
              <w:rPr>
                <w:rFonts w:hint="eastAsia" w:eastAsiaTheme="minorEastAsia"/>
                <w:b/>
                <w:bCs/>
                <w:spacing w:val="-1"/>
                <w:sz w:val="18"/>
                <w:szCs w:val="18"/>
                <w:lang w:eastAsia="zh-CN"/>
              </w:rPr>
              <w:t>5</w:t>
            </w:r>
            <w:r>
              <w:rPr>
                <w:b/>
                <w:bCs/>
                <w:spacing w:val="-1"/>
                <w:sz w:val="18"/>
                <w:szCs w:val="18"/>
              </w:rPr>
              <w:t>.12.31</w:t>
            </w:r>
          </w:p>
        </w:tc>
        <w:tc>
          <w:tcPr>
            <w:tcW w:w="1027" w:type="dxa"/>
          </w:tcPr>
          <w:p w14:paraId="7FE170DC">
            <w:pPr>
              <w:pStyle w:val="71"/>
              <w:spacing w:before="187" w:line="238" w:lineRule="auto"/>
              <w:ind w:left="210"/>
              <w:rPr>
                <w:sz w:val="18"/>
                <w:szCs w:val="18"/>
              </w:rPr>
            </w:pPr>
            <w:r>
              <w:rPr>
                <w:b/>
                <w:bCs/>
                <w:spacing w:val="-1"/>
                <w:sz w:val="18"/>
                <w:szCs w:val="18"/>
              </w:rPr>
              <w:t>202</w:t>
            </w:r>
            <w:r>
              <w:rPr>
                <w:rFonts w:hint="eastAsia" w:eastAsiaTheme="minorEastAsia"/>
                <w:b/>
                <w:bCs/>
                <w:spacing w:val="-1"/>
                <w:sz w:val="18"/>
                <w:szCs w:val="18"/>
                <w:lang w:eastAsia="zh-CN"/>
              </w:rPr>
              <w:t>4</w:t>
            </w:r>
            <w:r>
              <w:rPr>
                <w:b/>
                <w:bCs/>
                <w:spacing w:val="-1"/>
                <w:sz w:val="18"/>
                <w:szCs w:val="18"/>
              </w:rPr>
              <w:t>.12.31</w:t>
            </w:r>
          </w:p>
        </w:tc>
      </w:tr>
      <w:tr w14:paraId="579900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345DD86C">
            <w:pPr>
              <w:widowControl/>
              <w:spacing w:line="400" w:lineRule="exact"/>
              <w:jc w:val="lef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流动资产</w:t>
            </w:r>
          </w:p>
        </w:tc>
        <w:tc>
          <w:tcPr>
            <w:tcW w:w="1134" w:type="dxa"/>
            <w:vAlign w:val="center"/>
          </w:tcPr>
          <w:p w14:paraId="5A9FA1DC">
            <w:pPr>
              <w:jc w:val="right"/>
              <w:rPr>
                <w:rFonts w:hint="eastAsia" w:cs="Arial" w:asciiTheme="minorEastAsia" w:hAnsiTheme="minorEastAsia" w:eastAsiaTheme="minorEastAsia"/>
                <w:b/>
                <w:kern w:val="0"/>
                <w:szCs w:val="21"/>
              </w:rPr>
            </w:pPr>
            <w:r>
              <w:rPr>
                <w:rFonts w:hint="eastAsia" w:ascii="Arial Narrow" w:hAnsi="Arial Narrow" w:eastAsia="Arial Narrow" w:cs="Arial Narrow"/>
                <w:bCs/>
                <w:color w:val="000000"/>
                <w:spacing w:val="-1"/>
                <w:kern w:val="0"/>
                <w:sz w:val="18"/>
                <w:szCs w:val="18"/>
                <w:lang w:eastAsia="en-US"/>
              </w:rPr>
              <w:t>19,292,145.31</w:t>
            </w:r>
          </w:p>
        </w:tc>
        <w:tc>
          <w:tcPr>
            <w:tcW w:w="1134" w:type="dxa"/>
            <w:vAlign w:val="center"/>
          </w:tcPr>
          <w:p w14:paraId="35F5E60C">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29,384,790.21</w:t>
            </w:r>
          </w:p>
        </w:tc>
        <w:tc>
          <w:tcPr>
            <w:tcW w:w="1134" w:type="dxa"/>
            <w:vAlign w:val="center"/>
          </w:tcPr>
          <w:p w14:paraId="78C0DD79">
            <w:pPr>
              <w:widowControl/>
              <w:spacing w:line="400" w:lineRule="exact"/>
              <w:rPr>
                <w:rFonts w:hint="eastAsia" w:cs="Arial" w:asciiTheme="minorEastAsia" w:hAnsiTheme="minorEastAsia" w:eastAsiaTheme="minorEastAsia"/>
                <w:b/>
                <w:kern w:val="0"/>
                <w:szCs w:val="21"/>
              </w:rPr>
            </w:pPr>
          </w:p>
        </w:tc>
        <w:tc>
          <w:tcPr>
            <w:tcW w:w="1185" w:type="dxa"/>
            <w:vAlign w:val="center"/>
          </w:tcPr>
          <w:p w14:paraId="1AD32B61">
            <w:pPr>
              <w:widowControl/>
              <w:spacing w:line="400" w:lineRule="exact"/>
              <w:rPr>
                <w:rFonts w:hint="eastAsia" w:cs="Arial" w:asciiTheme="minorEastAsia" w:hAnsiTheme="minorEastAsia" w:eastAsiaTheme="minorEastAsia"/>
                <w:b/>
                <w:kern w:val="0"/>
                <w:szCs w:val="21"/>
              </w:rPr>
            </w:pPr>
          </w:p>
        </w:tc>
        <w:tc>
          <w:tcPr>
            <w:tcW w:w="1083" w:type="dxa"/>
            <w:vAlign w:val="center"/>
          </w:tcPr>
          <w:p w14:paraId="4390B101">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8,541,345.51 </w:t>
            </w:r>
          </w:p>
        </w:tc>
        <w:tc>
          <w:tcPr>
            <w:tcW w:w="1027" w:type="dxa"/>
            <w:vAlign w:val="center"/>
          </w:tcPr>
          <w:p w14:paraId="389ABB9D">
            <w:pPr>
              <w:widowControl/>
              <w:spacing w:line="400" w:lineRule="exact"/>
              <w:rPr>
                <w:rFonts w:hint="eastAsia" w:cs="Arial" w:asciiTheme="minorEastAsia" w:hAnsiTheme="minorEastAsia" w:eastAsiaTheme="minorEastAsia"/>
                <w:b/>
                <w:kern w:val="0"/>
                <w:szCs w:val="21"/>
              </w:rPr>
            </w:pPr>
          </w:p>
        </w:tc>
      </w:tr>
      <w:tr w14:paraId="14FF9C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1CA64297">
            <w:pPr>
              <w:widowControl/>
              <w:spacing w:line="400" w:lineRule="exact"/>
              <w:jc w:val="lef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其中：现金和现金等价物</w:t>
            </w:r>
          </w:p>
        </w:tc>
        <w:tc>
          <w:tcPr>
            <w:tcW w:w="1134" w:type="dxa"/>
            <w:vAlign w:val="center"/>
          </w:tcPr>
          <w:p w14:paraId="0DC8CF57">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1,432,866.93</w:t>
            </w:r>
          </w:p>
        </w:tc>
        <w:tc>
          <w:tcPr>
            <w:tcW w:w="1134" w:type="dxa"/>
            <w:vAlign w:val="center"/>
          </w:tcPr>
          <w:p w14:paraId="235598FA">
            <w:pPr>
              <w:jc w:val="right"/>
              <w:rPr>
                <w:rFonts w:ascii="Arial Narrow" w:hAnsi="Arial Narrow" w:eastAsia="Arial Narrow" w:cs="Arial Narrow"/>
                <w:bCs/>
                <w:color w:val="000000"/>
                <w:spacing w:val="-1"/>
                <w:kern w:val="0"/>
                <w:sz w:val="18"/>
                <w:szCs w:val="18"/>
              </w:rPr>
            </w:pPr>
            <w:r>
              <w:rPr>
                <w:rFonts w:hint="eastAsia" w:ascii="Arial Narrow" w:hAnsi="Arial Narrow" w:eastAsia="Arial Narrow" w:cs="Arial Narrow"/>
                <w:bCs/>
                <w:color w:val="000000"/>
                <w:spacing w:val="-1"/>
                <w:kern w:val="0"/>
                <w:sz w:val="18"/>
                <w:szCs w:val="18"/>
              </w:rPr>
              <w:t>4,833,970.14</w:t>
            </w:r>
          </w:p>
        </w:tc>
        <w:tc>
          <w:tcPr>
            <w:tcW w:w="1134" w:type="dxa"/>
            <w:vAlign w:val="center"/>
          </w:tcPr>
          <w:p w14:paraId="3AA4D7D5">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5,020.84</w:t>
            </w:r>
          </w:p>
        </w:tc>
        <w:tc>
          <w:tcPr>
            <w:tcW w:w="1185" w:type="dxa"/>
            <w:vAlign w:val="center"/>
          </w:tcPr>
          <w:p w14:paraId="07B26751">
            <w:pPr>
              <w:widowControl/>
              <w:spacing w:line="400" w:lineRule="exact"/>
              <w:rPr>
                <w:rFonts w:hint="eastAsia" w:cs="Arial" w:asciiTheme="minorEastAsia" w:hAnsiTheme="minorEastAsia" w:eastAsiaTheme="minorEastAsia"/>
                <w:b/>
                <w:kern w:val="0"/>
                <w:szCs w:val="21"/>
              </w:rPr>
            </w:pPr>
          </w:p>
        </w:tc>
        <w:tc>
          <w:tcPr>
            <w:tcW w:w="1083" w:type="dxa"/>
            <w:vAlign w:val="center"/>
          </w:tcPr>
          <w:p w14:paraId="3DC5E573">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7,625,591.00 </w:t>
            </w:r>
          </w:p>
        </w:tc>
        <w:tc>
          <w:tcPr>
            <w:tcW w:w="1027" w:type="dxa"/>
            <w:vAlign w:val="center"/>
          </w:tcPr>
          <w:p w14:paraId="60563348">
            <w:pPr>
              <w:widowControl/>
              <w:spacing w:line="400" w:lineRule="exact"/>
              <w:rPr>
                <w:rFonts w:hint="eastAsia" w:cs="Arial" w:asciiTheme="minorEastAsia" w:hAnsiTheme="minorEastAsia" w:eastAsiaTheme="minorEastAsia"/>
                <w:b/>
                <w:kern w:val="0"/>
                <w:szCs w:val="21"/>
              </w:rPr>
            </w:pPr>
          </w:p>
        </w:tc>
      </w:tr>
      <w:tr w14:paraId="767659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5AC5503D">
            <w:pPr>
              <w:widowControl/>
              <w:spacing w:line="400" w:lineRule="exact"/>
              <w:jc w:val="lef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非流动资产</w:t>
            </w:r>
          </w:p>
        </w:tc>
        <w:tc>
          <w:tcPr>
            <w:tcW w:w="1134" w:type="dxa"/>
            <w:vAlign w:val="center"/>
          </w:tcPr>
          <w:p w14:paraId="1429B721">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2,107,539.21</w:t>
            </w:r>
          </w:p>
        </w:tc>
        <w:tc>
          <w:tcPr>
            <w:tcW w:w="1134" w:type="dxa"/>
            <w:vAlign w:val="center"/>
          </w:tcPr>
          <w:p w14:paraId="1ABE0A6A">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4,074,770.44</w:t>
            </w:r>
          </w:p>
        </w:tc>
        <w:tc>
          <w:tcPr>
            <w:tcW w:w="1134" w:type="dxa"/>
            <w:vAlign w:val="center"/>
          </w:tcPr>
          <w:p w14:paraId="7F1BC1E8">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85,642,857.00</w:t>
            </w:r>
          </w:p>
        </w:tc>
        <w:tc>
          <w:tcPr>
            <w:tcW w:w="1185" w:type="dxa"/>
            <w:vAlign w:val="center"/>
          </w:tcPr>
          <w:p w14:paraId="65F343D7">
            <w:pPr>
              <w:widowControl/>
              <w:spacing w:line="400" w:lineRule="exact"/>
              <w:rPr>
                <w:rFonts w:hint="eastAsia" w:cs="Arial" w:asciiTheme="minorEastAsia" w:hAnsiTheme="minorEastAsia" w:eastAsiaTheme="minorEastAsia"/>
                <w:b/>
                <w:kern w:val="0"/>
                <w:szCs w:val="21"/>
              </w:rPr>
            </w:pPr>
          </w:p>
        </w:tc>
        <w:tc>
          <w:tcPr>
            <w:tcW w:w="1083" w:type="dxa"/>
            <w:vAlign w:val="center"/>
          </w:tcPr>
          <w:p w14:paraId="6BADE788">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5,000,000.00 </w:t>
            </w:r>
          </w:p>
        </w:tc>
        <w:tc>
          <w:tcPr>
            <w:tcW w:w="1027" w:type="dxa"/>
            <w:vAlign w:val="center"/>
          </w:tcPr>
          <w:p w14:paraId="6B22C0C9">
            <w:pPr>
              <w:widowControl/>
              <w:spacing w:line="400" w:lineRule="exact"/>
              <w:rPr>
                <w:rFonts w:hint="eastAsia" w:cs="Arial" w:asciiTheme="minorEastAsia" w:hAnsiTheme="minorEastAsia" w:eastAsiaTheme="minorEastAsia"/>
                <w:b/>
                <w:kern w:val="0"/>
                <w:szCs w:val="21"/>
              </w:rPr>
            </w:pPr>
          </w:p>
        </w:tc>
      </w:tr>
      <w:tr w14:paraId="1342BC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1A6CBDE8">
            <w:pPr>
              <w:widowControl/>
              <w:spacing w:line="400" w:lineRule="exact"/>
              <w:jc w:val="left"/>
              <w:rPr>
                <w:rFonts w:hint="eastAsia" w:cs="Arial" w:asciiTheme="minorEastAsia" w:hAnsiTheme="minorEastAsia" w:eastAsiaTheme="minorEastAsia"/>
                <w:b/>
                <w:kern w:val="0"/>
                <w:szCs w:val="21"/>
              </w:rPr>
            </w:pPr>
            <w:bookmarkStart w:id="101" w:name="_Hlk227347474"/>
            <w:r>
              <w:rPr>
                <w:rFonts w:hint="eastAsia" w:cs="Arial" w:asciiTheme="minorEastAsia" w:hAnsiTheme="minorEastAsia" w:eastAsiaTheme="minorEastAsia"/>
                <w:b/>
                <w:kern w:val="0"/>
                <w:szCs w:val="21"/>
              </w:rPr>
              <w:t>资产合计</w:t>
            </w:r>
          </w:p>
        </w:tc>
        <w:tc>
          <w:tcPr>
            <w:tcW w:w="1134" w:type="dxa"/>
            <w:vAlign w:val="center"/>
          </w:tcPr>
          <w:p w14:paraId="2E8D86E4">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21,399,684.52</w:t>
            </w:r>
          </w:p>
        </w:tc>
        <w:tc>
          <w:tcPr>
            <w:tcW w:w="1134" w:type="dxa"/>
            <w:vAlign w:val="center"/>
          </w:tcPr>
          <w:p w14:paraId="553FD8D0">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33,459,560.65</w:t>
            </w:r>
          </w:p>
        </w:tc>
        <w:tc>
          <w:tcPr>
            <w:tcW w:w="1134" w:type="dxa"/>
            <w:vAlign w:val="center"/>
          </w:tcPr>
          <w:p w14:paraId="42BA7B1F">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85,647,877.84</w:t>
            </w:r>
          </w:p>
        </w:tc>
        <w:tc>
          <w:tcPr>
            <w:tcW w:w="1185" w:type="dxa"/>
            <w:vAlign w:val="center"/>
          </w:tcPr>
          <w:p w14:paraId="0A94EDC1">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5,017.25</w:t>
            </w:r>
          </w:p>
        </w:tc>
        <w:tc>
          <w:tcPr>
            <w:tcW w:w="1083" w:type="dxa"/>
            <w:vAlign w:val="center"/>
          </w:tcPr>
          <w:p w14:paraId="009CFC0A">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13,541,345.51 </w:t>
            </w:r>
          </w:p>
        </w:tc>
        <w:tc>
          <w:tcPr>
            <w:tcW w:w="1027" w:type="dxa"/>
            <w:vAlign w:val="center"/>
          </w:tcPr>
          <w:p w14:paraId="3878C15A">
            <w:pPr>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28,891,594.89</w:t>
            </w:r>
          </w:p>
        </w:tc>
      </w:tr>
      <w:tr w14:paraId="4DE6DE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13126420">
            <w:pPr>
              <w:widowControl/>
              <w:spacing w:line="400" w:lineRule="exact"/>
              <w:jc w:val="lef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流动负债</w:t>
            </w:r>
          </w:p>
        </w:tc>
        <w:tc>
          <w:tcPr>
            <w:tcW w:w="1134" w:type="dxa"/>
            <w:vAlign w:val="center"/>
          </w:tcPr>
          <w:p w14:paraId="4489E40D">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4,525,754.34</w:t>
            </w:r>
          </w:p>
        </w:tc>
        <w:tc>
          <w:tcPr>
            <w:tcW w:w="1134" w:type="dxa"/>
            <w:vAlign w:val="center"/>
          </w:tcPr>
          <w:p w14:paraId="20A0384A">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4,943,752.37</w:t>
            </w:r>
          </w:p>
        </w:tc>
        <w:tc>
          <w:tcPr>
            <w:tcW w:w="1134" w:type="dxa"/>
            <w:vAlign w:val="center"/>
          </w:tcPr>
          <w:p w14:paraId="4B1F32A5">
            <w:pPr>
              <w:jc w:val="right"/>
              <w:rPr>
                <w:rFonts w:hint="eastAsia" w:cs="Arial" w:asciiTheme="minorEastAsia" w:hAnsiTheme="minorEastAsia" w:eastAsiaTheme="minorEastAsia"/>
                <w:b/>
                <w:kern w:val="0"/>
                <w:szCs w:val="21"/>
              </w:rPr>
            </w:pPr>
            <w:r>
              <w:rPr>
                <w:rFonts w:hint="eastAsia" w:ascii="Arial Narrow" w:hAnsi="Arial Narrow" w:eastAsia="Arial Narrow" w:cs="Arial Narrow"/>
                <w:bCs/>
                <w:color w:val="000000"/>
                <w:spacing w:val="-1"/>
                <w:kern w:val="0"/>
                <w:sz w:val="18"/>
                <w:szCs w:val="18"/>
                <w:lang w:eastAsia="en-US"/>
              </w:rPr>
              <w:t>2,877,588.00</w:t>
            </w:r>
          </w:p>
        </w:tc>
        <w:tc>
          <w:tcPr>
            <w:tcW w:w="1185" w:type="dxa"/>
            <w:vAlign w:val="center"/>
          </w:tcPr>
          <w:p w14:paraId="234C6AD5">
            <w:pPr>
              <w:jc w:val="right"/>
              <w:rPr>
                <w:rFonts w:hint="eastAsia" w:ascii="宋体" w:hAnsi="宋体" w:cs="宋体"/>
                <w:color w:val="000000"/>
                <w:sz w:val="22"/>
                <w:szCs w:val="22"/>
              </w:rPr>
            </w:pPr>
          </w:p>
        </w:tc>
        <w:tc>
          <w:tcPr>
            <w:tcW w:w="1083" w:type="dxa"/>
            <w:vAlign w:val="center"/>
          </w:tcPr>
          <w:p w14:paraId="6B5598BC">
            <w:pPr>
              <w:widowControl/>
              <w:spacing w:line="400" w:lineRule="exact"/>
              <w:jc w:val="righ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 xml:space="preserve"> </w:t>
            </w:r>
            <w:r>
              <w:rPr>
                <w:rFonts w:hint="eastAsia" w:ascii="Arial Narrow" w:hAnsi="Arial Narrow" w:eastAsia="Arial Narrow" w:cs="Arial Narrow"/>
                <w:bCs/>
                <w:color w:val="000000"/>
                <w:spacing w:val="-1"/>
                <w:kern w:val="0"/>
                <w:sz w:val="18"/>
                <w:szCs w:val="18"/>
                <w:lang w:eastAsia="en-US"/>
              </w:rPr>
              <w:t>119,475.00</w:t>
            </w:r>
            <w:r>
              <w:rPr>
                <w:rFonts w:hint="eastAsia" w:cs="Arial" w:asciiTheme="minorEastAsia" w:hAnsiTheme="minorEastAsia" w:eastAsiaTheme="minorEastAsia"/>
                <w:b/>
                <w:kern w:val="0"/>
                <w:szCs w:val="21"/>
              </w:rPr>
              <w:t xml:space="preserve"> </w:t>
            </w:r>
          </w:p>
        </w:tc>
        <w:tc>
          <w:tcPr>
            <w:tcW w:w="1027" w:type="dxa"/>
            <w:vAlign w:val="center"/>
          </w:tcPr>
          <w:p w14:paraId="34423CD0">
            <w:pPr>
              <w:jc w:val="right"/>
              <w:rPr>
                <w:rFonts w:hint="eastAsia" w:ascii="宋体" w:hAnsi="宋体" w:cs="宋体"/>
                <w:color w:val="000000"/>
                <w:sz w:val="22"/>
                <w:szCs w:val="22"/>
              </w:rPr>
            </w:pPr>
          </w:p>
        </w:tc>
      </w:tr>
      <w:tr w14:paraId="6BC740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01D9BAD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非流动负债</w:t>
            </w:r>
          </w:p>
        </w:tc>
        <w:tc>
          <w:tcPr>
            <w:tcW w:w="1134" w:type="dxa"/>
            <w:vAlign w:val="center"/>
          </w:tcPr>
          <w:p w14:paraId="4BAE9CDB">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754,942.64</w:t>
            </w:r>
          </w:p>
        </w:tc>
        <w:tc>
          <w:tcPr>
            <w:tcW w:w="1134" w:type="dxa"/>
            <w:vAlign w:val="center"/>
          </w:tcPr>
          <w:p w14:paraId="5168D72A">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2,544,005.54</w:t>
            </w:r>
          </w:p>
        </w:tc>
        <w:tc>
          <w:tcPr>
            <w:tcW w:w="1134" w:type="dxa"/>
            <w:vAlign w:val="center"/>
          </w:tcPr>
          <w:p w14:paraId="6B8F44BA">
            <w:pPr>
              <w:widowControl/>
              <w:spacing w:line="400" w:lineRule="exact"/>
              <w:rPr>
                <w:rFonts w:hint="eastAsia" w:cs="Arial" w:asciiTheme="minorEastAsia" w:hAnsiTheme="minorEastAsia" w:eastAsiaTheme="minorEastAsia"/>
                <w:kern w:val="0"/>
                <w:szCs w:val="21"/>
              </w:rPr>
            </w:pPr>
          </w:p>
        </w:tc>
        <w:tc>
          <w:tcPr>
            <w:tcW w:w="1185" w:type="dxa"/>
            <w:vAlign w:val="center"/>
          </w:tcPr>
          <w:p w14:paraId="79A9B017">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85,642,857.00</w:t>
            </w:r>
          </w:p>
        </w:tc>
        <w:tc>
          <w:tcPr>
            <w:tcW w:w="1083" w:type="dxa"/>
            <w:vAlign w:val="center"/>
          </w:tcPr>
          <w:p w14:paraId="629ECAEE">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1E44BB56">
            <w:pPr>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5,000,000.00</w:t>
            </w:r>
          </w:p>
        </w:tc>
      </w:tr>
      <w:tr w14:paraId="480E28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67F60EBA">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负债合计</w:t>
            </w:r>
          </w:p>
        </w:tc>
        <w:tc>
          <w:tcPr>
            <w:tcW w:w="1134" w:type="dxa"/>
            <w:vAlign w:val="center"/>
          </w:tcPr>
          <w:p w14:paraId="7A8EF567">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5,280,696.98</w:t>
            </w:r>
          </w:p>
        </w:tc>
        <w:tc>
          <w:tcPr>
            <w:tcW w:w="1134" w:type="dxa"/>
            <w:vAlign w:val="center"/>
          </w:tcPr>
          <w:p w14:paraId="059DA31D">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7,487,757.91</w:t>
            </w:r>
          </w:p>
        </w:tc>
        <w:tc>
          <w:tcPr>
            <w:tcW w:w="1134" w:type="dxa"/>
            <w:vAlign w:val="center"/>
          </w:tcPr>
          <w:p w14:paraId="7BC9D413">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2,877,588.00</w:t>
            </w:r>
          </w:p>
        </w:tc>
        <w:tc>
          <w:tcPr>
            <w:tcW w:w="1185" w:type="dxa"/>
            <w:vAlign w:val="center"/>
          </w:tcPr>
          <w:p w14:paraId="113E70A8">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85,647,874.25</w:t>
            </w:r>
          </w:p>
        </w:tc>
        <w:tc>
          <w:tcPr>
            <w:tcW w:w="1083" w:type="dxa"/>
            <w:vAlign w:val="center"/>
          </w:tcPr>
          <w:p w14:paraId="3EF0EF77">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119,475.00 </w:t>
            </w:r>
          </w:p>
        </w:tc>
        <w:tc>
          <w:tcPr>
            <w:tcW w:w="1027" w:type="dxa"/>
            <w:vAlign w:val="center"/>
          </w:tcPr>
          <w:p w14:paraId="32680056">
            <w:pPr>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33,891,594.89</w:t>
            </w:r>
          </w:p>
        </w:tc>
      </w:tr>
      <w:tr w14:paraId="2A95B9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3C91AD09">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净资产</w:t>
            </w:r>
          </w:p>
        </w:tc>
        <w:tc>
          <w:tcPr>
            <w:tcW w:w="1134" w:type="dxa"/>
            <w:vAlign w:val="center"/>
          </w:tcPr>
          <w:p w14:paraId="6D800B62">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16,118,987.54</w:t>
            </w:r>
          </w:p>
        </w:tc>
        <w:tc>
          <w:tcPr>
            <w:tcW w:w="1134" w:type="dxa"/>
            <w:vAlign w:val="center"/>
          </w:tcPr>
          <w:p w14:paraId="4086B0F0">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25,971,802.74</w:t>
            </w:r>
          </w:p>
        </w:tc>
        <w:tc>
          <w:tcPr>
            <w:tcW w:w="1134" w:type="dxa"/>
            <w:vAlign w:val="center"/>
          </w:tcPr>
          <w:p w14:paraId="72D1B8C9">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82,770,289.84</w:t>
            </w:r>
          </w:p>
        </w:tc>
        <w:tc>
          <w:tcPr>
            <w:tcW w:w="1185" w:type="dxa"/>
            <w:vAlign w:val="center"/>
          </w:tcPr>
          <w:p w14:paraId="1398A85B">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1,120,010.00</w:t>
            </w:r>
          </w:p>
        </w:tc>
        <w:tc>
          <w:tcPr>
            <w:tcW w:w="1083" w:type="dxa"/>
            <w:vAlign w:val="center"/>
          </w:tcPr>
          <w:p w14:paraId="466D9346">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13,421,870.51 </w:t>
            </w:r>
          </w:p>
        </w:tc>
        <w:tc>
          <w:tcPr>
            <w:tcW w:w="1027" w:type="dxa"/>
            <w:vAlign w:val="center"/>
          </w:tcPr>
          <w:p w14:paraId="59AA4CF6">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241,675.00</w:t>
            </w:r>
          </w:p>
        </w:tc>
      </w:tr>
      <w:tr w14:paraId="491810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3D4ECF09">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少数股东权益</w:t>
            </w:r>
          </w:p>
        </w:tc>
        <w:tc>
          <w:tcPr>
            <w:tcW w:w="1134" w:type="dxa"/>
            <w:vAlign w:val="center"/>
          </w:tcPr>
          <w:p w14:paraId="46A64A07">
            <w:pPr>
              <w:widowControl/>
              <w:spacing w:line="400" w:lineRule="exact"/>
              <w:rPr>
                <w:rFonts w:hint="eastAsia" w:cs="Arial" w:asciiTheme="minorEastAsia" w:hAnsiTheme="minorEastAsia" w:eastAsiaTheme="minorEastAsia"/>
                <w:kern w:val="0"/>
                <w:szCs w:val="21"/>
              </w:rPr>
            </w:pPr>
          </w:p>
        </w:tc>
        <w:tc>
          <w:tcPr>
            <w:tcW w:w="1134" w:type="dxa"/>
            <w:vAlign w:val="center"/>
          </w:tcPr>
          <w:p w14:paraId="74444BCF">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19B119D7">
            <w:pPr>
              <w:widowControl/>
              <w:spacing w:line="400" w:lineRule="exact"/>
              <w:rPr>
                <w:rFonts w:hint="eastAsia" w:cs="Arial" w:asciiTheme="minorEastAsia" w:hAnsiTheme="minorEastAsia" w:eastAsiaTheme="minorEastAsia"/>
                <w:kern w:val="0"/>
                <w:szCs w:val="21"/>
              </w:rPr>
            </w:pPr>
          </w:p>
        </w:tc>
        <w:tc>
          <w:tcPr>
            <w:tcW w:w="1185" w:type="dxa"/>
            <w:vAlign w:val="center"/>
          </w:tcPr>
          <w:p w14:paraId="5F7A592E">
            <w:pPr>
              <w:ind w:firstLine="180" w:firstLineChars="100"/>
              <w:jc w:val="right"/>
              <w:rPr>
                <w:rFonts w:ascii="Arial Narrow" w:hAnsi="Arial Narrow" w:cs="宋体"/>
                <w:color w:val="000000"/>
                <w:sz w:val="18"/>
                <w:szCs w:val="18"/>
              </w:rPr>
            </w:pPr>
            <w:r>
              <w:rPr>
                <w:rFonts w:ascii="Arial Narrow" w:hAnsi="Arial Narrow"/>
                <w:color w:val="000000"/>
                <w:sz w:val="18"/>
                <w:szCs w:val="18"/>
              </w:rPr>
              <w:t>　</w:t>
            </w:r>
          </w:p>
        </w:tc>
        <w:tc>
          <w:tcPr>
            <w:tcW w:w="1083" w:type="dxa"/>
            <w:vAlign w:val="center"/>
          </w:tcPr>
          <w:p w14:paraId="61F96B4C">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66EC66A3">
            <w:pPr>
              <w:ind w:firstLine="180" w:firstLineChars="100"/>
              <w:jc w:val="right"/>
              <w:rPr>
                <w:rFonts w:ascii="Arial Narrow" w:hAnsi="Arial Narrow" w:cs="宋体"/>
                <w:color w:val="000000"/>
                <w:sz w:val="18"/>
                <w:szCs w:val="18"/>
              </w:rPr>
            </w:pPr>
            <w:r>
              <w:rPr>
                <w:rFonts w:ascii="Arial Narrow" w:hAnsi="Arial Narrow"/>
                <w:color w:val="000000"/>
                <w:sz w:val="18"/>
                <w:szCs w:val="18"/>
              </w:rPr>
              <w:t>　</w:t>
            </w:r>
          </w:p>
        </w:tc>
      </w:tr>
      <w:tr w14:paraId="143D6A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5DC952C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归属于母公司股东权益</w:t>
            </w:r>
          </w:p>
        </w:tc>
        <w:tc>
          <w:tcPr>
            <w:tcW w:w="1134" w:type="dxa"/>
            <w:vAlign w:val="center"/>
          </w:tcPr>
          <w:p w14:paraId="026A74F3">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16,118,987.54</w:t>
            </w:r>
          </w:p>
        </w:tc>
        <w:tc>
          <w:tcPr>
            <w:tcW w:w="1134" w:type="dxa"/>
            <w:vAlign w:val="center"/>
          </w:tcPr>
          <w:p w14:paraId="77040C68">
            <w:pPr>
              <w:jc w:val="right"/>
              <w:rPr>
                <w:rFonts w:hint="eastAsia" w:ascii="Arial Narrow" w:hAnsi="Arial Narrow" w:eastAsia="宋体" w:cs="Arial Narrow"/>
                <w:bCs/>
                <w:color w:val="000000"/>
                <w:spacing w:val="-1"/>
                <w:kern w:val="0"/>
                <w:sz w:val="18"/>
                <w:szCs w:val="18"/>
                <w:lang w:eastAsia="zh-CN"/>
              </w:rPr>
            </w:pPr>
            <w:r>
              <w:rPr>
                <w:rFonts w:hint="eastAsia" w:ascii="Arial Narrow" w:hAnsi="Arial Narrow" w:eastAsia="Arial Narrow" w:cs="Arial Narrow"/>
                <w:bCs/>
                <w:color w:val="000000"/>
                <w:spacing w:val="-1"/>
                <w:kern w:val="0"/>
                <w:sz w:val="18"/>
                <w:szCs w:val="18"/>
                <w:lang w:eastAsia="en-US"/>
              </w:rPr>
              <w:t>25,971,802.74</w:t>
            </w:r>
          </w:p>
        </w:tc>
        <w:tc>
          <w:tcPr>
            <w:tcW w:w="1134" w:type="dxa"/>
            <w:vAlign w:val="center"/>
          </w:tcPr>
          <w:p w14:paraId="74B06EB0">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82,770,289.84</w:t>
            </w:r>
          </w:p>
        </w:tc>
        <w:tc>
          <w:tcPr>
            <w:tcW w:w="1185" w:type="dxa"/>
            <w:vAlign w:val="center"/>
          </w:tcPr>
          <w:p w14:paraId="6451C3E9">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1,120,010.00</w:t>
            </w:r>
          </w:p>
        </w:tc>
        <w:tc>
          <w:tcPr>
            <w:tcW w:w="1083" w:type="dxa"/>
            <w:vAlign w:val="center"/>
          </w:tcPr>
          <w:p w14:paraId="3CB0A4C6">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 xml:space="preserve">13,421,870.51 </w:t>
            </w:r>
          </w:p>
        </w:tc>
        <w:tc>
          <w:tcPr>
            <w:tcW w:w="1027" w:type="dxa"/>
            <w:vAlign w:val="center"/>
          </w:tcPr>
          <w:p w14:paraId="03C7B6CD">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241,675.00</w:t>
            </w:r>
          </w:p>
        </w:tc>
      </w:tr>
      <w:tr w14:paraId="3D5389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0AC888D2">
            <w:pPr>
              <w:widowControl/>
              <w:spacing w:line="400" w:lineRule="exact"/>
              <w:jc w:val="left"/>
              <w:rPr>
                <w:rFonts w:hint="eastAsia" w:cs="Arial" w:asciiTheme="minorEastAsia" w:hAnsiTheme="minorEastAsia" w:eastAsiaTheme="minorEastAsia"/>
                <w:kern w:val="0"/>
                <w:szCs w:val="21"/>
                <w:highlight w:val="none"/>
              </w:rPr>
            </w:pPr>
            <w:r>
              <w:rPr>
                <w:rFonts w:hint="eastAsia" w:cs="Arial" w:asciiTheme="minorEastAsia" w:hAnsiTheme="minorEastAsia" w:eastAsiaTheme="minorEastAsia"/>
                <w:kern w:val="0"/>
                <w:szCs w:val="21"/>
                <w:highlight w:val="none"/>
              </w:rPr>
              <w:t>按持股比例计算的净资产份额</w:t>
            </w:r>
          </w:p>
        </w:tc>
        <w:tc>
          <w:tcPr>
            <w:tcW w:w="1134" w:type="dxa"/>
            <w:vAlign w:val="center"/>
          </w:tcPr>
          <w:p w14:paraId="045D7A39">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-2,413,939.72 </w:t>
            </w:r>
          </w:p>
        </w:tc>
        <w:tc>
          <w:tcPr>
            <w:tcW w:w="1134" w:type="dxa"/>
            <w:vAlign w:val="center"/>
          </w:tcPr>
          <w:p w14:paraId="50CD1807">
            <w:pPr>
              <w:jc w:val="right"/>
              <w:rPr>
                <w:rFonts w:hint="eastAsia" w:ascii="Arial Narrow" w:hAnsi="Arial Narrow" w:eastAsia="宋体" w:cs="Arial Narrow"/>
                <w:bCs/>
                <w:color w:val="000000"/>
                <w:spacing w:val="-1"/>
                <w:kern w:val="0"/>
                <w:sz w:val="18"/>
                <w:szCs w:val="18"/>
                <w:lang w:eastAsia="zh-CN"/>
              </w:rPr>
            </w:pPr>
            <w:r>
              <w:rPr>
                <w:rFonts w:hint="eastAsia" w:ascii="Arial Narrow" w:hAnsi="Arial Narrow" w:eastAsia="Arial Narrow" w:cs="Arial Narrow"/>
                <w:bCs/>
                <w:color w:val="000000"/>
                <w:spacing w:val="-1"/>
                <w:kern w:val="0"/>
                <w:sz w:val="18"/>
                <w:szCs w:val="18"/>
                <w:lang w:eastAsia="en-US"/>
              </w:rPr>
              <w:t>6,797,945.14</w:t>
            </w:r>
          </w:p>
        </w:tc>
        <w:tc>
          <w:tcPr>
            <w:tcW w:w="1134" w:type="dxa"/>
            <w:vAlign w:val="center"/>
          </w:tcPr>
          <w:p w14:paraId="484D854D">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-1,406,059.53 </w:t>
            </w:r>
          </w:p>
        </w:tc>
        <w:tc>
          <w:tcPr>
            <w:tcW w:w="1185" w:type="dxa"/>
            <w:vAlign w:val="center"/>
          </w:tcPr>
          <w:p w14:paraId="2DBEB5E9">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84,527,864.25</w:t>
            </w:r>
          </w:p>
        </w:tc>
        <w:tc>
          <w:tcPr>
            <w:tcW w:w="1083" w:type="dxa"/>
            <w:vAlign w:val="center"/>
          </w:tcPr>
          <w:p w14:paraId="4665A409">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-346,176.69 </w:t>
            </w:r>
          </w:p>
        </w:tc>
        <w:tc>
          <w:tcPr>
            <w:tcW w:w="1027" w:type="dxa"/>
            <w:vAlign w:val="center"/>
          </w:tcPr>
          <w:p w14:paraId="0131523D">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33,649,919.89</w:t>
            </w:r>
          </w:p>
        </w:tc>
      </w:tr>
      <w:bookmarkEnd w:id="101"/>
      <w:tr w14:paraId="28666C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06A7850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调整事项</w:t>
            </w:r>
          </w:p>
        </w:tc>
        <w:tc>
          <w:tcPr>
            <w:tcW w:w="1134" w:type="dxa"/>
            <w:vAlign w:val="center"/>
          </w:tcPr>
          <w:p w14:paraId="70A5FE10">
            <w:pPr>
              <w:widowControl/>
              <w:spacing w:line="400" w:lineRule="exact"/>
              <w:rPr>
                <w:rFonts w:hint="eastAsia" w:cs="Arial" w:asciiTheme="minorEastAsia" w:hAnsiTheme="minorEastAsia" w:eastAsiaTheme="minorEastAsia"/>
                <w:kern w:val="0"/>
                <w:szCs w:val="21"/>
              </w:rPr>
            </w:pPr>
          </w:p>
        </w:tc>
        <w:tc>
          <w:tcPr>
            <w:tcW w:w="1134" w:type="dxa"/>
            <w:vAlign w:val="bottom"/>
          </w:tcPr>
          <w:p w14:paraId="3B33F078">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497FE81D">
            <w:pPr>
              <w:widowControl/>
              <w:spacing w:line="400" w:lineRule="exact"/>
              <w:rPr>
                <w:rFonts w:hint="eastAsia" w:cs="Arial" w:asciiTheme="minorEastAsia" w:hAnsiTheme="minorEastAsia" w:eastAsiaTheme="minorEastAsia"/>
                <w:kern w:val="0"/>
                <w:szCs w:val="21"/>
              </w:rPr>
            </w:pPr>
          </w:p>
        </w:tc>
        <w:tc>
          <w:tcPr>
            <w:tcW w:w="1185" w:type="dxa"/>
            <w:vAlign w:val="center"/>
          </w:tcPr>
          <w:p w14:paraId="3C0B26A2">
            <w:pPr>
              <w:widowControl/>
              <w:spacing w:line="400" w:lineRule="exact"/>
              <w:rPr>
                <w:rFonts w:hint="eastAsia" w:cs="Arial" w:asciiTheme="minorEastAsia" w:hAnsiTheme="minorEastAsia" w:eastAsiaTheme="minorEastAsia"/>
                <w:kern w:val="0"/>
                <w:szCs w:val="21"/>
              </w:rPr>
            </w:pPr>
          </w:p>
        </w:tc>
        <w:tc>
          <w:tcPr>
            <w:tcW w:w="1083" w:type="dxa"/>
            <w:vAlign w:val="center"/>
          </w:tcPr>
          <w:p w14:paraId="7B8E36CE">
            <w:pPr>
              <w:widowControl/>
              <w:spacing w:line="400" w:lineRule="exact"/>
              <w:rPr>
                <w:rFonts w:hint="eastAsia" w:cs="Arial" w:asciiTheme="minorEastAsia" w:hAnsiTheme="minorEastAsia" w:eastAsiaTheme="minorEastAsia"/>
                <w:kern w:val="0"/>
                <w:szCs w:val="21"/>
              </w:rPr>
            </w:pPr>
          </w:p>
        </w:tc>
        <w:tc>
          <w:tcPr>
            <w:tcW w:w="1027" w:type="dxa"/>
            <w:vAlign w:val="bottom"/>
          </w:tcPr>
          <w:p w14:paraId="1C7A7C3F">
            <w:pPr>
              <w:ind w:firstLine="180" w:firstLineChars="100"/>
              <w:jc w:val="right"/>
              <w:rPr>
                <w:rFonts w:ascii="Arial Narrow" w:hAnsi="Arial Narrow" w:cs="宋体"/>
                <w:color w:val="000000"/>
                <w:sz w:val="18"/>
                <w:szCs w:val="18"/>
              </w:rPr>
            </w:pPr>
            <w:r>
              <w:rPr>
                <w:rFonts w:ascii="Arial Narrow" w:hAnsi="Arial Narrow"/>
                <w:color w:val="000000"/>
                <w:sz w:val="18"/>
                <w:szCs w:val="18"/>
              </w:rPr>
              <w:t>　</w:t>
            </w:r>
          </w:p>
        </w:tc>
      </w:tr>
      <w:tr w14:paraId="0027DE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4A92485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—商誉</w:t>
            </w:r>
          </w:p>
        </w:tc>
        <w:tc>
          <w:tcPr>
            <w:tcW w:w="1134" w:type="dxa"/>
            <w:vAlign w:val="center"/>
          </w:tcPr>
          <w:p w14:paraId="065A5C61">
            <w:pPr>
              <w:widowControl/>
              <w:spacing w:line="400" w:lineRule="exact"/>
              <w:rPr>
                <w:rFonts w:hint="eastAsia" w:cs="Arial" w:asciiTheme="minorEastAsia" w:hAnsiTheme="minorEastAsia" w:eastAsiaTheme="minorEastAsia"/>
                <w:kern w:val="0"/>
                <w:szCs w:val="21"/>
              </w:rPr>
            </w:pPr>
          </w:p>
        </w:tc>
        <w:tc>
          <w:tcPr>
            <w:tcW w:w="1134" w:type="dxa"/>
            <w:vAlign w:val="bottom"/>
          </w:tcPr>
          <w:p w14:paraId="5DD38228">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0A7E9E84">
            <w:pPr>
              <w:widowControl/>
              <w:spacing w:line="400" w:lineRule="exact"/>
              <w:rPr>
                <w:rFonts w:hint="eastAsia" w:cs="Arial" w:asciiTheme="minorEastAsia" w:hAnsiTheme="minorEastAsia" w:eastAsiaTheme="minorEastAsia"/>
                <w:kern w:val="0"/>
                <w:szCs w:val="21"/>
              </w:rPr>
            </w:pPr>
          </w:p>
        </w:tc>
        <w:tc>
          <w:tcPr>
            <w:tcW w:w="1185" w:type="dxa"/>
            <w:vAlign w:val="center"/>
          </w:tcPr>
          <w:p w14:paraId="2E839C3F">
            <w:pPr>
              <w:widowControl/>
              <w:spacing w:line="400" w:lineRule="exact"/>
              <w:rPr>
                <w:rFonts w:hint="eastAsia" w:cs="Arial" w:asciiTheme="minorEastAsia" w:hAnsiTheme="minorEastAsia" w:eastAsiaTheme="minorEastAsia"/>
                <w:kern w:val="0"/>
                <w:szCs w:val="21"/>
              </w:rPr>
            </w:pPr>
          </w:p>
        </w:tc>
        <w:tc>
          <w:tcPr>
            <w:tcW w:w="1083" w:type="dxa"/>
            <w:vAlign w:val="center"/>
          </w:tcPr>
          <w:p w14:paraId="3FB45796">
            <w:pPr>
              <w:widowControl/>
              <w:spacing w:line="400" w:lineRule="exact"/>
              <w:rPr>
                <w:rFonts w:hint="eastAsia" w:cs="Arial" w:asciiTheme="minorEastAsia" w:hAnsiTheme="minorEastAsia" w:eastAsiaTheme="minorEastAsia"/>
                <w:kern w:val="0"/>
                <w:szCs w:val="21"/>
              </w:rPr>
            </w:pPr>
          </w:p>
        </w:tc>
        <w:tc>
          <w:tcPr>
            <w:tcW w:w="1027" w:type="dxa"/>
            <w:vAlign w:val="center"/>
          </w:tcPr>
          <w:p w14:paraId="73B25F09">
            <w:pPr>
              <w:widowControl/>
              <w:spacing w:line="400" w:lineRule="exact"/>
              <w:rPr>
                <w:rFonts w:hint="eastAsia" w:cs="Arial" w:asciiTheme="minorEastAsia" w:hAnsiTheme="minorEastAsia" w:eastAsiaTheme="minorEastAsia"/>
                <w:kern w:val="0"/>
                <w:szCs w:val="21"/>
              </w:rPr>
            </w:pPr>
          </w:p>
        </w:tc>
      </w:tr>
      <w:tr w14:paraId="78BFE4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38FAC542">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—内部交易未实现利润</w:t>
            </w:r>
          </w:p>
        </w:tc>
        <w:tc>
          <w:tcPr>
            <w:tcW w:w="1134" w:type="dxa"/>
            <w:vAlign w:val="center"/>
          </w:tcPr>
          <w:p w14:paraId="666B791D">
            <w:pPr>
              <w:widowControl/>
              <w:spacing w:line="400" w:lineRule="exact"/>
              <w:rPr>
                <w:rFonts w:hint="eastAsia" w:cs="Arial" w:asciiTheme="minorEastAsia" w:hAnsiTheme="minorEastAsia" w:eastAsiaTheme="minorEastAsia"/>
                <w:kern w:val="0"/>
                <w:szCs w:val="21"/>
              </w:rPr>
            </w:pPr>
          </w:p>
        </w:tc>
        <w:tc>
          <w:tcPr>
            <w:tcW w:w="1134" w:type="dxa"/>
            <w:vAlign w:val="bottom"/>
          </w:tcPr>
          <w:p w14:paraId="5D551C42">
            <w:pPr>
              <w:jc w:val="right"/>
              <w:rPr>
                <w:rFonts w:ascii="Arial Narrow" w:hAnsi="Arial Narrow" w:eastAsia="Arial Narrow" w:cs="Arial Narrow"/>
                <w:bCs/>
                <w:color w:val="000000"/>
                <w:spacing w:val="-1"/>
                <w:kern w:val="0"/>
                <w:sz w:val="18"/>
                <w:szCs w:val="18"/>
              </w:rPr>
            </w:pPr>
          </w:p>
        </w:tc>
        <w:tc>
          <w:tcPr>
            <w:tcW w:w="1134" w:type="dxa"/>
            <w:vAlign w:val="center"/>
          </w:tcPr>
          <w:p w14:paraId="1DD176B7">
            <w:pPr>
              <w:widowControl/>
              <w:spacing w:line="400" w:lineRule="exact"/>
              <w:rPr>
                <w:rFonts w:hint="eastAsia" w:cs="Arial" w:asciiTheme="minorEastAsia" w:hAnsiTheme="minorEastAsia" w:eastAsiaTheme="minorEastAsia"/>
                <w:kern w:val="0"/>
                <w:szCs w:val="21"/>
              </w:rPr>
            </w:pPr>
          </w:p>
        </w:tc>
        <w:tc>
          <w:tcPr>
            <w:tcW w:w="1185" w:type="dxa"/>
            <w:vAlign w:val="center"/>
          </w:tcPr>
          <w:p w14:paraId="56511404">
            <w:pPr>
              <w:widowControl/>
              <w:spacing w:line="400" w:lineRule="exact"/>
              <w:rPr>
                <w:rFonts w:hint="eastAsia" w:cs="Arial" w:asciiTheme="minorEastAsia" w:hAnsiTheme="minorEastAsia" w:eastAsiaTheme="minorEastAsia"/>
                <w:kern w:val="0"/>
                <w:szCs w:val="21"/>
              </w:rPr>
            </w:pPr>
          </w:p>
        </w:tc>
        <w:tc>
          <w:tcPr>
            <w:tcW w:w="1083" w:type="dxa"/>
            <w:vAlign w:val="center"/>
          </w:tcPr>
          <w:p w14:paraId="1E8476F3">
            <w:pPr>
              <w:widowControl/>
              <w:spacing w:line="400" w:lineRule="exact"/>
              <w:rPr>
                <w:rFonts w:hint="eastAsia" w:cs="Arial" w:asciiTheme="minorEastAsia" w:hAnsiTheme="minorEastAsia" w:eastAsiaTheme="minorEastAsia"/>
                <w:kern w:val="0"/>
                <w:szCs w:val="21"/>
              </w:rPr>
            </w:pPr>
          </w:p>
        </w:tc>
        <w:tc>
          <w:tcPr>
            <w:tcW w:w="1027" w:type="dxa"/>
            <w:vAlign w:val="center"/>
          </w:tcPr>
          <w:p w14:paraId="5587A74E">
            <w:pPr>
              <w:widowControl/>
              <w:spacing w:line="400" w:lineRule="exact"/>
              <w:rPr>
                <w:rFonts w:hint="eastAsia" w:cs="Arial" w:asciiTheme="minorEastAsia" w:hAnsiTheme="minorEastAsia" w:eastAsiaTheme="minorEastAsia"/>
                <w:kern w:val="0"/>
                <w:szCs w:val="21"/>
              </w:rPr>
            </w:pPr>
          </w:p>
        </w:tc>
      </w:tr>
      <w:tr w14:paraId="7C1A42E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729F7FC9">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134" w:type="dxa"/>
            <w:vAlign w:val="center"/>
          </w:tcPr>
          <w:p w14:paraId="3762C39C">
            <w:pPr>
              <w:widowControl/>
              <w:spacing w:line="400" w:lineRule="exact"/>
              <w:rPr>
                <w:rFonts w:hint="eastAsia" w:cs="Arial" w:asciiTheme="minorEastAsia" w:hAnsiTheme="minorEastAsia" w:eastAsiaTheme="minorEastAsia"/>
                <w:kern w:val="0"/>
                <w:szCs w:val="21"/>
              </w:rPr>
            </w:pPr>
          </w:p>
        </w:tc>
        <w:tc>
          <w:tcPr>
            <w:tcW w:w="1134" w:type="dxa"/>
            <w:vAlign w:val="bottom"/>
          </w:tcPr>
          <w:p w14:paraId="5191264D">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57209898">
            <w:pPr>
              <w:widowControl/>
              <w:spacing w:line="400" w:lineRule="exact"/>
              <w:rPr>
                <w:rFonts w:hint="eastAsia" w:cs="Arial" w:asciiTheme="minorEastAsia" w:hAnsiTheme="minorEastAsia" w:eastAsiaTheme="minorEastAsia"/>
                <w:kern w:val="0"/>
                <w:szCs w:val="21"/>
              </w:rPr>
            </w:pPr>
          </w:p>
        </w:tc>
        <w:tc>
          <w:tcPr>
            <w:tcW w:w="1185" w:type="dxa"/>
            <w:vAlign w:val="center"/>
          </w:tcPr>
          <w:p w14:paraId="3AC2C73B">
            <w:pPr>
              <w:widowControl/>
              <w:spacing w:line="400" w:lineRule="exact"/>
              <w:rPr>
                <w:rFonts w:hint="eastAsia" w:cs="Arial" w:asciiTheme="minorEastAsia" w:hAnsiTheme="minorEastAsia" w:eastAsiaTheme="minorEastAsia"/>
                <w:kern w:val="0"/>
                <w:szCs w:val="21"/>
              </w:rPr>
            </w:pPr>
          </w:p>
        </w:tc>
        <w:tc>
          <w:tcPr>
            <w:tcW w:w="1083" w:type="dxa"/>
            <w:vAlign w:val="center"/>
          </w:tcPr>
          <w:p w14:paraId="746CBA68">
            <w:pPr>
              <w:widowControl/>
              <w:spacing w:line="400" w:lineRule="exact"/>
              <w:rPr>
                <w:rFonts w:hint="eastAsia" w:cs="Arial" w:asciiTheme="minorEastAsia" w:hAnsiTheme="minorEastAsia" w:eastAsiaTheme="minorEastAsia"/>
                <w:kern w:val="0"/>
                <w:szCs w:val="21"/>
              </w:rPr>
            </w:pPr>
          </w:p>
        </w:tc>
        <w:tc>
          <w:tcPr>
            <w:tcW w:w="1027" w:type="dxa"/>
            <w:vAlign w:val="center"/>
          </w:tcPr>
          <w:p w14:paraId="07E7E972">
            <w:pPr>
              <w:widowControl/>
              <w:spacing w:line="400" w:lineRule="exact"/>
              <w:rPr>
                <w:rFonts w:hint="eastAsia" w:cs="Arial" w:asciiTheme="minorEastAsia" w:hAnsiTheme="minorEastAsia" w:eastAsiaTheme="minorEastAsia"/>
                <w:kern w:val="0"/>
                <w:szCs w:val="21"/>
              </w:rPr>
            </w:pPr>
          </w:p>
        </w:tc>
      </w:tr>
      <w:tr w14:paraId="0A1CFB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4E3C3613">
            <w:pPr>
              <w:widowControl/>
              <w:spacing w:line="400" w:lineRule="exact"/>
              <w:jc w:val="left"/>
              <w:rPr>
                <w:rFonts w:hint="eastAsia" w:cs="Arial" w:asciiTheme="minorEastAsia" w:hAnsiTheme="minorEastAsia" w:eastAsiaTheme="minorEastAsia"/>
                <w:kern w:val="0"/>
                <w:szCs w:val="21"/>
                <w:highlight w:val="none"/>
              </w:rPr>
            </w:pPr>
            <w:r>
              <w:rPr>
                <w:rFonts w:hint="eastAsia" w:cs="Arial" w:asciiTheme="minorEastAsia" w:hAnsiTheme="minorEastAsia" w:eastAsiaTheme="minorEastAsia"/>
                <w:kern w:val="0"/>
                <w:szCs w:val="21"/>
                <w:highlight w:val="none"/>
              </w:rPr>
              <w:t>对合营企业权益投资的账面价值</w:t>
            </w:r>
          </w:p>
        </w:tc>
        <w:tc>
          <w:tcPr>
            <w:tcW w:w="1134" w:type="dxa"/>
            <w:vAlign w:val="center"/>
          </w:tcPr>
          <w:p w14:paraId="08099844">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-2,413,939.72 </w:t>
            </w:r>
          </w:p>
        </w:tc>
        <w:tc>
          <w:tcPr>
            <w:tcW w:w="1134" w:type="dxa"/>
            <w:vAlign w:val="center"/>
          </w:tcPr>
          <w:p w14:paraId="73543FAA">
            <w:pPr>
              <w:jc w:val="right"/>
              <w:rPr>
                <w:rFonts w:hint="eastAsia" w:ascii="Arial Narrow" w:hAnsi="Arial Narrow" w:eastAsia="宋体" w:cs="Arial Narrow"/>
                <w:bCs/>
                <w:color w:val="000000"/>
                <w:spacing w:val="-1"/>
                <w:kern w:val="0"/>
                <w:sz w:val="18"/>
                <w:szCs w:val="18"/>
                <w:lang w:eastAsia="zh-CN"/>
              </w:rPr>
            </w:pPr>
            <w:r>
              <w:rPr>
                <w:rFonts w:hint="eastAsia" w:ascii="Arial Narrow" w:hAnsi="Arial Narrow" w:eastAsia="Arial Narrow" w:cs="Arial Narrow"/>
                <w:bCs/>
                <w:color w:val="000000"/>
                <w:spacing w:val="-1"/>
                <w:kern w:val="0"/>
                <w:sz w:val="18"/>
                <w:szCs w:val="18"/>
                <w:lang w:eastAsia="en-US"/>
              </w:rPr>
              <w:t>6,797,945.14</w:t>
            </w:r>
          </w:p>
        </w:tc>
        <w:tc>
          <w:tcPr>
            <w:tcW w:w="1134" w:type="dxa"/>
            <w:vAlign w:val="center"/>
          </w:tcPr>
          <w:p w14:paraId="2A66705D">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-1,406,059.53 </w:t>
            </w:r>
          </w:p>
        </w:tc>
        <w:tc>
          <w:tcPr>
            <w:tcW w:w="1185" w:type="dxa"/>
            <w:vAlign w:val="center"/>
          </w:tcPr>
          <w:p w14:paraId="566F785E">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84,527,864.25</w:t>
            </w:r>
          </w:p>
        </w:tc>
        <w:tc>
          <w:tcPr>
            <w:tcW w:w="1083" w:type="dxa"/>
            <w:vAlign w:val="center"/>
          </w:tcPr>
          <w:p w14:paraId="2B30F53C">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-346,176.69 </w:t>
            </w:r>
          </w:p>
        </w:tc>
        <w:tc>
          <w:tcPr>
            <w:tcW w:w="1027" w:type="dxa"/>
            <w:vAlign w:val="center"/>
          </w:tcPr>
          <w:p w14:paraId="7784664E">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33,649,919.89</w:t>
            </w:r>
          </w:p>
        </w:tc>
      </w:tr>
      <w:tr w14:paraId="2FB6CC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206B84E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营业收入</w:t>
            </w:r>
          </w:p>
        </w:tc>
        <w:tc>
          <w:tcPr>
            <w:tcW w:w="1134" w:type="dxa"/>
            <w:vAlign w:val="center"/>
          </w:tcPr>
          <w:p w14:paraId="7212F006">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6,730,149.19</w:t>
            </w:r>
          </w:p>
        </w:tc>
        <w:tc>
          <w:tcPr>
            <w:tcW w:w="1134" w:type="dxa"/>
            <w:vAlign w:val="center"/>
          </w:tcPr>
          <w:p w14:paraId="2C3D2D2E">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18,420,117.63</w:t>
            </w:r>
          </w:p>
        </w:tc>
        <w:tc>
          <w:tcPr>
            <w:tcW w:w="1134" w:type="dxa"/>
            <w:vAlign w:val="center"/>
          </w:tcPr>
          <w:p w14:paraId="31817437">
            <w:pPr>
              <w:widowControl/>
              <w:spacing w:line="400" w:lineRule="exact"/>
              <w:jc w:val="right"/>
              <w:rPr>
                <w:rFonts w:hint="eastAsia" w:cs="Arial" w:asciiTheme="minorEastAsia" w:hAnsiTheme="minorEastAsia" w:eastAsiaTheme="minorEastAsia"/>
                <w:kern w:val="0"/>
                <w:szCs w:val="21"/>
              </w:rPr>
            </w:pPr>
          </w:p>
        </w:tc>
        <w:tc>
          <w:tcPr>
            <w:tcW w:w="1185" w:type="dxa"/>
            <w:vAlign w:val="center"/>
          </w:tcPr>
          <w:p w14:paraId="197E2ADD">
            <w:pPr>
              <w:jc w:val="right"/>
              <w:rPr>
                <w:rFonts w:ascii="Arial Narrow" w:hAnsi="Arial Narrow" w:eastAsia="Arial Narrow" w:cs="Arial Narrow"/>
                <w:bCs/>
                <w:color w:val="000000"/>
                <w:spacing w:val="-1"/>
                <w:kern w:val="0"/>
                <w:sz w:val="18"/>
                <w:szCs w:val="18"/>
                <w:lang w:eastAsia="en-US"/>
              </w:rPr>
            </w:pPr>
          </w:p>
        </w:tc>
        <w:tc>
          <w:tcPr>
            <w:tcW w:w="1083" w:type="dxa"/>
            <w:vAlign w:val="center"/>
          </w:tcPr>
          <w:p w14:paraId="1432F374">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324ABC93">
            <w:pPr>
              <w:jc w:val="right"/>
              <w:rPr>
                <w:rFonts w:ascii="Arial Narrow" w:hAnsi="Arial Narrow" w:eastAsia="Arial Narrow" w:cs="Arial Narrow"/>
                <w:bCs/>
                <w:color w:val="000000"/>
                <w:spacing w:val="-1"/>
                <w:kern w:val="0"/>
                <w:sz w:val="18"/>
                <w:szCs w:val="18"/>
                <w:lang w:eastAsia="en-US"/>
              </w:rPr>
            </w:pPr>
          </w:p>
        </w:tc>
      </w:tr>
      <w:tr w14:paraId="6D2597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7A1EFBC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净利润</w:t>
            </w:r>
          </w:p>
        </w:tc>
        <w:tc>
          <w:tcPr>
            <w:tcW w:w="1134" w:type="dxa"/>
            <w:vAlign w:val="center"/>
          </w:tcPr>
          <w:p w14:paraId="34D6DD7A">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-9,852,815.20</w:t>
            </w:r>
          </w:p>
        </w:tc>
        <w:tc>
          <w:tcPr>
            <w:tcW w:w="1134" w:type="dxa"/>
            <w:vAlign w:val="center"/>
          </w:tcPr>
          <w:p w14:paraId="72F546A2">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273,554.27</w:t>
            </w:r>
          </w:p>
        </w:tc>
        <w:tc>
          <w:tcPr>
            <w:tcW w:w="1134" w:type="dxa"/>
            <w:vAlign w:val="center"/>
          </w:tcPr>
          <w:p w14:paraId="22CC0FC6">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-1,757,574.41</w:t>
            </w:r>
          </w:p>
        </w:tc>
        <w:tc>
          <w:tcPr>
            <w:tcW w:w="1185" w:type="dxa"/>
            <w:vAlign w:val="center"/>
          </w:tcPr>
          <w:p w14:paraId="1CB9A5F1">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-1,726,860.25</w:t>
            </w:r>
          </w:p>
        </w:tc>
        <w:tc>
          <w:tcPr>
            <w:tcW w:w="1083" w:type="dxa"/>
            <w:vAlign w:val="center"/>
          </w:tcPr>
          <w:p w14:paraId="2A7A80BD">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-214,241.07 </w:t>
            </w:r>
          </w:p>
        </w:tc>
        <w:tc>
          <w:tcPr>
            <w:tcW w:w="1027" w:type="dxa"/>
            <w:vAlign w:val="center"/>
          </w:tcPr>
          <w:p w14:paraId="06001DE4">
            <w:pPr>
              <w:jc w:val="right"/>
              <w:rPr>
                <w:rFonts w:hint="eastAsia" w:ascii="Arial Narrow" w:hAnsi="Arial Narrow" w:eastAsia="Arial Narrow"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-2,477,556.53</w:t>
            </w:r>
          </w:p>
        </w:tc>
      </w:tr>
      <w:tr w14:paraId="6F78DD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640FA8B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终止经营的净利润</w:t>
            </w:r>
          </w:p>
        </w:tc>
        <w:tc>
          <w:tcPr>
            <w:tcW w:w="1134" w:type="dxa"/>
            <w:vAlign w:val="center"/>
          </w:tcPr>
          <w:p w14:paraId="19B73F3E">
            <w:pPr>
              <w:widowControl/>
              <w:spacing w:line="400" w:lineRule="exact"/>
              <w:rPr>
                <w:rFonts w:hint="eastAsia" w:cs="Arial" w:asciiTheme="minorEastAsia" w:hAnsiTheme="minorEastAsia" w:eastAsiaTheme="minorEastAsia"/>
                <w:kern w:val="0"/>
                <w:szCs w:val="21"/>
              </w:rPr>
            </w:pPr>
          </w:p>
        </w:tc>
        <w:tc>
          <w:tcPr>
            <w:tcW w:w="1134" w:type="dxa"/>
            <w:vAlign w:val="center"/>
          </w:tcPr>
          <w:p w14:paraId="7020E3FF">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5907176F">
            <w:pPr>
              <w:widowControl/>
              <w:spacing w:line="400" w:lineRule="exact"/>
              <w:jc w:val="right"/>
              <w:rPr>
                <w:rFonts w:hint="eastAsia" w:cs="Arial" w:asciiTheme="minorEastAsia" w:hAnsiTheme="minorEastAsia" w:eastAsiaTheme="minorEastAsia"/>
                <w:kern w:val="0"/>
                <w:szCs w:val="21"/>
              </w:rPr>
            </w:pPr>
          </w:p>
        </w:tc>
        <w:tc>
          <w:tcPr>
            <w:tcW w:w="1185" w:type="dxa"/>
            <w:vAlign w:val="center"/>
          </w:tcPr>
          <w:p w14:paraId="2E4DEC2A">
            <w:pPr>
              <w:jc w:val="right"/>
              <w:rPr>
                <w:rFonts w:ascii="Arial Narrow" w:hAnsi="Arial Narrow" w:eastAsia="Arial Narrow" w:cs="Arial Narrow"/>
                <w:bCs/>
                <w:color w:val="000000"/>
                <w:spacing w:val="-1"/>
                <w:kern w:val="0"/>
                <w:sz w:val="18"/>
                <w:szCs w:val="18"/>
                <w:lang w:eastAsia="en-US"/>
              </w:rPr>
            </w:pPr>
          </w:p>
        </w:tc>
        <w:tc>
          <w:tcPr>
            <w:tcW w:w="1083" w:type="dxa"/>
            <w:vAlign w:val="center"/>
          </w:tcPr>
          <w:p w14:paraId="308815F1">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63937CF8">
            <w:pPr>
              <w:jc w:val="right"/>
              <w:rPr>
                <w:rFonts w:ascii="Arial Narrow" w:hAnsi="Arial Narrow" w:eastAsia="Arial Narrow" w:cs="Arial Narrow"/>
                <w:bCs/>
                <w:color w:val="000000"/>
                <w:spacing w:val="-1"/>
                <w:kern w:val="0"/>
                <w:sz w:val="18"/>
                <w:szCs w:val="18"/>
                <w:lang w:eastAsia="en-US"/>
              </w:rPr>
            </w:pPr>
          </w:p>
        </w:tc>
      </w:tr>
      <w:tr w14:paraId="62DFFA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4791BD8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其他综合收益</w:t>
            </w:r>
          </w:p>
        </w:tc>
        <w:tc>
          <w:tcPr>
            <w:tcW w:w="1134" w:type="dxa"/>
            <w:vAlign w:val="center"/>
          </w:tcPr>
          <w:p w14:paraId="42154C3F">
            <w:pPr>
              <w:widowControl/>
              <w:spacing w:line="400" w:lineRule="exact"/>
              <w:rPr>
                <w:rFonts w:hint="eastAsia" w:cs="Arial" w:asciiTheme="minorEastAsia" w:hAnsiTheme="minorEastAsia" w:eastAsiaTheme="minorEastAsia"/>
                <w:kern w:val="0"/>
                <w:szCs w:val="21"/>
              </w:rPr>
            </w:pPr>
          </w:p>
        </w:tc>
        <w:tc>
          <w:tcPr>
            <w:tcW w:w="1134" w:type="dxa"/>
            <w:vAlign w:val="center"/>
          </w:tcPr>
          <w:p w14:paraId="0B12210F">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2B61ADE0">
            <w:pPr>
              <w:widowControl/>
              <w:spacing w:line="400" w:lineRule="exact"/>
              <w:jc w:val="right"/>
              <w:rPr>
                <w:rFonts w:hint="eastAsia" w:cs="Arial" w:asciiTheme="minorEastAsia" w:hAnsiTheme="minorEastAsia" w:eastAsiaTheme="minorEastAsia"/>
                <w:kern w:val="0"/>
                <w:szCs w:val="21"/>
              </w:rPr>
            </w:pPr>
          </w:p>
        </w:tc>
        <w:tc>
          <w:tcPr>
            <w:tcW w:w="1185" w:type="dxa"/>
            <w:vAlign w:val="center"/>
          </w:tcPr>
          <w:p w14:paraId="59FB4941">
            <w:pPr>
              <w:jc w:val="right"/>
              <w:rPr>
                <w:rFonts w:ascii="Arial Narrow" w:hAnsi="Arial Narrow" w:eastAsia="Arial Narrow" w:cs="Arial Narrow"/>
                <w:bCs/>
                <w:color w:val="000000"/>
                <w:spacing w:val="-1"/>
                <w:kern w:val="0"/>
                <w:sz w:val="18"/>
                <w:szCs w:val="18"/>
                <w:lang w:eastAsia="en-US"/>
              </w:rPr>
            </w:pPr>
          </w:p>
        </w:tc>
        <w:tc>
          <w:tcPr>
            <w:tcW w:w="1083" w:type="dxa"/>
            <w:vAlign w:val="center"/>
          </w:tcPr>
          <w:p w14:paraId="7FD214AE">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38EB4CB4">
            <w:pPr>
              <w:jc w:val="right"/>
              <w:rPr>
                <w:rFonts w:ascii="Arial Narrow" w:hAnsi="Arial Narrow" w:eastAsia="Arial Narrow" w:cs="Arial Narrow"/>
                <w:bCs/>
                <w:color w:val="000000"/>
                <w:spacing w:val="-1"/>
                <w:kern w:val="0"/>
                <w:sz w:val="18"/>
                <w:szCs w:val="18"/>
                <w:lang w:eastAsia="en-US"/>
              </w:rPr>
            </w:pPr>
          </w:p>
        </w:tc>
      </w:tr>
      <w:tr w14:paraId="51B46C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487942D2">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综合收益总额</w:t>
            </w:r>
          </w:p>
        </w:tc>
        <w:tc>
          <w:tcPr>
            <w:tcW w:w="1134" w:type="dxa"/>
            <w:vAlign w:val="center"/>
          </w:tcPr>
          <w:p w14:paraId="5FAB9D18">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-9,852,815.20</w:t>
            </w:r>
          </w:p>
        </w:tc>
        <w:tc>
          <w:tcPr>
            <w:tcW w:w="1134" w:type="dxa"/>
            <w:vAlign w:val="center"/>
          </w:tcPr>
          <w:p w14:paraId="4D8F80B8">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273,554.27</w:t>
            </w:r>
          </w:p>
        </w:tc>
        <w:tc>
          <w:tcPr>
            <w:tcW w:w="1134" w:type="dxa"/>
            <w:vAlign w:val="center"/>
          </w:tcPr>
          <w:p w14:paraId="732E6D59">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-1,757,574.41</w:t>
            </w:r>
          </w:p>
        </w:tc>
        <w:tc>
          <w:tcPr>
            <w:tcW w:w="1185" w:type="dxa"/>
            <w:vAlign w:val="center"/>
          </w:tcPr>
          <w:p w14:paraId="1CE5B084">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-1,726,860.25</w:t>
            </w:r>
          </w:p>
        </w:tc>
        <w:tc>
          <w:tcPr>
            <w:tcW w:w="1083" w:type="dxa"/>
            <w:vAlign w:val="center"/>
          </w:tcPr>
          <w:p w14:paraId="6E288538">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 xml:space="preserve"> -214,241.07</w:t>
            </w:r>
            <w:r>
              <w:rPr>
                <w:rFonts w:hint="eastAsia" w:cs="Arial" w:asciiTheme="minorEastAsia" w:hAnsiTheme="minorEastAsia" w:eastAsiaTheme="minorEastAsia"/>
                <w:kern w:val="0"/>
                <w:szCs w:val="21"/>
              </w:rPr>
              <w:t xml:space="preserve"> </w:t>
            </w:r>
          </w:p>
        </w:tc>
        <w:tc>
          <w:tcPr>
            <w:tcW w:w="1027" w:type="dxa"/>
            <w:vAlign w:val="center"/>
          </w:tcPr>
          <w:p w14:paraId="58D1972D">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-2,477,556.53</w:t>
            </w:r>
          </w:p>
        </w:tc>
      </w:tr>
      <w:tr w14:paraId="699CE8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16ECB3E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本期收到的来自合营企业的股利</w:t>
            </w:r>
          </w:p>
        </w:tc>
        <w:tc>
          <w:tcPr>
            <w:tcW w:w="1134" w:type="dxa"/>
            <w:vAlign w:val="center"/>
          </w:tcPr>
          <w:p w14:paraId="256C84B6">
            <w:pPr>
              <w:widowControl/>
              <w:spacing w:line="400" w:lineRule="exact"/>
              <w:rPr>
                <w:rFonts w:hint="eastAsia" w:cs="Arial" w:asciiTheme="minorEastAsia" w:hAnsiTheme="minorEastAsia" w:eastAsiaTheme="minorEastAsia"/>
                <w:kern w:val="0"/>
                <w:szCs w:val="21"/>
              </w:rPr>
            </w:pPr>
          </w:p>
        </w:tc>
        <w:tc>
          <w:tcPr>
            <w:tcW w:w="1134" w:type="dxa"/>
            <w:vAlign w:val="center"/>
          </w:tcPr>
          <w:p w14:paraId="28C0C3CC">
            <w:pPr>
              <w:jc w:val="right"/>
              <w:rPr>
                <w:rFonts w:ascii="Arial Narrow" w:hAnsi="Arial Narrow" w:eastAsia="Arial Narrow" w:cs="Arial Narrow"/>
                <w:bCs/>
                <w:color w:val="000000"/>
                <w:spacing w:val="-1"/>
                <w:kern w:val="0"/>
                <w:sz w:val="18"/>
                <w:szCs w:val="18"/>
              </w:rPr>
            </w:pPr>
          </w:p>
        </w:tc>
        <w:tc>
          <w:tcPr>
            <w:tcW w:w="1134" w:type="dxa"/>
            <w:vAlign w:val="center"/>
          </w:tcPr>
          <w:p w14:paraId="172353CB">
            <w:pPr>
              <w:widowControl/>
              <w:spacing w:line="400" w:lineRule="exact"/>
              <w:jc w:val="right"/>
              <w:rPr>
                <w:rFonts w:hint="eastAsia" w:cs="Arial" w:asciiTheme="minorEastAsia" w:hAnsiTheme="minorEastAsia" w:eastAsiaTheme="minorEastAsia"/>
                <w:kern w:val="0"/>
                <w:szCs w:val="21"/>
              </w:rPr>
            </w:pPr>
          </w:p>
        </w:tc>
        <w:tc>
          <w:tcPr>
            <w:tcW w:w="1185" w:type="dxa"/>
            <w:vAlign w:val="center"/>
          </w:tcPr>
          <w:p w14:paraId="3B26FA45">
            <w:pPr>
              <w:widowControl/>
              <w:spacing w:line="400" w:lineRule="exact"/>
              <w:jc w:val="right"/>
              <w:rPr>
                <w:rFonts w:hint="eastAsia" w:cs="Arial" w:asciiTheme="minorEastAsia" w:hAnsiTheme="minorEastAsia" w:eastAsiaTheme="minorEastAsia"/>
                <w:kern w:val="0"/>
                <w:szCs w:val="21"/>
              </w:rPr>
            </w:pPr>
          </w:p>
        </w:tc>
        <w:tc>
          <w:tcPr>
            <w:tcW w:w="1083" w:type="dxa"/>
            <w:vAlign w:val="center"/>
          </w:tcPr>
          <w:p w14:paraId="36393549">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48CE4A60">
            <w:pPr>
              <w:widowControl/>
              <w:spacing w:line="400" w:lineRule="exact"/>
              <w:jc w:val="right"/>
              <w:rPr>
                <w:rFonts w:hint="eastAsia" w:cs="Arial" w:asciiTheme="minorEastAsia" w:hAnsiTheme="minorEastAsia" w:eastAsiaTheme="minorEastAsia"/>
                <w:kern w:val="0"/>
                <w:szCs w:val="21"/>
              </w:rPr>
            </w:pPr>
          </w:p>
        </w:tc>
      </w:tr>
    </w:tbl>
    <w:p w14:paraId="08A6C7A3">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（3）不重要的联营企业的汇总财务信息</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005"/>
        <w:gridCol w:w="2579"/>
        <w:gridCol w:w="2630"/>
      </w:tblGrid>
      <w:tr w14:paraId="30D4C3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4005" w:type="dxa"/>
            <w:vAlign w:val="center"/>
          </w:tcPr>
          <w:p w14:paraId="68B0AE8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2579" w:type="dxa"/>
            <w:vAlign w:val="center"/>
          </w:tcPr>
          <w:p w14:paraId="134727E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期末余额/本期金额</w:t>
            </w:r>
          </w:p>
        </w:tc>
        <w:tc>
          <w:tcPr>
            <w:tcW w:w="2630" w:type="dxa"/>
            <w:vAlign w:val="center"/>
          </w:tcPr>
          <w:p w14:paraId="430DDBE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上年年末余额/上期金额</w:t>
            </w:r>
          </w:p>
        </w:tc>
      </w:tr>
      <w:tr w14:paraId="09DC4D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3A8BF6D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联营企业：</w:t>
            </w:r>
          </w:p>
        </w:tc>
        <w:tc>
          <w:tcPr>
            <w:tcW w:w="2579" w:type="dxa"/>
            <w:vAlign w:val="center"/>
          </w:tcPr>
          <w:p w14:paraId="25988941">
            <w:pPr>
              <w:widowControl/>
              <w:spacing w:line="400" w:lineRule="exact"/>
              <w:rPr>
                <w:rFonts w:hint="eastAsia" w:cs="Arial" w:asciiTheme="minorEastAsia" w:hAnsiTheme="minorEastAsia" w:eastAsiaTheme="minorEastAsia"/>
                <w:kern w:val="0"/>
                <w:szCs w:val="21"/>
              </w:rPr>
            </w:pPr>
          </w:p>
        </w:tc>
        <w:tc>
          <w:tcPr>
            <w:tcW w:w="2630" w:type="dxa"/>
            <w:vAlign w:val="center"/>
          </w:tcPr>
          <w:p w14:paraId="3FE2A83D">
            <w:pPr>
              <w:widowControl/>
              <w:spacing w:line="400" w:lineRule="exact"/>
              <w:jc w:val="right"/>
              <w:rPr>
                <w:rFonts w:hint="eastAsia" w:cs="Arial" w:asciiTheme="minorEastAsia" w:hAnsiTheme="minorEastAsia" w:eastAsiaTheme="minorEastAsia"/>
                <w:kern w:val="0"/>
                <w:szCs w:val="21"/>
              </w:rPr>
            </w:pPr>
          </w:p>
        </w:tc>
      </w:tr>
      <w:tr w14:paraId="0F6F02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17772BF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投资账面价值合计</w:t>
            </w:r>
          </w:p>
        </w:tc>
        <w:tc>
          <w:tcPr>
            <w:tcW w:w="2579" w:type="dxa"/>
            <w:vAlign w:val="center"/>
          </w:tcPr>
          <w:p w14:paraId="596DDF4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128,652,599.87 </w:t>
            </w:r>
          </w:p>
        </w:tc>
        <w:tc>
          <w:tcPr>
            <w:tcW w:w="2630" w:type="dxa"/>
            <w:vAlign w:val="center"/>
          </w:tcPr>
          <w:p w14:paraId="7AD5373F">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118,560,728.06 </w:t>
            </w:r>
          </w:p>
        </w:tc>
      </w:tr>
      <w:tr w14:paraId="0F8BFB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3FA4C26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下列各项按持股比例计算的合计数</w:t>
            </w:r>
          </w:p>
        </w:tc>
        <w:tc>
          <w:tcPr>
            <w:tcW w:w="2579" w:type="dxa"/>
            <w:vAlign w:val="center"/>
          </w:tcPr>
          <w:p w14:paraId="267400A7">
            <w:pPr>
              <w:jc w:val="right"/>
              <w:rPr>
                <w:rFonts w:hint="eastAsia" w:cs="Arial" w:asciiTheme="minorEastAsia" w:hAnsiTheme="minorEastAsia" w:eastAsiaTheme="minorEastAsia"/>
                <w:kern w:val="0"/>
                <w:szCs w:val="21"/>
              </w:rPr>
            </w:pPr>
          </w:p>
        </w:tc>
        <w:tc>
          <w:tcPr>
            <w:tcW w:w="2630" w:type="dxa"/>
            <w:vAlign w:val="center"/>
          </w:tcPr>
          <w:p w14:paraId="1061FED6">
            <w:pPr>
              <w:jc w:val="right"/>
            </w:pPr>
          </w:p>
        </w:tc>
      </w:tr>
      <w:tr w14:paraId="5B912C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580386D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—净利润</w:t>
            </w:r>
          </w:p>
        </w:tc>
        <w:tc>
          <w:tcPr>
            <w:tcW w:w="2579" w:type="dxa"/>
            <w:vAlign w:val="center"/>
          </w:tcPr>
          <w:p w14:paraId="1916E75B">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10,291,871.81 </w:t>
            </w:r>
          </w:p>
        </w:tc>
        <w:tc>
          <w:tcPr>
            <w:tcW w:w="2630" w:type="dxa"/>
            <w:vAlign w:val="center"/>
          </w:tcPr>
          <w:p w14:paraId="15012CB1">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55,432,422.24 </w:t>
            </w:r>
          </w:p>
        </w:tc>
      </w:tr>
      <w:tr w14:paraId="380079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144BA2A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—其他综合收益</w:t>
            </w:r>
          </w:p>
        </w:tc>
        <w:tc>
          <w:tcPr>
            <w:tcW w:w="2579" w:type="dxa"/>
            <w:vAlign w:val="center"/>
          </w:tcPr>
          <w:p w14:paraId="381D1C40">
            <w:pPr>
              <w:jc w:val="right"/>
              <w:rPr>
                <w:rFonts w:hint="eastAsia" w:cs="Arial" w:asciiTheme="minorEastAsia" w:hAnsiTheme="minorEastAsia" w:eastAsiaTheme="minorEastAsia"/>
                <w:kern w:val="0"/>
                <w:szCs w:val="21"/>
              </w:rPr>
            </w:pPr>
          </w:p>
        </w:tc>
        <w:tc>
          <w:tcPr>
            <w:tcW w:w="2630" w:type="dxa"/>
            <w:vAlign w:val="center"/>
          </w:tcPr>
          <w:p w14:paraId="17221F7E">
            <w:pPr>
              <w:jc w:val="right"/>
            </w:pPr>
          </w:p>
        </w:tc>
      </w:tr>
      <w:tr w14:paraId="26079E9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3B51236B">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—综合收益总额</w:t>
            </w:r>
          </w:p>
        </w:tc>
        <w:tc>
          <w:tcPr>
            <w:tcW w:w="2579" w:type="dxa"/>
            <w:vAlign w:val="center"/>
          </w:tcPr>
          <w:p w14:paraId="193F2459">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10,291,871.81 </w:t>
            </w:r>
          </w:p>
        </w:tc>
        <w:tc>
          <w:tcPr>
            <w:tcW w:w="2630" w:type="dxa"/>
            <w:vAlign w:val="center"/>
          </w:tcPr>
          <w:p w14:paraId="5FD73333">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55,432,422.24 </w:t>
            </w:r>
          </w:p>
        </w:tc>
      </w:tr>
    </w:tbl>
    <w:p w14:paraId="4AC602F1">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八、与金融工具相关的风险</w:t>
      </w:r>
    </w:p>
    <w:p w14:paraId="7138722A">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的主要金融工具包括货币资金、交易性金融资产、应收票据、应收账款、其他应收款、其他流动资产、其他权益工具投资、应付票据、应付账款、其他应付款、短期借款等。各项金融工具的详细情况已于相关附注内披露。与这些金融工具有关的风险，以及本集团为降低这些风险所采取的风险管理政策如下所述。本集团管理层对这些风险敞口进行管理和监控以确保将上述风险控制在限定的范围之内。</w:t>
      </w:r>
    </w:p>
    <w:p w14:paraId="49D1BBA3">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1、风险管理目标和政策</w:t>
      </w:r>
    </w:p>
    <w:p w14:paraId="338B901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从事风险管理的目标是在风险和收益之间取得适当的平衡，力求降低金融风险对本集团财务业绩的不利影响。基于该风险管理目标，本集团已制定风险管理政策以辨别和分析本集团所面临的风险，设定适当的风险可接受水平并设计相应的内部控制程序，以监控本集团的风险水平。本集团会定期审阅这些风险管理政策及有关内部控制系统，以适应市场情况或本集团经营活动的改变。本集团的内部审计部门也定期或随机检查内部控制系统的执行是否符合风险管理政策。</w:t>
      </w:r>
    </w:p>
    <w:p w14:paraId="71EC9D7B">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本集团的金融工具导致的主要风险是信用风险、流动性风险、市场风险（包括汇率风险、利率风险和商品价格风险）。</w:t>
      </w:r>
    </w:p>
    <w:p w14:paraId="5C6D9CA1">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董事会负责规划并建立本集团的风险管理架构，制定本集团的风险管理政策和相关指引并监督风险管理措施的执行情况。本集团已制定风险管理政策以识别和分析本集团所面临的风险，这些风险管理政策对特定风险进行了明确规定，涵盖了市场风险、信用风险和流动性风险管理等诸多方面。本集团定期评估市场环境及本集团经营活动的变化以决定是否对风险管理政策及系统进行更新。本集团的风险管理由风险管理委员会按照董事会批准的政策开展。风险管理委员会通过与本集团其他业务部门的紧密合作来识别、评价和规避相关风险。本集团内部审计部门就风险管理控制及程序进行定期的审核，并将审核结果上报本集团的审计委员会。</w:t>
      </w:r>
    </w:p>
    <w:p w14:paraId="74A8A21A">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本集团通过适当的多样化投资及业务组合来分散金融工具风险，并通过制定相应的风险管理政策减少集中于单一行业、特定地区或特定交易对手的风险。</w:t>
      </w:r>
    </w:p>
    <w:p w14:paraId="6204725C">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（1）信用风险</w:t>
      </w:r>
    </w:p>
    <w:p w14:paraId="6A0822B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信用风险，是指交易对手未能履行合同义务而导致本集团产生财务损失的风险。</w:t>
      </w:r>
    </w:p>
    <w:p w14:paraId="5EFED3D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本集团对信用风险按组合分类进行管理。信用风险主要产生于银行存款、应收票据、应收账款、其他应收款等。</w:t>
      </w:r>
    </w:p>
    <w:p w14:paraId="36D9798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本集团银行存款主要存放于国有银行和其它大中型上市银行，本集团预期银行存款不存在重大的信用风险。</w:t>
      </w:r>
    </w:p>
    <w:p w14:paraId="498BE8EF">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对于应收票据、应收账款、其他应收款和长期应收款，本集团设定相关政策以控制信用风险敞口。本集团基于对客户的财务状况、信用记录及其他因素诸如目前市场状况等评估客户的信用资质并设置相应信用期。本集团会定期对客户信用记录进行监控，对于信用记录不良的客户，本集团会采用书面催款、缩短信用期或取消信用期等方式，以确保本集团的整体信用风险在可控的范围内。</w:t>
      </w:r>
    </w:p>
    <w:p w14:paraId="17AB4928">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本集团应收账款的债务人为分布于不同行业和地区的客户。本集团持续对应收账款的财务状况实施信用评估，并在适当时购买信用担保保险。</w:t>
      </w:r>
    </w:p>
    <w:p w14:paraId="43199864">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本集团所承受的最大信用风险敞口为资产负债表中每项金融资产的账面金额。本集团没有提供任何其他可能令本集团承受信用风险的担保。</w:t>
      </w:r>
    </w:p>
    <w:p w14:paraId="33FAA0EC">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本集团应收账款中，前五大客户的应收账款占本集团应收账款总额的</w:t>
      </w:r>
      <w:r>
        <w:rPr>
          <w:rFonts w:hint="eastAsia" w:cs="Arial" w:asciiTheme="minorEastAsia" w:hAnsiTheme="minorEastAsia" w:eastAsiaTheme="minorEastAsia"/>
          <w:bCs/>
          <w:szCs w:val="21"/>
          <w:lang w:val="en-US" w:eastAsia="zh-CN"/>
        </w:rPr>
        <w:t>6.0</w:t>
      </w:r>
      <w:r>
        <w:rPr>
          <w:rFonts w:hint="eastAsia" w:cs="Arial" w:asciiTheme="minorEastAsia" w:hAnsiTheme="minorEastAsia" w:eastAsiaTheme="minorEastAsia"/>
          <w:bCs/>
          <w:szCs w:val="21"/>
          <w:highlight w:val="none"/>
          <w:lang w:val="en-US" w:eastAsia="zh-CN"/>
        </w:rPr>
        <w:t>8</w:t>
      </w:r>
      <w:r>
        <w:rPr>
          <w:rFonts w:cs="Arial" w:asciiTheme="minorEastAsia" w:hAnsiTheme="minorEastAsia" w:eastAsiaTheme="minorEastAsia"/>
          <w:bCs/>
          <w:szCs w:val="21"/>
          <w:highlight w:val="none"/>
        </w:rPr>
        <w:t>%</w:t>
      </w:r>
      <w:r>
        <w:rPr>
          <w:rFonts w:cs="Arial" w:asciiTheme="minorEastAsia" w:hAnsiTheme="minorEastAsia" w:eastAsiaTheme="minorEastAsia"/>
          <w:bCs/>
          <w:szCs w:val="21"/>
        </w:rPr>
        <w:t>（202</w:t>
      </w:r>
      <w:r>
        <w:rPr>
          <w:rFonts w:hint="eastAsia" w:cs="Arial" w:asciiTheme="minorEastAsia" w:hAnsiTheme="minorEastAsia" w:eastAsiaTheme="minorEastAsia"/>
          <w:bCs/>
          <w:szCs w:val="21"/>
        </w:rPr>
        <w:t>4</w:t>
      </w:r>
      <w:r>
        <w:rPr>
          <w:rFonts w:cs="Arial" w:asciiTheme="minorEastAsia" w:hAnsiTheme="minorEastAsia" w:eastAsiaTheme="minorEastAsia"/>
          <w:bCs/>
          <w:szCs w:val="21"/>
        </w:rPr>
        <w:t>年：</w:t>
      </w:r>
      <w:r>
        <w:rPr>
          <w:rFonts w:hint="eastAsia" w:cs="Arial" w:asciiTheme="minorEastAsia" w:hAnsiTheme="minorEastAsia" w:eastAsiaTheme="minorEastAsia"/>
          <w:bCs/>
          <w:szCs w:val="21"/>
        </w:rPr>
        <w:t>6.91</w:t>
      </w:r>
      <w:r>
        <w:rPr>
          <w:rFonts w:cs="Arial" w:asciiTheme="minorEastAsia" w:hAnsiTheme="minorEastAsia" w:eastAsiaTheme="minorEastAsia"/>
          <w:bCs/>
          <w:szCs w:val="21"/>
        </w:rPr>
        <w:t>%）；本集团其他应收款中，欠款金额前五大公司的其他应收款占本集团其他应收款总额的</w:t>
      </w:r>
      <w:r>
        <w:rPr>
          <w:rFonts w:hint="eastAsia" w:cs="Arial" w:asciiTheme="minorEastAsia" w:hAnsiTheme="minorEastAsia" w:eastAsiaTheme="minorEastAsia"/>
          <w:bCs/>
          <w:szCs w:val="21"/>
          <w:lang w:val="en-US" w:eastAsia="zh-CN"/>
        </w:rPr>
        <w:t>24.5</w:t>
      </w:r>
      <w:r>
        <w:rPr>
          <w:rFonts w:hint="eastAsia" w:cs="Arial" w:asciiTheme="minorEastAsia" w:hAnsiTheme="minorEastAsia" w:eastAsiaTheme="minorEastAsia"/>
          <w:bCs/>
          <w:szCs w:val="21"/>
          <w:highlight w:val="none"/>
          <w:lang w:val="en-US" w:eastAsia="zh-CN"/>
        </w:rPr>
        <w:t>8</w:t>
      </w:r>
      <w:r>
        <w:rPr>
          <w:rFonts w:cs="Arial" w:asciiTheme="minorEastAsia" w:hAnsiTheme="minorEastAsia" w:eastAsiaTheme="minorEastAsia"/>
          <w:bCs/>
          <w:szCs w:val="21"/>
          <w:highlight w:val="none"/>
        </w:rPr>
        <w:t>%（</w:t>
      </w:r>
      <w:r>
        <w:rPr>
          <w:rFonts w:cs="Arial" w:asciiTheme="minorEastAsia" w:hAnsiTheme="minorEastAsia" w:eastAsiaTheme="minorEastAsia"/>
          <w:bCs/>
          <w:szCs w:val="21"/>
        </w:rPr>
        <w:t>202</w:t>
      </w:r>
      <w:r>
        <w:rPr>
          <w:rFonts w:hint="eastAsia" w:cs="Arial" w:asciiTheme="minorEastAsia" w:hAnsiTheme="minorEastAsia" w:eastAsiaTheme="minorEastAsia"/>
          <w:bCs/>
          <w:szCs w:val="21"/>
        </w:rPr>
        <w:t>4</w:t>
      </w:r>
      <w:r>
        <w:rPr>
          <w:rFonts w:cs="Arial" w:asciiTheme="minorEastAsia" w:hAnsiTheme="minorEastAsia" w:eastAsiaTheme="minorEastAsia"/>
          <w:bCs/>
          <w:szCs w:val="21"/>
        </w:rPr>
        <w:t>年：</w:t>
      </w:r>
      <w:r>
        <w:rPr>
          <w:rFonts w:hint="eastAsia" w:cs="Arial" w:asciiTheme="minorEastAsia" w:hAnsiTheme="minorEastAsia" w:eastAsiaTheme="minorEastAsia"/>
          <w:bCs/>
          <w:szCs w:val="21"/>
        </w:rPr>
        <w:t>40.65</w:t>
      </w:r>
      <w:r>
        <w:rPr>
          <w:rFonts w:cs="Arial" w:asciiTheme="minorEastAsia" w:hAnsiTheme="minorEastAsia" w:eastAsiaTheme="minorEastAsia"/>
          <w:bCs/>
          <w:szCs w:val="21"/>
        </w:rPr>
        <w:t>%）。</w:t>
      </w:r>
    </w:p>
    <w:p w14:paraId="5223964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（2）流动性风险</w:t>
      </w:r>
    </w:p>
    <w:p w14:paraId="33DB5866">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流动性风险，是指本集团在履行以交付现金或其他金融资产结算的义务时遇到资金短缺的风险。</w:t>
      </w:r>
    </w:p>
    <w:p w14:paraId="1AAB014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管理流动风险时，本集团保持管理层认为充分的现金及现金等价物并对其进行监控，以满足本集团经营需要，并降低现金流量波动的影响。本集团管理层对银行借款的使用情况进行监控并确保遵守借款协议。同时从主要金融机构获得提供足够备用资金的承诺，以满足短期和长期的资金需求。</w:t>
      </w:r>
    </w:p>
    <w:p w14:paraId="6C50087D">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本集团通过经营业务产生的资金及银行及其</w:t>
      </w:r>
      <w:r>
        <w:rPr>
          <w:rFonts w:cs="Arial" w:asciiTheme="minorEastAsia" w:hAnsiTheme="minorEastAsia" w:eastAsiaTheme="minorEastAsia"/>
          <w:bCs/>
          <w:szCs w:val="21"/>
          <w:highlight w:val="none"/>
        </w:rPr>
        <w:t>他借款来筹措营运资金。截至202</w:t>
      </w:r>
      <w:r>
        <w:rPr>
          <w:rFonts w:hint="eastAsia" w:cs="Arial" w:asciiTheme="minorEastAsia" w:hAnsiTheme="minorEastAsia" w:eastAsiaTheme="minorEastAsia"/>
          <w:bCs/>
          <w:szCs w:val="21"/>
          <w:highlight w:val="none"/>
        </w:rPr>
        <w:t>5</w:t>
      </w:r>
      <w:r>
        <w:rPr>
          <w:rFonts w:cs="Arial" w:asciiTheme="minorEastAsia" w:hAnsiTheme="minorEastAsia" w:eastAsiaTheme="minorEastAsia"/>
          <w:bCs/>
          <w:szCs w:val="21"/>
          <w:highlight w:val="none"/>
        </w:rPr>
        <w:t>年12月31日，本集团尚未使用的银行借款额度为</w:t>
      </w:r>
      <w:r>
        <w:rPr>
          <w:rFonts w:hint="eastAsia" w:cs="Arial" w:asciiTheme="minorEastAsia" w:hAnsiTheme="minorEastAsia" w:eastAsiaTheme="minorEastAsia"/>
          <w:bCs/>
          <w:szCs w:val="21"/>
          <w:highlight w:val="none"/>
          <w:lang w:eastAsia="zh-CN"/>
        </w:rPr>
        <w:t>6,024.83</w:t>
      </w:r>
      <w:r>
        <w:rPr>
          <w:rFonts w:cs="Arial" w:asciiTheme="minorEastAsia" w:hAnsiTheme="minorEastAsia" w:eastAsiaTheme="minorEastAsia"/>
          <w:bCs/>
          <w:szCs w:val="21"/>
          <w:highlight w:val="none"/>
        </w:rPr>
        <w:t>万元</w:t>
      </w:r>
      <w:r>
        <w:rPr>
          <w:rFonts w:cs="Arial" w:asciiTheme="minorEastAsia" w:hAnsiTheme="minorEastAsia" w:eastAsiaTheme="minorEastAsia"/>
          <w:bCs/>
          <w:szCs w:val="21"/>
        </w:rPr>
        <w:t>（202</w:t>
      </w:r>
      <w:r>
        <w:rPr>
          <w:rFonts w:hint="eastAsia" w:cs="Arial" w:asciiTheme="minorEastAsia" w:hAnsiTheme="minorEastAsia" w:eastAsiaTheme="minorEastAsia"/>
          <w:bCs/>
          <w:szCs w:val="21"/>
        </w:rPr>
        <w:t>4</w:t>
      </w:r>
      <w:r>
        <w:rPr>
          <w:rFonts w:cs="Arial" w:asciiTheme="minorEastAsia" w:hAnsiTheme="minorEastAsia" w:eastAsiaTheme="minorEastAsia"/>
          <w:bCs/>
          <w:szCs w:val="21"/>
        </w:rPr>
        <w:t>年12月31日：</w:t>
      </w:r>
      <w:r>
        <w:rPr>
          <w:rFonts w:hint="eastAsia" w:cs="Arial" w:asciiTheme="minorEastAsia" w:hAnsiTheme="minorEastAsia" w:eastAsiaTheme="minorEastAsia"/>
          <w:bCs/>
          <w:szCs w:val="21"/>
        </w:rPr>
        <w:t>3,060.39</w:t>
      </w:r>
      <w:r>
        <w:rPr>
          <w:rFonts w:cs="Arial" w:asciiTheme="minorEastAsia" w:hAnsiTheme="minorEastAsia" w:eastAsiaTheme="minorEastAsia"/>
          <w:bCs/>
          <w:szCs w:val="21"/>
        </w:rPr>
        <w:t>万元）。</w:t>
      </w:r>
    </w:p>
    <w:p w14:paraId="2AC63DD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期末本集团持有的金融负债按未折现剩余合同现金流量的到期期限分析如下（单位：人民币万元）：</w:t>
      </w:r>
    </w:p>
    <w:tbl>
      <w:tblPr>
        <w:tblStyle w:val="72"/>
        <w:tblW w:w="8737" w:type="dxa"/>
        <w:tblInd w:w="14"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1692"/>
        <w:gridCol w:w="1409"/>
        <w:gridCol w:w="1409"/>
        <w:gridCol w:w="1409"/>
        <w:gridCol w:w="1412"/>
        <w:gridCol w:w="1406"/>
      </w:tblGrid>
      <w:tr w14:paraId="5E238578">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7" w:hRule="atLeast"/>
        </w:trPr>
        <w:tc>
          <w:tcPr>
            <w:tcW w:w="1692" w:type="dxa"/>
            <w:vMerge w:val="restart"/>
            <w:tcBorders>
              <w:top w:val="single" w:color="000000" w:sz="10" w:space="0"/>
              <w:left w:val="nil"/>
              <w:bottom w:val="nil"/>
            </w:tcBorders>
          </w:tcPr>
          <w:p w14:paraId="36263851">
            <w:pPr>
              <w:spacing w:line="400" w:lineRule="exact"/>
              <w:ind w:firstLine="420" w:firstLineChars="200"/>
              <w:rPr>
                <w:rFonts w:hint="eastAsia" w:cs="Arial" w:asciiTheme="minorEastAsia" w:hAnsiTheme="minorEastAsia" w:eastAsiaTheme="minorEastAsia"/>
                <w:bCs/>
                <w:szCs w:val="21"/>
              </w:rPr>
            </w:pPr>
          </w:p>
          <w:p w14:paraId="00688010">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项目</w:t>
            </w:r>
          </w:p>
        </w:tc>
        <w:tc>
          <w:tcPr>
            <w:tcW w:w="7045" w:type="dxa"/>
            <w:gridSpan w:val="5"/>
            <w:tcBorders>
              <w:top w:val="single" w:color="000000" w:sz="10" w:space="0"/>
              <w:right w:val="nil"/>
            </w:tcBorders>
          </w:tcPr>
          <w:p w14:paraId="13E3CBCD">
            <w:pPr>
              <w:pStyle w:val="71"/>
              <w:spacing w:line="400" w:lineRule="exact"/>
              <w:ind w:firstLine="420" w:firstLineChars="200"/>
              <w:jc w:val="center"/>
              <w:rPr>
                <w:rFonts w:hint="eastAsia" w:cs="Arial" w:asciiTheme="minorEastAsia" w:hAnsiTheme="minorEastAsia" w:eastAsiaTheme="minorEastAsia"/>
                <w:bCs/>
                <w:color w:val="auto"/>
                <w:kern w:val="2"/>
                <w:sz w:val="21"/>
                <w:szCs w:val="21"/>
                <w:lang w:eastAsia="zh-CN"/>
              </w:rPr>
            </w:pPr>
            <w:r>
              <w:rPr>
                <w:rFonts w:cs="Arial" w:asciiTheme="minorEastAsia" w:hAnsiTheme="minorEastAsia" w:eastAsiaTheme="minorEastAsia"/>
                <w:bCs/>
                <w:color w:val="auto"/>
                <w:kern w:val="2"/>
                <w:sz w:val="21"/>
                <w:szCs w:val="21"/>
                <w:lang w:eastAsia="zh-CN"/>
              </w:rPr>
              <w:t>202</w:t>
            </w:r>
            <w:r>
              <w:rPr>
                <w:rFonts w:hint="eastAsia" w:cs="Arial" w:asciiTheme="minorEastAsia" w:hAnsiTheme="minorEastAsia" w:eastAsiaTheme="minorEastAsia"/>
                <w:bCs/>
                <w:color w:val="auto"/>
                <w:kern w:val="2"/>
                <w:sz w:val="21"/>
                <w:szCs w:val="21"/>
                <w:lang w:eastAsia="zh-CN"/>
              </w:rPr>
              <w:t>5</w:t>
            </w:r>
            <w:r>
              <w:rPr>
                <w:rFonts w:cs="Arial" w:asciiTheme="minorEastAsia" w:hAnsiTheme="minorEastAsia" w:eastAsiaTheme="minorEastAsia"/>
                <w:bCs/>
                <w:color w:val="auto"/>
                <w:kern w:val="2"/>
                <w:sz w:val="21"/>
                <w:szCs w:val="21"/>
                <w:lang w:eastAsia="zh-CN"/>
              </w:rPr>
              <w:t>.12.31</w:t>
            </w:r>
          </w:p>
        </w:tc>
      </w:tr>
      <w:tr w14:paraId="684E9B7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vMerge w:val="continue"/>
            <w:tcBorders>
              <w:top w:val="nil"/>
              <w:left w:val="nil"/>
            </w:tcBorders>
          </w:tcPr>
          <w:p w14:paraId="4EB7C686">
            <w:pPr>
              <w:spacing w:line="400" w:lineRule="exact"/>
              <w:ind w:firstLine="420" w:firstLineChars="200"/>
              <w:rPr>
                <w:rFonts w:hint="eastAsia" w:cs="Arial" w:asciiTheme="minorEastAsia" w:hAnsiTheme="minorEastAsia" w:eastAsiaTheme="minorEastAsia"/>
                <w:bCs/>
                <w:szCs w:val="21"/>
              </w:rPr>
            </w:pPr>
          </w:p>
        </w:tc>
        <w:tc>
          <w:tcPr>
            <w:tcW w:w="1409" w:type="dxa"/>
          </w:tcPr>
          <w:p w14:paraId="707A459D">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一年以内</w:t>
            </w:r>
          </w:p>
        </w:tc>
        <w:tc>
          <w:tcPr>
            <w:tcW w:w="1409" w:type="dxa"/>
          </w:tcPr>
          <w:p w14:paraId="72737C9A">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一至两年</w:t>
            </w:r>
          </w:p>
        </w:tc>
        <w:tc>
          <w:tcPr>
            <w:tcW w:w="1409" w:type="dxa"/>
          </w:tcPr>
          <w:p w14:paraId="0EEBD7AB">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两至三年</w:t>
            </w:r>
          </w:p>
        </w:tc>
        <w:tc>
          <w:tcPr>
            <w:tcW w:w="1412" w:type="dxa"/>
          </w:tcPr>
          <w:p w14:paraId="75E6C03F">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三年以上</w:t>
            </w:r>
          </w:p>
        </w:tc>
        <w:tc>
          <w:tcPr>
            <w:tcW w:w="1406" w:type="dxa"/>
            <w:tcBorders>
              <w:right w:val="nil"/>
            </w:tcBorders>
          </w:tcPr>
          <w:p w14:paraId="285C202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合计</w:t>
            </w:r>
          </w:p>
        </w:tc>
      </w:tr>
      <w:tr w14:paraId="3651C33A">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40E681D9">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w:t>
            </w:r>
          </w:p>
        </w:tc>
        <w:tc>
          <w:tcPr>
            <w:tcW w:w="1409" w:type="dxa"/>
            <w:vAlign w:val="top"/>
          </w:tcPr>
          <w:p w14:paraId="7D9095CD">
            <w:pPr>
              <w:pStyle w:val="71"/>
              <w:spacing w:line="400" w:lineRule="exact"/>
              <w:jc w:val="right"/>
              <w:rPr>
                <w:rFonts w:hint="eastAsia" w:cs="Arial Narrow" w:eastAsiaTheme="minorEastAsia"/>
                <w:bCs/>
                <w:color w:val="auto"/>
                <w:kern w:val="2"/>
                <w:sz w:val="21"/>
                <w:szCs w:val="21"/>
                <w:highlight w:val="none"/>
                <w:lang w:val="en-US" w:eastAsia="zh-CN"/>
              </w:rPr>
            </w:pPr>
          </w:p>
        </w:tc>
        <w:tc>
          <w:tcPr>
            <w:tcW w:w="1409" w:type="dxa"/>
            <w:vAlign w:val="top"/>
          </w:tcPr>
          <w:p w14:paraId="4D17744F">
            <w:pPr>
              <w:pStyle w:val="71"/>
              <w:spacing w:line="400" w:lineRule="exact"/>
              <w:jc w:val="right"/>
              <w:rPr>
                <w:rFonts w:hint="eastAsia" w:cs="Arial Narrow" w:eastAsiaTheme="minorEastAsia"/>
                <w:bCs/>
                <w:color w:val="auto"/>
                <w:kern w:val="2"/>
                <w:sz w:val="21"/>
                <w:szCs w:val="21"/>
                <w:highlight w:val="none"/>
                <w:lang w:val="en-US" w:eastAsia="zh-CN"/>
              </w:rPr>
            </w:pPr>
          </w:p>
        </w:tc>
        <w:tc>
          <w:tcPr>
            <w:tcW w:w="1409" w:type="dxa"/>
            <w:vAlign w:val="top"/>
          </w:tcPr>
          <w:p w14:paraId="3B3CA736">
            <w:pPr>
              <w:pStyle w:val="71"/>
              <w:spacing w:line="400" w:lineRule="exact"/>
              <w:jc w:val="right"/>
              <w:rPr>
                <w:rFonts w:hint="eastAsia" w:cs="Arial Narrow" w:eastAsiaTheme="minorEastAsia"/>
                <w:bCs/>
                <w:color w:val="auto"/>
                <w:kern w:val="2"/>
                <w:sz w:val="21"/>
                <w:szCs w:val="21"/>
                <w:highlight w:val="none"/>
                <w:lang w:val="en-US" w:eastAsia="zh-CN"/>
              </w:rPr>
            </w:pPr>
          </w:p>
        </w:tc>
        <w:tc>
          <w:tcPr>
            <w:tcW w:w="1412" w:type="dxa"/>
            <w:vAlign w:val="top"/>
          </w:tcPr>
          <w:p w14:paraId="5C321C9D">
            <w:pPr>
              <w:pStyle w:val="71"/>
              <w:spacing w:line="400" w:lineRule="exact"/>
              <w:jc w:val="right"/>
              <w:rPr>
                <w:rFonts w:hint="eastAsia" w:cs="Arial Narrow" w:eastAsiaTheme="minorEastAsia"/>
                <w:bCs/>
                <w:color w:val="auto"/>
                <w:kern w:val="2"/>
                <w:sz w:val="21"/>
                <w:szCs w:val="21"/>
                <w:highlight w:val="none"/>
                <w:lang w:val="en-US" w:eastAsia="zh-CN"/>
              </w:rPr>
            </w:pPr>
          </w:p>
        </w:tc>
        <w:tc>
          <w:tcPr>
            <w:tcW w:w="1406" w:type="dxa"/>
            <w:tcBorders>
              <w:right w:val="nil"/>
            </w:tcBorders>
            <w:vAlign w:val="top"/>
          </w:tcPr>
          <w:p w14:paraId="764965A0">
            <w:pPr>
              <w:pStyle w:val="71"/>
              <w:spacing w:line="400" w:lineRule="exact"/>
              <w:jc w:val="right"/>
              <w:rPr>
                <w:rFonts w:hint="eastAsia" w:cs="Arial Narrow" w:eastAsiaTheme="minorEastAsia"/>
                <w:bCs/>
                <w:color w:val="auto"/>
                <w:kern w:val="2"/>
                <w:sz w:val="21"/>
                <w:szCs w:val="21"/>
                <w:highlight w:val="none"/>
                <w:lang w:val="en-US" w:eastAsia="zh-CN"/>
              </w:rPr>
            </w:pPr>
          </w:p>
        </w:tc>
      </w:tr>
      <w:tr w14:paraId="4B06D0E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1" w:hRule="atLeast"/>
        </w:trPr>
        <w:tc>
          <w:tcPr>
            <w:tcW w:w="1692" w:type="dxa"/>
            <w:tcBorders>
              <w:left w:val="nil"/>
            </w:tcBorders>
          </w:tcPr>
          <w:p w14:paraId="70C032DA">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短期借款</w:t>
            </w:r>
          </w:p>
        </w:tc>
        <w:tc>
          <w:tcPr>
            <w:tcW w:w="1409" w:type="dxa"/>
            <w:shd w:val="clear" w:color="auto" w:fill="auto"/>
            <w:vAlign w:val="center"/>
          </w:tcPr>
          <w:p w14:paraId="19182E53">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14,973.92</w:t>
            </w:r>
          </w:p>
        </w:tc>
        <w:tc>
          <w:tcPr>
            <w:tcW w:w="1409" w:type="dxa"/>
            <w:vAlign w:val="center"/>
          </w:tcPr>
          <w:p w14:paraId="0C0AEA5F">
            <w:pPr>
              <w:jc w:val="right"/>
              <w:rPr>
                <w:rFonts w:hint="eastAsia" w:cs="Arial Narrow" w:eastAsiaTheme="minorEastAsia"/>
                <w:bCs/>
                <w:color w:val="auto"/>
                <w:kern w:val="2"/>
                <w:sz w:val="21"/>
                <w:szCs w:val="21"/>
                <w:highlight w:val="none"/>
                <w:lang w:val="en-US" w:eastAsia="zh-CN"/>
              </w:rPr>
            </w:pPr>
          </w:p>
        </w:tc>
        <w:tc>
          <w:tcPr>
            <w:tcW w:w="1409" w:type="dxa"/>
            <w:vAlign w:val="center"/>
          </w:tcPr>
          <w:p w14:paraId="5DC6CE8F">
            <w:pPr>
              <w:jc w:val="right"/>
              <w:rPr>
                <w:rFonts w:hint="eastAsia" w:cs="Arial Narrow" w:eastAsiaTheme="minorEastAsia"/>
                <w:bCs/>
                <w:color w:val="auto"/>
                <w:kern w:val="2"/>
                <w:sz w:val="21"/>
                <w:szCs w:val="21"/>
                <w:highlight w:val="none"/>
                <w:lang w:val="en-US" w:eastAsia="zh-CN"/>
              </w:rPr>
            </w:pPr>
          </w:p>
        </w:tc>
        <w:tc>
          <w:tcPr>
            <w:tcW w:w="1412" w:type="dxa"/>
            <w:vAlign w:val="center"/>
          </w:tcPr>
          <w:p w14:paraId="665ECAC3">
            <w:pPr>
              <w:jc w:val="right"/>
              <w:rPr>
                <w:rFonts w:hint="eastAsia" w:cs="Arial Narrow" w:eastAsiaTheme="minorEastAsia"/>
                <w:bCs/>
                <w:color w:val="auto"/>
                <w:kern w:val="2"/>
                <w:sz w:val="21"/>
                <w:szCs w:val="21"/>
                <w:highlight w:val="none"/>
                <w:lang w:val="en-US" w:eastAsia="zh-CN"/>
              </w:rPr>
            </w:pPr>
          </w:p>
        </w:tc>
        <w:tc>
          <w:tcPr>
            <w:tcW w:w="1406" w:type="dxa"/>
            <w:tcBorders>
              <w:right w:val="nil"/>
            </w:tcBorders>
            <w:vAlign w:val="center"/>
          </w:tcPr>
          <w:p w14:paraId="380086B4">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14,973.92</w:t>
            </w:r>
          </w:p>
        </w:tc>
      </w:tr>
      <w:tr w14:paraId="4AE2B217">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3BE3DB85">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应付票据</w:t>
            </w:r>
          </w:p>
        </w:tc>
        <w:tc>
          <w:tcPr>
            <w:tcW w:w="1409" w:type="dxa"/>
            <w:shd w:val="clear" w:color="auto" w:fill="auto"/>
            <w:vAlign w:val="center"/>
          </w:tcPr>
          <w:p w14:paraId="76BD538C">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2,266.24</w:t>
            </w:r>
          </w:p>
        </w:tc>
        <w:tc>
          <w:tcPr>
            <w:tcW w:w="1409" w:type="dxa"/>
            <w:vAlign w:val="center"/>
          </w:tcPr>
          <w:p w14:paraId="4C00A04A">
            <w:pPr>
              <w:jc w:val="right"/>
              <w:rPr>
                <w:rFonts w:hint="eastAsia" w:cs="Arial Narrow" w:eastAsiaTheme="minorEastAsia"/>
                <w:bCs/>
                <w:color w:val="auto"/>
                <w:kern w:val="2"/>
                <w:sz w:val="21"/>
                <w:szCs w:val="21"/>
                <w:highlight w:val="none"/>
                <w:lang w:val="en-US" w:eastAsia="zh-CN"/>
              </w:rPr>
            </w:pPr>
          </w:p>
        </w:tc>
        <w:tc>
          <w:tcPr>
            <w:tcW w:w="1409" w:type="dxa"/>
            <w:vAlign w:val="center"/>
          </w:tcPr>
          <w:p w14:paraId="2A7D9550">
            <w:pPr>
              <w:jc w:val="right"/>
              <w:rPr>
                <w:rFonts w:hint="eastAsia" w:cs="Arial Narrow" w:eastAsiaTheme="minorEastAsia"/>
                <w:bCs/>
                <w:color w:val="auto"/>
                <w:kern w:val="2"/>
                <w:sz w:val="21"/>
                <w:szCs w:val="21"/>
                <w:highlight w:val="none"/>
                <w:lang w:val="en-US" w:eastAsia="zh-CN"/>
              </w:rPr>
            </w:pPr>
          </w:p>
        </w:tc>
        <w:tc>
          <w:tcPr>
            <w:tcW w:w="1412" w:type="dxa"/>
            <w:vAlign w:val="center"/>
          </w:tcPr>
          <w:p w14:paraId="513A0F91">
            <w:pPr>
              <w:jc w:val="right"/>
              <w:rPr>
                <w:rFonts w:hint="eastAsia" w:cs="Arial Narrow" w:eastAsiaTheme="minorEastAsia"/>
                <w:bCs/>
                <w:color w:val="auto"/>
                <w:kern w:val="2"/>
                <w:sz w:val="21"/>
                <w:szCs w:val="21"/>
                <w:highlight w:val="none"/>
                <w:lang w:val="en-US" w:eastAsia="zh-CN"/>
              </w:rPr>
            </w:pPr>
          </w:p>
        </w:tc>
        <w:tc>
          <w:tcPr>
            <w:tcW w:w="1406" w:type="dxa"/>
            <w:tcBorders>
              <w:right w:val="nil"/>
            </w:tcBorders>
            <w:vAlign w:val="center"/>
          </w:tcPr>
          <w:p w14:paraId="0D27FCF2">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2,266.24</w:t>
            </w:r>
          </w:p>
        </w:tc>
      </w:tr>
      <w:tr w14:paraId="7533D89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3AFFA712">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应付账款</w:t>
            </w:r>
          </w:p>
        </w:tc>
        <w:tc>
          <w:tcPr>
            <w:tcW w:w="1409" w:type="dxa"/>
            <w:vAlign w:val="center"/>
          </w:tcPr>
          <w:p w14:paraId="637E90F5">
            <w:pPr>
              <w:keepNext w:val="0"/>
              <w:keepLines w:val="0"/>
              <w:widowControl/>
              <w:suppressLineNumbers w:val="0"/>
              <w:jc w:val="right"/>
              <w:textAlignment w:val="center"/>
              <w:rPr>
                <w:rFonts w:hint="eastAsia" w:cs="Arial Narrow" w:eastAsiaTheme="minorEastAsia"/>
                <w:bCs/>
                <w:color w:val="auto"/>
                <w:kern w:val="2"/>
                <w:sz w:val="21"/>
                <w:szCs w:val="21"/>
                <w:highlight w:val="none"/>
                <w:lang w:eastAsia="zh-CN"/>
              </w:rPr>
            </w:pPr>
            <w:r>
              <w:rPr>
                <w:rFonts w:hint="default" w:ascii="Arial Narrow" w:hAnsi="Arial Narrow" w:eastAsia="Arial Narrow" w:cs="Arial Narrow"/>
                <w:i w:val="0"/>
                <w:iCs w:val="0"/>
                <w:color w:val="000000"/>
                <w:kern w:val="0"/>
                <w:sz w:val="21"/>
                <w:szCs w:val="21"/>
                <w:u w:val="none"/>
                <w:lang w:val="en-US" w:eastAsia="zh-CN" w:bidi="ar"/>
              </w:rPr>
              <w:t>4,514.22</w:t>
            </w:r>
          </w:p>
        </w:tc>
        <w:tc>
          <w:tcPr>
            <w:tcW w:w="1409" w:type="dxa"/>
            <w:vAlign w:val="center"/>
          </w:tcPr>
          <w:p w14:paraId="0F323A77">
            <w:pPr>
              <w:keepNext w:val="0"/>
              <w:keepLines w:val="0"/>
              <w:widowControl/>
              <w:suppressLineNumbers w:val="0"/>
              <w:jc w:val="right"/>
              <w:textAlignment w:val="center"/>
              <w:rPr>
                <w:rFonts w:hint="eastAsia" w:cs="Arial Narrow" w:eastAsiaTheme="minorEastAsia"/>
                <w:bCs/>
                <w:color w:val="auto"/>
                <w:kern w:val="2"/>
                <w:sz w:val="21"/>
                <w:szCs w:val="21"/>
                <w:highlight w:val="none"/>
                <w:lang w:eastAsia="zh-CN"/>
              </w:rPr>
            </w:pPr>
            <w:r>
              <w:rPr>
                <w:rFonts w:hint="default" w:ascii="Arial Narrow" w:hAnsi="Arial Narrow" w:eastAsia="Arial Narrow" w:cs="Arial Narrow"/>
                <w:i w:val="0"/>
                <w:iCs w:val="0"/>
                <w:color w:val="000000"/>
                <w:kern w:val="0"/>
                <w:sz w:val="21"/>
                <w:szCs w:val="21"/>
                <w:u w:val="none"/>
                <w:lang w:val="en-US" w:eastAsia="zh-CN" w:bidi="ar"/>
              </w:rPr>
              <w:t>2,570.13</w:t>
            </w:r>
          </w:p>
        </w:tc>
        <w:tc>
          <w:tcPr>
            <w:tcW w:w="1409" w:type="dxa"/>
            <w:vAlign w:val="center"/>
          </w:tcPr>
          <w:p w14:paraId="2AB9AC67">
            <w:pPr>
              <w:keepNext w:val="0"/>
              <w:keepLines w:val="0"/>
              <w:widowControl/>
              <w:suppressLineNumbers w:val="0"/>
              <w:jc w:val="right"/>
              <w:textAlignment w:val="center"/>
              <w:rPr>
                <w:rFonts w:hint="eastAsia" w:cs="Arial Narrow" w:eastAsiaTheme="minorEastAsia"/>
                <w:bCs/>
                <w:color w:val="auto"/>
                <w:kern w:val="2"/>
                <w:sz w:val="21"/>
                <w:szCs w:val="21"/>
                <w:highlight w:val="none"/>
                <w:lang w:eastAsia="zh-CN"/>
              </w:rPr>
            </w:pPr>
            <w:r>
              <w:rPr>
                <w:rFonts w:hint="default" w:ascii="Arial Narrow" w:hAnsi="Arial Narrow" w:eastAsia="Arial Narrow" w:cs="Arial Narrow"/>
                <w:i w:val="0"/>
                <w:iCs w:val="0"/>
                <w:color w:val="000000"/>
                <w:kern w:val="0"/>
                <w:sz w:val="21"/>
                <w:szCs w:val="21"/>
                <w:u w:val="none"/>
                <w:lang w:val="en-US" w:eastAsia="zh-CN" w:bidi="ar"/>
              </w:rPr>
              <w:t>1,483.82</w:t>
            </w:r>
          </w:p>
        </w:tc>
        <w:tc>
          <w:tcPr>
            <w:tcW w:w="1412" w:type="dxa"/>
            <w:vAlign w:val="center"/>
          </w:tcPr>
          <w:p w14:paraId="432EEAAE">
            <w:pPr>
              <w:keepNext w:val="0"/>
              <w:keepLines w:val="0"/>
              <w:widowControl/>
              <w:suppressLineNumbers w:val="0"/>
              <w:jc w:val="right"/>
              <w:textAlignment w:val="center"/>
              <w:rPr>
                <w:rFonts w:hint="eastAsia" w:cs="Arial Narrow" w:eastAsiaTheme="minorEastAsia"/>
                <w:bCs/>
                <w:color w:val="auto"/>
                <w:kern w:val="2"/>
                <w:sz w:val="21"/>
                <w:szCs w:val="21"/>
                <w:highlight w:val="none"/>
                <w:lang w:eastAsia="zh-CN"/>
              </w:rPr>
            </w:pPr>
            <w:r>
              <w:rPr>
                <w:rFonts w:hint="default" w:ascii="Arial Narrow" w:hAnsi="Arial Narrow" w:eastAsia="Arial Narrow" w:cs="Arial Narrow"/>
                <w:i w:val="0"/>
                <w:iCs w:val="0"/>
                <w:color w:val="000000"/>
                <w:kern w:val="0"/>
                <w:sz w:val="21"/>
                <w:szCs w:val="21"/>
                <w:u w:val="none"/>
                <w:lang w:val="en-US" w:eastAsia="zh-CN" w:bidi="ar"/>
              </w:rPr>
              <w:t>3,079.33</w:t>
            </w:r>
          </w:p>
        </w:tc>
        <w:tc>
          <w:tcPr>
            <w:tcW w:w="1406" w:type="dxa"/>
            <w:tcBorders>
              <w:right w:val="nil"/>
            </w:tcBorders>
            <w:vAlign w:val="center"/>
          </w:tcPr>
          <w:p w14:paraId="7B0D9AF7">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11,647.50</w:t>
            </w:r>
          </w:p>
        </w:tc>
      </w:tr>
      <w:tr w14:paraId="647F5CA1">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1" w:hRule="atLeast"/>
        </w:trPr>
        <w:tc>
          <w:tcPr>
            <w:tcW w:w="1692" w:type="dxa"/>
            <w:tcBorders>
              <w:left w:val="nil"/>
            </w:tcBorders>
          </w:tcPr>
          <w:p w14:paraId="4D14B1AD">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租赁负债</w:t>
            </w:r>
          </w:p>
        </w:tc>
        <w:tc>
          <w:tcPr>
            <w:tcW w:w="1409" w:type="dxa"/>
            <w:shd w:val="clear" w:color="auto" w:fill="auto"/>
            <w:vAlign w:val="center"/>
          </w:tcPr>
          <w:p w14:paraId="727D6521">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588.49</w:t>
            </w:r>
          </w:p>
        </w:tc>
        <w:tc>
          <w:tcPr>
            <w:tcW w:w="1409" w:type="dxa"/>
            <w:vAlign w:val="center"/>
          </w:tcPr>
          <w:p w14:paraId="088268D7">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271.59</w:t>
            </w:r>
          </w:p>
        </w:tc>
        <w:tc>
          <w:tcPr>
            <w:tcW w:w="1409" w:type="dxa"/>
            <w:vAlign w:val="center"/>
          </w:tcPr>
          <w:p w14:paraId="3E668336">
            <w:pPr>
              <w:jc w:val="right"/>
              <w:rPr>
                <w:rFonts w:hint="eastAsia" w:cs="Arial Narrow" w:eastAsiaTheme="minorEastAsia"/>
                <w:bCs/>
                <w:color w:val="auto"/>
                <w:kern w:val="2"/>
                <w:sz w:val="21"/>
                <w:szCs w:val="21"/>
                <w:highlight w:val="none"/>
                <w:lang w:eastAsia="zh-CN"/>
              </w:rPr>
            </w:pPr>
          </w:p>
        </w:tc>
        <w:tc>
          <w:tcPr>
            <w:tcW w:w="1412" w:type="dxa"/>
            <w:vAlign w:val="center"/>
          </w:tcPr>
          <w:p w14:paraId="1FD4E418">
            <w:pPr>
              <w:jc w:val="right"/>
              <w:rPr>
                <w:rFonts w:hint="eastAsia" w:cs="Arial Narrow" w:eastAsiaTheme="minorEastAsia"/>
                <w:bCs/>
                <w:color w:val="auto"/>
                <w:kern w:val="2"/>
                <w:sz w:val="21"/>
                <w:szCs w:val="21"/>
                <w:highlight w:val="none"/>
                <w:lang w:eastAsia="zh-CN"/>
              </w:rPr>
            </w:pPr>
          </w:p>
        </w:tc>
        <w:tc>
          <w:tcPr>
            <w:tcW w:w="1406" w:type="dxa"/>
            <w:tcBorders>
              <w:right w:val="nil"/>
            </w:tcBorders>
            <w:vAlign w:val="center"/>
          </w:tcPr>
          <w:p w14:paraId="387818DD">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860.08</w:t>
            </w:r>
          </w:p>
        </w:tc>
      </w:tr>
      <w:tr w14:paraId="5BAF8589">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0529D130">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其他应付款</w:t>
            </w:r>
          </w:p>
        </w:tc>
        <w:tc>
          <w:tcPr>
            <w:tcW w:w="1409" w:type="dxa"/>
            <w:shd w:val="clear" w:color="auto" w:fill="auto"/>
            <w:vAlign w:val="center"/>
          </w:tcPr>
          <w:p w14:paraId="348EE3F1">
            <w:pPr>
              <w:keepNext w:val="0"/>
              <w:keepLines w:val="0"/>
              <w:widowControl/>
              <w:suppressLineNumbers w:val="0"/>
              <w:jc w:val="right"/>
              <w:textAlignment w:val="center"/>
              <w:rPr>
                <w:rFonts w:hint="eastAsia" w:cs="Arial Narrow" w:eastAsiaTheme="minorEastAsia"/>
                <w:bCs/>
                <w:color w:val="auto"/>
                <w:kern w:val="2"/>
                <w:sz w:val="21"/>
                <w:szCs w:val="21"/>
                <w:highlight w:val="yellow"/>
                <w:lang w:val="en-US" w:eastAsia="zh-CN"/>
              </w:rPr>
            </w:pPr>
            <w:r>
              <w:rPr>
                <w:rFonts w:hint="default" w:ascii="Arial Narrow" w:hAnsi="Arial Narrow" w:eastAsia="Arial Narrow" w:cs="Arial Narrow"/>
                <w:i w:val="0"/>
                <w:iCs w:val="0"/>
                <w:color w:val="000000"/>
                <w:kern w:val="0"/>
                <w:sz w:val="21"/>
                <w:szCs w:val="21"/>
                <w:u w:val="none"/>
                <w:lang w:val="en-US" w:eastAsia="zh-CN" w:bidi="ar"/>
              </w:rPr>
              <w:t>6,406.78</w:t>
            </w:r>
          </w:p>
        </w:tc>
        <w:tc>
          <w:tcPr>
            <w:tcW w:w="1409" w:type="dxa"/>
            <w:vAlign w:val="center"/>
          </w:tcPr>
          <w:p w14:paraId="2AE95B1E">
            <w:pPr>
              <w:keepNext w:val="0"/>
              <w:keepLines w:val="0"/>
              <w:widowControl/>
              <w:suppressLineNumbers w:val="0"/>
              <w:jc w:val="right"/>
              <w:textAlignment w:val="center"/>
              <w:rPr>
                <w:rFonts w:hint="eastAsia" w:cs="Arial Narrow" w:eastAsiaTheme="minorEastAsia"/>
                <w:bCs/>
                <w:color w:val="auto"/>
                <w:kern w:val="2"/>
                <w:sz w:val="21"/>
                <w:szCs w:val="21"/>
                <w:highlight w:val="yellow"/>
                <w:lang w:val="en-US" w:eastAsia="zh-CN"/>
              </w:rPr>
            </w:pPr>
            <w:r>
              <w:rPr>
                <w:rFonts w:hint="default" w:ascii="Arial Narrow" w:hAnsi="Arial Narrow" w:eastAsia="Arial Narrow" w:cs="Arial Narrow"/>
                <w:i w:val="0"/>
                <w:iCs w:val="0"/>
                <w:color w:val="000000"/>
                <w:kern w:val="0"/>
                <w:sz w:val="21"/>
                <w:szCs w:val="21"/>
                <w:u w:val="none"/>
                <w:lang w:val="en-US" w:eastAsia="zh-CN" w:bidi="ar"/>
              </w:rPr>
              <w:t>1,679.43</w:t>
            </w:r>
          </w:p>
        </w:tc>
        <w:tc>
          <w:tcPr>
            <w:tcW w:w="1409" w:type="dxa"/>
            <w:vAlign w:val="center"/>
          </w:tcPr>
          <w:p w14:paraId="0F6D34CE">
            <w:pPr>
              <w:keepNext w:val="0"/>
              <w:keepLines w:val="0"/>
              <w:widowControl/>
              <w:suppressLineNumbers w:val="0"/>
              <w:jc w:val="right"/>
              <w:textAlignment w:val="center"/>
              <w:rPr>
                <w:rFonts w:hint="eastAsia" w:cs="Arial Narrow" w:eastAsiaTheme="minorEastAsia"/>
                <w:bCs/>
                <w:color w:val="auto"/>
                <w:kern w:val="2"/>
                <w:sz w:val="21"/>
                <w:szCs w:val="21"/>
                <w:highlight w:val="yellow"/>
                <w:lang w:val="en-US" w:eastAsia="zh-CN"/>
              </w:rPr>
            </w:pPr>
            <w:r>
              <w:rPr>
                <w:rFonts w:hint="default" w:ascii="Arial Narrow" w:hAnsi="Arial Narrow" w:eastAsia="Arial Narrow" w:cs="Arial Narrow"/>
                <w:i w:val="0"/>
                <w:iCs w:val="0"/>
                <w:color w:val="000000"/>
                <w:kern w:val="0"/>
                <w:sz w:val="21"/>
                <w:szCs w:val="21"/>
                <w:u w:val="none"/>
                <w:lang w:val="en-US" w:eastAsia="zh-CN" w:bidi="ar"/>
              </w:rPr>
              <w:t>553.74</w:t>
            </w:r>
          </w:p>
        </w:tc>
        <w:tc>
          <w:tcPr>
            <w:tcW w:w="1412" w:type="dxa"/>
            <w:vAlign w:val="center"/>
          </w:tcPr>
          <w:p w14:paraId="0768CD3F">
            <w:pPr>
              <w:keepNext w:val="0"/>
              <w:keepLines w:val="0"/>
              <w:widowControl/>
              <w:suppressLineNumbers w:val="0"/>
              <w:jc w:val="right"/>
              <w:textAlignment w:val="center"/>
              <w:rPr>
                <w:rFonts w:hint="eastAsia" w:cs="Arial Narrow" w:eastAsiaTheme="minorEastAsia"/>
                <w:bCs/>
                <w:color w:val="auto"/>
                <w:kern w:val="2"/>
                <w:sz w:val="21"/>
                <w:szCs w:val="21"/>
                <w:highlight w:val="yellow"/>
                <w:lang w:eastAsia="zh-CN"/>
              </w:rPr>
            </w:pPr>
            <w:r>
              <w:rPr>
                <w:rFonts w:hint="default" w:ascii="Arial Narrow" w:hAnsi="Arial Narrow" w:eastAsia="Arial Narrow" w:cs="Arial Narrow"/>
                <w:i w:val="0"/>
                <w:iCs w:val="0"/>
                <w:color w:val="000000"/>
                <w:kern w:val="0"/>
                <w:sz w:val="21"/>
                <w:szCs w:val="21"/>
                <w:u w:val="none"/>
                <w:lang w:val="en-US" w:eastAsia="zh-CN" w:bidi="ar"/>
              </w:rPr>
              <w:t>488.65</w:t>
            </w:r>
          </w:p>
        </w:tc>
        <w:tc>
          <w:tcPr>
            <w:tcW w:w="1406" w:type="dxa"/>
            <w:tcBorders>
              <w:right w:val="nil"/>
            </w:tcBorders>
            <w:vAlign w:val="center"/>
          </w:tcPr>
          <w:p w14:paraId="123E65C7">
            <w:pPr>
              <w:keepNext w:val="0"/>
              <w:keepLines w:val="0"/>
              <w:widowControl/>
              <w:suppressLineNumbers w:val="0"/>
              <w:jc w:val="right"/>
              <w:textAlignment w:val="center"/>
              <w:rPr>
                <w:rFonts w:hint="eastAsia" w:cs="Arial Narrow" w:eastAsiaTheme="minorEastAsia"/>
                <w:bCs/>
                <w:color w:val="auto"/>
                <w:kern w:val="2"/>
                <w:sz w:val="21"/>
                <w:szCs w:val="21"/>
                <w:highlight w:val="yellow"/>
                <w:lang w:eastAsia="zh-CN"/>
              </w:rPr>
            </w:pPr>
            <w:r>
              <w:rPr>
                <w:rFonts w:hint="default" w:ascii="Arial Narrow" w:hAnsi="Arial Narrow" w:eastAsia="Arial Narrow" w:cs="Arial Narrow"/>
                <w:i w:val="0"/>
                <w:iCs w:val="0"/>
                <w:color w:val="000000"/>
                <w:kern w:val="0"/>
                <w:sz w:val="21"/>
                <w:szCs w:val="21"/>
                <w:u w:val="none"/>
                <w:lang w:val="en-US" w:eastAsia="zh-CN" w:bidi="ar"/>
              </w:rPr>
              <w:t>9,128.60</w:t>
            </w:r>
          </w:p>
        </w:tc>
      </w:tr>
      <w:tr w14:paraId="263779B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37" w:hRule="atLeast"/>
        </w:trPr>
        <w:tc>
          <w:tcPr>
            <w:tcW w:w="1692" w:type="dxa"/>
            <w:tcBorders>
              <w:left w:val="nil"/>
              <w:bottom w:val="single" w:color="000000" w:sz="10" w:space="0"/>
            </w:tcBorders>
          </w:tcPr>
          <w:p w14:paraId="300AB156">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金融负债合计</w:t>
            </w:r>
          </w:p>
        </w:tc>
        <w:tc>
          <w:tcPr>
            <w:tcW w:w="1409" w:type="dxa"/>
            <w:tcBorders>
              <w:bottom w:val="single" w:color="000000" w:sz="10" w:space="0"/>
            </w:tcBorders>
            <w:vAlign w:val="center"/>
          </w:tcPr>
          <w:p w14:paraId="46CA22B4">
            <w:pPr>
              <w:keepNext w:val="0"/>
              <w:keepLines w:val="0"/>
              <w:widowControl/>
              <w:suppressLineNumbers w:val="0"/>
              <w:jc w:val="right"/>
              <w:textAlignment w:val="top"/>
              <w:rPr>
                <w:rFonts w:hint="eastAsia" w:cs="Arial Narrow" w:eastAsiaTheme="minorEastAsia"/>
                <w:b/>
                <w:bCs/>
                <w:color w:val="auto"/>
                <w:kern w:val="2"/>
                <w:sz w:val="21"/>
                <w:szCs w:val="21"/>
                <w:highlight w:val="none"/>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28,749.65 </w:t>
            </w:r>
          </w:p>
        </w:tc>
        <w:tc>
          <w:tcPr>
            <w:tcW w:w="1409" w:type="dxa"/>
            <w:tcBorders>
              <w:bottom w:val="single" w:color="000000" w:sz="10" w:space="0"/>
            </w:tcBorders>
            <w:vAlign w:val="center"/>
          </w:tcPr>
          <w:p w14:paraId="3DA9656C">
            <w:pPr>
              <w:keepNext w:val="0"/>
              <w:keepLines w:val="0"/>
              <w:widowControl/>
              <w:suppressLineNumbers w:val="0"/>
              <w:jc w:val="right"/>
              <w:textAlignment w:val="top"/>
              <w:rPr>
                <w:rFonts w:hint="eastAsia" w:cs="Arial Narrow" w:eastAsiaTheme="minorEastAsia"/>
                <w:b/>
                <w:bCs/>
                <w:color w:val="auto"/>
                <w:kern w:val="2"/>
                <w:sz w:val="21"/>
                <w:szCs w:val="21"/>
                <w:highlight w:val="none"/>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4,521.15 </w:t>
            </w:r>
          </w:p>
        </w:tc>
        <w:tc>
          <w:tcPr>
            <w:tcW w:w="1409" w:type="dxa"/>
            <w:tcBorders>
              <w:bottom w:val="single" w:color="000000" w:sz="10" w:space="0"/>
            </w:tcBorders>
            <w:vAlign w:val="center"/>
          </w:tcPr>
          <w:p w14:paraId="714821AC">
            <w:pPr>
              <w:keepNext w:val="0"/>
              <w:keepLines w:val="0"/>
              <w:widowControl/>
              <w:suppressLineNumbers w:val="0"/>
              <w:jc w:val="right"/>
              <w:textAlignment w:val="top"/>
              <w:rPr>
                <w:rFonts w:hint="eastAsia" w:cs="Arial Narrow" w:eastAsiaTheme="minorEastAsia"/>
                <w:b/>
                <w:bCs/>
                <w:color w:val="auto"/>
                <w:kern w:val="2"/>
                <w:sz w:val="21"/>
                <w:szCs w:val="21"/>
                <w:highlight w:val="none"/>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2,037.56 </w:t>
            </w:r>
          </w:p>
        </w:tc>
        <w:tc>
          <w:tcPr>
            <w:tcW w:w="1412" w:type="dxa"/>
            <w:tcBorders>
              <w:bottom w:val="single" w:color="000000" w:sz="10" w:space="0"/>
            </w:tcBorders>
            <w:vAlign w:val="center"/>
          </w:tcPr>
          <w:p w14:paraId="7C30353A">
            <w:pPr>
              <w:keepNext w:val="0"/>
              <w:keepLines w:val="0"/>
              <w:widowControl/>
              <w:suppressLineNumbers w:val="0"/>
              <w:jc w:val="right"/>
              <w:textAlignment w:val="top"/>
              <w:rPr>
                <w:rFonts w:hint="eastAsia" w:cs="Arial Narrow" w:eastAsiaTheme="minorEastAsia"/>
                <w:b/>
                <w:bCs/>
                <w:color w:val="auto"/>
                <w:kern w:val="2"/>
                <w:sz w:val="21"/>
                <w:szCs w:val="21"/>
                <w:highlight w:val="none"/>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3,567.98 </w:t>
            </w:r>
          </w:p>
        </w:tc>
        <w:tc>
          <w:tcPr>
            <w:tcW w:w="1406" w:type="dxa"/>
            <w:tcBorders>
              <w:bottom w:val="single" w:color="000000" w:sz="10" w:space="0"/>
              <w:right w:val="nil"/>
            </w:tcBorders>
            <w:shd w:val="clear" w:color="auto" w:fill="auto"/>
            <w:vAlign w:val="center"/>
          </w:tcPr>
          <w:p w14:paraId="5216C20F">
            <w:pPr>
              <w:keepNext w:val="0"/>
              <w:keepLines w:val="0"/>
              <w:widowControl/>
              <w:suppressLineNumbers w:val="0"/>
              <w:jc w:val="right"/>
              <w:textAlignment w:val="top"/>
              <w:rPr>
                <w:rFonts w:hint="eastAsia" w:cs="Arial Narrow" w:eastAsiaTheme="minorEastAsia"/>
                <w:b/>
                <w:bCs/>
                <w:color w:val="auto"/>
                <w:kern w:val="2"/>
                <w:sz w:val="21"/>
                <w:szCs w:val="21"/>
                <w:highlight w:val="none"/>
                <w:lang w:val="en-US"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38,876.34 </w:t>
            </w:r>
          </w:p>
        </w:tc>
      </w:tr>
    </w:tbl>
    <w:p w14:paraId="3A4E4CE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期初本集团持有的金融负债按未折现剩余合同现金流量的到期期限分析如下（单位：人民币万元）：</w:t>
      </w:r>
    </w:p>
    <w:tbl>
      <w:tblPr>
        <w:tblStyle w:val="72"/>
        <w:tblW w:w="8737" w:type="dxa"/>
        <w:tblInd w:w="14"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1692"/>
        <w:gridCol w:w="1409"/>
        <w:gridCol w:w="1409"/>
        <w:gridCol w:w="1409"/>
        <w:gridCol w:w="1412"/>
        <w:gridCol w:w="1406"/>
      </w:tblGrid>
      <w:tr w14:paraId="01CD2FEB">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7" w:hRule="atLeast"/>
        </w:trPr>
        <w:tc>
          <w:tcPr>
            <w:tcW w:w="1692" w:type="dxa"/>
            <w:vMerge w:val="restart"/>
            <w:tcBorders>
              <w:top w:val="single" w:color="000000" w:sz="10" w:space="0"/>
              <w:left w:val="nil"/>
              <w:bottom w:val="nil"/>
            </w:tcBorders>
          </w:tcPr>
          <w:p w14:paraId="5C97CA4F">
            <w:pPr>
              <w:spacing w:line="400" w:lineRule="exact"/>
              <w:ind w:firstLine="420" w:firstLineChars="200"/>
              <w:rPr>
                <w:rFonts w:hint="eastAsia" w:cs="Arial" w:asciiTheme="minorEastAsia" w:hAnsiTheme="minorEastAsia" w:eastAsiaTheme="minorEastAsia"/>
                <w:bCs/>
                <w:szCs w:val="21"/>
              </w:rPr>
            </w:pPr>
            <w:bookmarkStart w:id="102" w:name="OLE_LINK459"/>
          </w:p>
          <w:p w14:paraId="2C2FBBFA">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项目</w:t>
            </w:r>
          </w:p>
        </w:tc>
        <w:tc>
          <w:tcPr>
            <w:tcW w:w="7045" w:type="dxa"/>
            <w:gridSpan w:val="5"/>
            <w:tcBorders>
              <w:top w:val="single" w:color="000000" w:sz="10" w:space="0"/>
              <w:right w:val="nil"/>
            </w:tcBorders>
          </w:tcPr>
          <w:p w14:paraId="09AE2471">
            <w:pPr>
              <w:pStyle w:val="71"/>
              <w:spacing w:line="400" w:lineRule="exact"/>
              <w:ind w:firstLine="420" w:firstLineChars="200"/>
              <w:jc w:val="center"/>
              <w:rPr>
                <w:rFonts w:hint="eastAsia" w:cs="Arial" w:asciiTheme="minorEastAsia" w:hAnsiTheme="minorEastAsia" w:eastAsiaTheme="minorEastAsia"/>
                <w:bCs/>
                <w:color w:val="auto"/>
                <w:kern w:val="2"/>
                <w:sz w:val="21"/>
                <w:szCs w:val="21"/>
                <w:lang w:eastAsia="zh-CN"/>
              </w:rPr>
            </w:pPr>
            <w:r>
              <w:rPr>
                <w:rFonts w:cs="Arial" w:asciiTheme="minorEastAsia" w:hAnsiTheme="minorEastAsia" w:eastAsiaTheme="minorEastAsia"/>
                <w:bCs/>
                <w:color w:val="auto"/>
                <w:kern w:val="2"/>
                <w:sz w:val="21"/>
                <w:szCs w:val="21"/>
                <w:lang w:eastAsia="zh-CN"/>
              </w:rPr>
              <w:t>202</w:t>
            </w:r>
            <w:r>
              <w:rPr>
                <w:rFonts w:hint="eastAsia" w:cs="Arial" w:asciiTheme="minorEastAsia" w:hAnsiTheme="minorEastAsia" w:eastAsiaTheme="minorEastAsia"/>
                <w:bCs/>
                <w:color w:val="auto"/>
                <w:kern w:val="2"/>
                <w:sz w:val="21"/>
                <w:szCs w:val="21"/>
                <w:lang w:eastAsia="zh-CN"/>
              </w:rPr>
              <w:t>4</w:t>
            </w:r>
            <w:r>
              <w:rPr>
                <w:rFonts w:cs="Arial" w:asciiTheme="minorEastAsia" w:hAnsiTheme="minorEastAsia" w:eastAsiaTheme="minorEastAsia"/>
                <w:bCs/>
                <w:color w:val="auto"/>
                <w:kern w:val="2"/>
                <w:sz w:val="21"/>
                <w:szCs w:val="21"/>
                <w:lang w:eastAsia="zh-CN"/>
              </w:rPr>
              <w:t>.12.31</w:t>
            </w:r>
          </w:p>
        </w:tc>
      </w:tr>
      <w:tr w14:paraId="6965DD74">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vMerge w:val="continue"/>
            <w:tcBorders>
              <w:top w:val="nil"/>
              <w:left w:val="nil"/>
            </w:tcBorders>
          </w:tcPr>
          <w:p w14:paraId="4EECCEF9">
            <w:pPr>
              <w:spacing w:line="400" w:lineRule="exact"/>
              <w:ind w:firstLine="420" w:firstLineChars="200"/>
              <w:rPr>
                <w:rFonts w:hint="eastAsia" w:cs="Arial" w:asciiTheme="minorEastAsia" w:hAnsiTheme="minorEastAsia" w:eastAsiaTheme="minorEastAsia"/>
                <w:bCs/>
                <w:szCs w:val="21"/>
              </w:rPr>
            </w:pPr>
          </w:p>
        </w:tc>
        <w:tc>
          <w:tcPr>
            <w:tcW w:w="1409" w:type="dxa"/>
          </w:tcPr>
          <w:p w14:paraId="458C859F">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一年以内</w:t>
            </w:r>
          </w:p>
        </w:tc>
        <w:tc>
          <w:tcPr>
            <w:tcW w:w="1409" w:type="dxa"/>
          </w:tcPr>
          <w:p w14:paraId="4603E57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一至两年</w:t>
            </w:r>
          </w:p>
        </w:tc>
        <w:tc>
          <w:tcPr>
            <w:tcW w:w="1409" w:type="dxa"/>
          </w:tcPr>
          <w:p w14:paraId="70937528">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两至三年</w:t>
            </w:r>
          </w:p>
        </w:tc>
        <w:tc>
          <w:tcPr>
            <w:tcW w:w="1412" w:type="dxa"/>
          </w:tcPr>
          <w:p w14:paraId="2D8CF07B">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三年以上</w:t>
            </w:r>
          </w:p>
        </w:tc>
        <w:tc>
          <w:tcPr>
            <w:tcW w:w="1406" w:type="dxa"/>
            <w:tcBorders>
              <w:right w:val="nil"/>
            </w:tcBorders>
          </w:tcPr>
          <w:p w14:paraId="3149D4AD">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合计</w:t>
            </w:r>
          </w:p>
        </w:tc>
      </w:tr>
      <w:tr w14:paraId="37D6641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0" w:hRule="atLeast"/>
        </w:trPr>
        <w:tc>
          <w:tcPr>
            <w:tcW w:w="1692" w:type="dxa"/>
            <w:tcBorders>
              <w:left w:val="nil"/>
            </w:tcBorders>
          </w:tcPr>
          <w:p w14:paraId="117AFEA5">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w:t>
            </w:r>
          </w:p>
        </w:tc>
        <w:tc>
          <w:tcPr>
            <w:tcW w:w="1409" w:type="dxa"/>
          </w:tcPr>
          <w:p w14:paraId="69D55CE3">
            <w:pPr>
              <w:spacing w:line="400" w:lineRule="exact"/>
              <w:ind w:firstLine="420" w:firstLineChars="200"/>
              <w:rPr>
                <w:rFonts w:hint="eastAsia" w:cs="Arial" w:asciiTheme="minorEastAsia" w:hAnsiTheme="minorEastAsia" w:eastAsiaTheme="minorEastAsia"/>
                <w:bCs/>
                <w:szCs w:val="21"/>
              </w:rPr>
            </w:pPr>
          </w:p>
        </w:tc>
        <w:tc>
          <w:tcPr>
            <w:tcW w:w="1409" w:type="dxa"/>
          </w:tcPr>
          <w:p w14:paraId="37A99521">
            <w:pPr>
              <w:spacing w:line="400" w:lineRule="exact"/>
              <w:ind w:firstLine="420" w:firstLineChars="200"/>
              <w:rPr>
                <w:rFonts w:hint="eastAsia" w:cs="Arial" w:asciiTheme="minorEastAsia" w:hAnsiTheme="minorEastAsia" w:eastAsiaTheme="minorEastAsia"/>
                <w:bCs/>
                <w:szCs w:val="21"/>
              </w:rPr>
            </w:pPr>
          </w:p>
        </w:tc>
        <w:tc>
          <w:tcPr>
            <w:tcW w:w="1409" w:type="dxa"/>
          </w:tcPr>
          <w:p w14:paraId="0F0A4C31">
            <w:pPr>
              <w:spacing w:line="400" w:lineRule="exact"/>
              <w:ind w:firstLine="420" w:firstLineChars="200"/>
              <w:rPr>
                <w:rFonts w:hint="eastAsia" w:cs="Arial" w:asciiTheme="minorEastAsia" w:hAnsiTheme="minorEastAsia" w:eastAsiaTheme="minorEastAsia"/>
                <w:bCs/>
                <w:szCs w:val="21"/>
              </w:rPr>
            </w:pPr>
          </w:p>
        </w:tc>
        <w:tc>
          <w:tcPr>
            <w:tcW w:w="1412" w:type="dxa"/>
          </w:tcPr>
          <w:p w14:paraId="412DF015">
            <w:pPr>
              <w:spacing w:line="400" w:lineRule="exact"/>
              <w:ind w:firstLine="420" w:firstLineChars="200"/>
              <w:rPr>
                <w:rFonts w:hint="eastAsia" w:cs="Arial" w:asciiTheme="minorEastAsia" w:hAnsiTheme="minorEastAsia" w:eastAsiaTheme="minorEastAsia"/>
                <w:bCs/>
                <w:szCs w:val="21"/>
              </w:rPr>
            </w:pPr>
          </w:p>
        </w:tc>
        <w:tc>
          <w:tcPr>
            <w:tcW w:w="1406" w:type="dxa"/>
            <w:tcBorders>
              <w:right w:val="nil"/>
            </w:tcBorders>
          </w:tcPr>
          <w:p w14:paraId="44AFF00B">
            <w:pPr>
              <w:spacing w:line="400" w:lineRule="exact"/>
              <w:ind w:firstLine="420" w:firstLineChars="200"/>
              <w:rPr>
                <w:rFonts w:hint="eastAsia" w:cs="Arial" w:asciiTheme="minorEastAsia" w:hAnsiTheme="minorEastAsia" w:eastAsiaTheme="minorEastAsia"/>
                <w:bCs/>
                <w:szCs w:val="21"/>
              </w:rPr>
            </w:pPr>
          </w:p>
        </w:tc>
      </w:tr>
      <w:tr w14:paraId="5DFB3F62">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2AE56AF6">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短期借款</w:t>
            </w:r>
          </w:p>
        </w:tc>
        <w:tc>
          <w:tcPr>
            <w:tcW w:w="1409" w:type="dxa"/>
            <w:vAlign w:val="center"/>
          </w:tcPr>
          <w:p w14:paraId="155E25AB">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20,714.76</w:t>
            </w:r>
          </w:p>
        </w:tc>
        <w:tc>
          <w:tcPr>
            <w:tcW w:w="1409" w:type="dxa"/>
            <w:vAlign w:val="center"/>
          </w:tcPr>
          <w:p w14:paraId="0E772774">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09" w:type="dxa"/>
            <w:vAlign w:val="center"/>
          </w:tcPr>
          <w:p w14:paraId="4AAB8B0A">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12" w:type="dxa"/>
            <w:vAlign w:val="center"/>
          </w:tcPr>
          <w:p w14:paraId="31919207">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06" w:type="dxa"/>
            <w:tcBorders>
              <w:right w:val="nil"/>
            </w:tcBorders>
            <w:vAlign w:val="center"/>
          </w:tcPr>
          <w:p w14:paraId="0C2A6253">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20,714.76</w:t>
            </w:r>
          </w:p>
        </w:tc>
      </w:tr>
      <w:tr w14:paraId="4BEB8233">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5B457188">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应付票据</w:t>
            </w:r>
          </w:p>
        </w:tc>
        <w:tc>
          <w:tcPr>
            <w:tcW w:w="1409" w:type="dxa"/>
            <w:vAlign w:val="center"/>
          </w:tcPr>
          <w:p w14:paraId="2325333E">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3,123.57</w:t>
            </w:r>
          </w:p>
        </w:tc>
        <w:tc>
          <w:tcPr>
            <w:tcW w:w="1409" w:type="dxa"/>
            <w:vAlign w:val="center"/>
          </w:tcPr>
          <w:p w14:paraId="10B5329E">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09" w:type="dxa"/>
            <w:vAlign w:val="center"/>
          </w:tcPr>
          <w:p w14:paraId="5937BCF4">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12" w:type="dxa"/>
            <w:vAlign w:val="center"/>
          </w:tcPr>
          <w:p w14:paraId="1B4C2718">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06" w:type="dxa"/>
            <w:tcBorders>
              <w:right w:val="nil"/>
            </w:tcBorders>
            <w:vAlign w:val="center"/>
          </w:tcPr>
          <w:p w14:paraId="604B1C37">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3,123.57</w:t>
            </w:r>
          </w:p>
        </w:tc>
      </w:tr>
      <w:tr w14:paraId="1261DFD2">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1" w:hRule="atLeast"/>
        </w:trPr>
        <w:tc>
          <w:tcPr>
            <w:tcW w:w="1692" w:type="dxa"/>
            <w:tcBorders>
              <w:left w:val="nil"/>
            </w:tcBorders>
          </w:tcPr>
          <w:p w14:paraId="0596A784">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应付账款</w:t>
            </w:r>
          </w:p>
        </w:tc>
        <w:tc>
          <w:tcPr>
            <w:tcW w:w="1409" w:type="dxa"/>
            <w:vAlign w:val="center"/>
          </w:tcPr>
          <w:p w14:paraId="6BE9667A">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6,705.50</w:t>
            </w:r>
          </w:p>
        </w:tc>
        <w:tc>
          <w:tcPr>
            <w:tcW w:w="1409" w:type="dxa"/>
            <w:vAlign w:val="center"/>
          </w:tcPr>
          <w:p w14:paraId="2B310F06">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2,543.12</w:t>
            </w:r>
          </w:p>
        </w:tc>
        <w:tc>
          <w:tcPr>
            <w:tcW w:w="1409" w:type="dxa"/>
            <w:vAlign w:val="center"/>
          </w:tcPr>
          <w:p w14:paraId="26E3FD06">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6,128.77</w:t>
            </w:r>
          </w:p>
        </w:tc>
        <w:tc>
          <w:tcPr>
            <w:tcW w:w="1412" w:type="dxa"/>
            <w:vAlign w:val="center"/>
          </w:tcPr>
          <w:p w14:paraId="699FFE38">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3,282.49</w:t>
            </w:r>
          </w:p>
        </w:tc>
        <w:tc>
          <w:tcPr>
            <w:tcW w:w="1406" w:type="dxa"/>
            <w:tcBorders>
              <w:right w:val="nil"/>
            </w:tcBorders>
            <w:vAlign w:val="center"/>
          </w:tcPr>
          <w:p w14:paraId="00AD8DBD">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18,659.88</w:t>
            </w:r>
          </w:p>
        </w:tc>
      </w:tr>
      <w:tr w14:paraId="56BD87B8">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0E1F398F">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租赁负债</w:t>
            </w:r>
          </w:p>
        </w:tc>
        <w:tc>
          <w:tcPr>
            <w:tcW w:w="1409" w:type="dxa"/>
            <w:vAlign w:val="center"/>
          </w:tcPr>
          <w:p w14:paraId="35D7BAE6">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2,017.90</w:t>
            </w:r>
          </w:p>
        </w:tc>
        <w:tc>
          <w:tcPr>
            <w:tcW w:w="1409" w:type="dxa"/>
            <w:vAlign w:val="center"/>
          </w:tcPr>
          <w:p w14:paraId="1301CCCB">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213.37</w:t>
            </w:r>
          </w:p>
        </w:tc>
        <w:tc>
          <w:tcPr>
            <w:tcW w:w="1409" w:type="dxa"/>
            <w:vAlign w:val="center"/>
          </w:tcPr>
          <w:p w14:paraId="03EC4EFD">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w:t>
            </w:r>
          </w:p>
        </w:tc>
        <w:tc>
          <w:tcPr>
            <w:tcW w:w="1412" w:type="dxa"/>
            <w:vAlign w:val="center"/>
          </w:tcPr>
          <w:p w14:paraId="562E3E49">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w:t>
            </w:r>
          </w:p>
        </w:tc>
        <w:tc>
          <w:tcPr>
            <w:tcW w:w="1406" w:type="dxa"/>
            <w:tcBorders>
              <w:right w:val="nil"/>
            </w:tcBorders>
            <w:vAlign w:val="center"/>
          </w:tcPr>
          <w:p w14:paraId="2108E78E">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2,231.27</w:t>
            </w:r>
          </w:p>
        </w:tc>
      </w:tr>
      <w:tr w14:paraId="4500D4B4">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2FB69476">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其他应付款</w:t>
            </w:r>
          </w:p>
        </w:tc>
        <w:tc>
          <w:tcPr>
            <w:tcW w:w="1409" w:type="dxa"/>
            <w:vAlign w:val="center"/>
          </w:tcPr>
          <w:p w14:paraId="00E653F6">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3,855.34</w:t>
            </w:r>
          </w:p>
        </w:tc>
        <w:tc>
          <w:tcPr>
            <w:tcW w:w="1409" w:type="dxa"/>
            <w:vAlign w:val="center"/>
          </w:tcPr>
          <w:p w14:paraId="3604C37B">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1,065.93</w:t>
            </w:r>
          </w:p>
        </w:tc>
        <w:tc>
          <w:tcPr>
            <w:tcW w:w="1409" w:type="dxa"/>
            <w:vAlign w:val="center"/>
          </w:tcPr>
          <w:p w14:paraId="6B1AE07B">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197.19</w:t>
            </w:r>
          </w:p>
        </w:tc>
        <w:tc>
          <w:tcPr>
            <w:tcW w:w="1412" w:type="dxa"/>
            <w:vAlign w:val="center"/>
          </w:tcPr>
          <w:p w14:paraId="6E84C16C">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426.06</w:t>
            </w:r>
          </w:p>
        </w:tc>
        <w:tc>
          <w:tcPr>
            <w:tcW w:w="1406" w:type="dxa"/>
            <w:tcBorders>
              <w:right w:val="nil"/>
            </w:tcBorders>
            <w:vAlign w:val="center"/>
          </w:tcPr>
          <w:p w14:paraId="7FBFD5DC">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5,544.52</w:t>
            </w:r>
          </w:p>
        </w:tc>
      </w:tr>
      <w:tr w14:paraId="4964BBEB">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37" w:hRule="atLeast"/>
        </w:trPr>
        <w:tc>
          <w:tcPr>
            <w:tcW w:w="1692" w:type="dxa"/>
            <w:tcBorders>
              <w:left w:val="nil"/>
              <w:bottom w:val="single" w:color="000000" w:sz="10" w:space="0"/>
            </w:tcBorders>
          </w:tcPr>
          <w:p w14:paraId="3681EAAC">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金融负债合计</w:t>
            </w:r>
          </w:p>
        </w:tc>
        <w:tc>
          <w:tcPr>
            <w:tcW w:w="1409" w:type="dxa"/>
            <w:tcBorders>
              <w:bottom w:val="single" w:color="000000" w:sz="10" w:space="0"/>
            </w:tcBorders>
            <w:vAlign w:val="center"/>
          </w:tcPr>
          <w:p w14:paraId="65D7AC13">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36,417.07</w:t>
            </w:r>
          </w:p>
        </w:tc>
        <w:tc>
          <w:tcPr>
            <w:tcW w:w="1409" w:type="dxa"/>
            <w:tcBorders>
              <w:bottom w:val="single" w:color="000000" w:sz="10" w:space="0"/>
            </w:tcBorders>
            <w:vAlign w:val="center"/>
          </w:tcPr>
          <w:p w14:paraId="23922314">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3,822.42</w:t>
            </w:r>
          </w:p>
        </w:tc>
        <w:tc>
          <w:tcPr>
            <w:tcW w:w="1409" w:type="dxa"/>
            <w:tcBorders>
              <w:bottom w:val="single" w:color="000000" w:sz="10" w:space="0"/>
            </w:tcBorders>
            <w:vAlign w:val="center"/>
          </w:tcPr>
          <w:p w14:paraId="527075E9">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6,325.96</w:t>
            </w:r>
          </w:p>
        </w:tc>
        <w:tc>
          <w:tcPr>
            <w:tcW w:w="1412" w:type="dxa"/>
            <w:tcBorders>
              <w:bottom w:val="single" w:color="000000" w:sz="10" w:space="0"/>
            </w:tcBorders>
            <w:vAlign w:val="center"/>
          </w:tcPr>
          <w:p w14:paraId="6A4A46BA">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3,708.55</w:t>
            </w:r>
          </w:p>
        </w:tc>
        <w:tc>
          <w:tcPr>
            <w:tcW w:w="1406" w:type="dxa"/>
            <w:tcBorders>
              <w:bottom w:val="single" w:color="000000" w:sz="10" w:space="0"/>
              <w:right w:val="nil"/>
            </w:tcBorders>
            <w:vAlign w:val="center"/>
          </w:tcPr>
          <w:p w14:paraId="0CC40FCB">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50,274.00</w:t>
            </w:r>
          </w:p>
        </w:tc>
      </w:tr>
    </w:tbl>
    <w:p w14:paraId="6F44E1C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（3）市场风险</w:t>
      </w:r>
    </w:p>
    <w:p w14:paraId="4E509BA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金融工具的市场风险，是指金融工具的公允价值或未来现金流量因市场价格变动而发生波动的风险，包括利率风险、汇率风险和其他价格风险。</w:t>
      </w:r>
    </w:p>
    <w:p w14:paraId="1C79CAF5">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（4）利率风险</w:t>
      </w:r>
    </w:p>
    <w:p w14:paraId="05B0905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利率风险，是指金融工具的公允价值或未来现金流量因市场利率变动而发生波动的风险。利率风险可源于已确认的计息金融工具和未确认的金融工具（如某些贷款承诺）。</w:t>
      </w:r>
    </w:p>
    <w:p w14:paraId="3F20E672">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本集团的利率风险主要产生于银行借款。浮动利率的金融负债使本集团面临现金流量利率风险，固定利率的金融负债使本集团面临公允价值利率风险。</w:t>
      </w:r>
    </w:p>
    <w:p w14:paraId="4C19C89C">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本集团密切关注利率变动对本集团利率风险的影响。本集团目前并未采取利率对冲政策。但管理层负责监控利率风险，并将于需要时考虑对冲重大利率风险。</w:t>
      </w:r>
    </w:p>
    <w:p w14:paraId="353A0380">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本集团持有的计息金融工具如下（单位：人民币万元）：</w:t>
      </w:r>
    </w:p>
    <w:tbl>
      <w:tblPr>
        <w:tblStyle w:val="72"/>
        <w:tblW w:w="8946" w:type="dxa"/>
        <w:tblInd w:w="14"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991"/>
        <w:gridCol w:w="2976"/>
        <w:gridCol w:w="2979"/>
      </w:tblGrid>
      <w:tr w14:paraId="12B62499">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484" w:hRule="atLeast"/>
        </w:trPr>
        <w:tc>
          <w:tcPr>
            <w:tcW w:w="2991" w:type="dxa"/>
            <w:tcBorders>
              <w:top w:val="single" w:color="000000" w:sz="10" w:space="0"/>
              <w:left w:val="nil"/>
            </w:tcBorders>
          </w:tcPr>
          <w:p w14:paraId="52308BB1">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项目</w:t>
            </w:r>
          </w:p>
        </w:tc>
        <w:tc>
          <w:tcPr>
            <w:tcW w:w="2976" w:type="dxa"/>
            <w:tcBorders>
              <w:top w:val="single" w:color="000000" w:sz="10" w:space="0"/>
            </w:tcBorders>
          </w:tcPr>
          <w:p w14:paraId="56DE51EB">
            <w:pPr>
              <w:spacing w:line="400" w:lineRule="exact"/>
              <w:ind w:firstLine="420" w:firstLineChars="200"/>
              <w:jc w:val="center"/>
              <w:rPr>
                <w:rFonts w:hint="eastAsia" w:cs="Arial" w:asciiTheme="minorEastAsia" w:hAnsiTheme="minorEastAsia" w:eastAsiaTheme="minorEastAsia"/>
                <w:bCs/>
                <w:szCs w:val="21"/>
              </w:rPr>
            </w:pPr>
            <w:r>
              <w:rPr>
                <w:rFonts w:cs="Arial" w:asciiTheme="minorEastAsia" w:hAnsiTheme="minorEastAsia" w:eastAsiaTheme="minorEastAsia"/>
                <w:bCs/>
                <w:szCs w:val="21"/>
              </w:rPr>
              <w:t>本年数</w:t>
            </w:r>
          </w:p>
        </w:tc>
        <w:tc>
          <w:tcPr>
            <w:tcW w:w="2979" w:type="dxa"/>
            <w:tcBorders>
              <w:top w:val="single" w:color="000000" w:sz="10" w:space="0"/>
              <w:right w:val="nil"/>
            </w:tcBorders>
          </w:tcPr>
          <w:p w14:paraId="2D007F2C">
            <w:pPr>
              <w:spacing w:line="400" w:lineRule="exact"/>
              <w:ind w:firstLine="420" w:firstLineChars="200"/>
              <w:jc w:val="center"/>
              <w:rPr>
                <w:rFonts w:hint="eastAsia" w:cs="Arial" w:asciiTheme="minorEastAsia" w:hAnsiTheme="minorEastAsia" w:eastAsiaTheme="minorEastAsia"/>
                <w:bCs/>
                <w:szCs w:val="21"/>
              </w:rPr>
            </w:pPr>
            <w:r>
              <w:rPr>
                <w:rFonts w:cs="Arial" w:asciiTheme="minorEastAsia" w:hAnsiTheme="minorEastAsia" w:eastAsiaTheme="minorEastAsia"/>
                <w:bCs/>
                <w:szCs w:val="21"/>
              </w:rPr>
              <w:t>上年数</w:t>
            </w:r>
          </w:p>
        </w:tc>
      </w:tr>
      <w:tr w14:paraId="1ADAC1E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01" w:hRule="atLeast"/>
        </w:trPr>
        <w:tc>
          <w:tcPr>
            <w:tcW w:w="2991" w:type="dxa"/>
            <w:tcBorders>
              <w:left w:val="nil"/>
            </w:tcBorders>
          </w:tcPr>
          <w:p w14:paraId="6962FB75">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固定利率金融工具</w:t>
            </w:r>
          </w:p>
        </w:tc>
        <w:tc>
          <w:tcPr>
            <w:tcW w:w="2976" w:type="dxa"/>
            <w:vAlign w:val="top"/>
          </w:tcPr>
          <w:p w14:paraId="28808A5B">
            <w:pPr>
              <w:spacing w:line="400" w:lineRule="exact"/>
              <w:ind w:firstLine="420" w:firstLineChars="200"/>
              <w:rPr>
                <w:rFonts w:hint="eastAsia" w:cs="Arial" w:asciiTheme="minorEastAsia" w:hAnsiTheme="minorEastAsia" w:eastAsiaTheme="minorEastAsia"/>
                <w:bCs/>
                <w:szCs w:val="21"/>
              </w:rPr>
            </w:pPr>
          </w:p>
        </w:tc>
        <w:tc>
          <w:tcPr>
            <w:tcW w:w="2979" w:type="dxa"/>
            <w:tcBorders>
              <w:right w:val="nil"/>
            </w:tcBorders>
          </w:tcPr>
          <w:p w14:paraId="6440CA0E">
            <w:pPr>
              <w:spacing w:line="400" w:lineRule="exact"/>
              <w:ind w:firstLine="420" w:firstLineChars="200"/>
              <w:rPr>
                <w:rFonts w:hint="eastAsia" w:cs="Arial" w:asciiTheme="minorEastAsia" w:hAnsiTheme="minorEastAsia" w:eastAsiaTheme="minorEastAsia"/>
                <w:bCs/>
                <w:szCs w:val="21"/>
              </w:rPr>
            </w:pPr>
          </w:p>
        </w:tc>
      </w:tr>
      <w:tr w14:paraId="1FDB8172">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499" w:hRule="atLeast"/>
        </w:trPr>
        <w:tc>
          <w:tcPr>
            <w:tcW w:w="2991" w:type="dxa"/>
            <w:tcBorders>
              <w:left w:val="nil"/>
            </w:tcBorders>
          </w:tcPr>
          <w:p w14:paraId="65DE9BB7">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w:t>
            </w:r>
          </w:p>
        </w:tc>
        <w:tc>
          <w:tcPr>
            <w:tcW w:w="2976" w:type="dxa"/>
            <w:vAlign w:val="top"/>
          </w:tcPr>
          <w:p w14:paraId="439AC1CD">
            <w:pPr>
              <w:spacing w:line="400" w:lineRule="exact"/>
              <w:ind w:firstLine="420" w:firstLineChars="200"/>
              <w:rPr>
                <w:rFonts w:hint="eastAsia" w:cs="Arial" w:asciiTheme="minorEastAsia" w:hAnsiTheme="minorEastAsia" w:eastAsiaTheme="minorEastAsia"/>
                <w:bCs/>
                <w:szCs w:val="21"/>
              </w:rPr>
            </w:pPr>
          </w:p>
        </w:tc>
        <w:tc>
          <w:tcPr>
            <w:tcW w:w="2979" w:type="dxa"/>
            <w:tcBorders>
              <w:right w:val="nil"/>
            </w:tcBorders>
          </w:tcPr>
          <w:p w14:paraId="22CE15A5">
            <w:pPr>
              <w:spacing w:line="400" w:lineRule="exact"/>
              <w:ind w:firstLine="420" w:firstLineChars="200"/>
              <w:rPr>
                <w:rFonts w:hint="eastAsia" w:cs="Arial" w:asciiTheme="minorEastAsia" w:hAnsiTheme="minorEastAsia" w:eastAsiaTheme="minorEastAsia"/>
                <w:bCs/>
                <w:szCs w:val="21"/>
              </w:rPr>
            </w:pPr>
          </w:p>
        </w:tc>
      </w:tr>
      <w:tr w14:paraId="138CD947">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01" w:hRule="atLeast"/>
        </w:trPr>
        <w:tc>
          <w:tcPr>
            <w:tcW w:w="2991" w:type="dxa"/>
            <w:tcBorders>
              <w:left w:val="nil"/>
            </w:tcBorders>
          </w:tcPr>
          <w:p w14:paraId="4494A2A3">
            <w:pPr>
              <w:spacing w:line="400" w:lineRule="exact"/>
              <w:ind w:firstLine="420" w:firstLineChars="200"/>
              <w:rPr>
                <w:rFonts w:hint="eastAsia" w:cs="Arial" w:asciiTheme="minorEastAsia" w:hAnsiTheme="minorEastAsia" w:eastAsiaTheme="minorEastAsia"/>
                <w:bCs/>
                <w:szCs w:val="21"/>
              </w:rPr>
            </w:pPr>
            <w:bookmarkStart w:id="103" w:name="_Hlk227350457"/>
            <w:r>
              <w:rPr>
                <w:rFonts w:cs="Arial" w:asciiTheme="minorEastAsia" w:hAnsiTheme="minorEastAsia" w:eastAsiaTheme="minorEastAsia"/>
                <w:bCs/>
                <w:szCs w:val="21"/>
              </w:rPr>
              <w:t>其中：短期借款</w:t>
            </w:r>
          </w:p>
        </w:tc>
        <w:tc>
          <w:tcPr>
            <w:tcW w:w="2976" w:type="dxa"/>
            <w:vAlign w:val="top"/>
          </w:tcPr>
          <w:p w14:paraId="1EB91290">
            <w:pPr>
              <w:pStyle w:val="71"/>
              <w:spacing w:line="400" w:lineRule="exact"/>
              <w:ind w:firstLine="420" w:firstLineChars="200"/>
              <w:jc w:val="right"/>
              <w:rPr>
                <w:rFonts w:hint="eastAsia" w:cs="Arial" w:asciiTheme="minorEastAsia" w:hAnsiTheme="minorEastAsia"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val="en-US" w:eastAsia="zh-CN"/>
              </w:rPr>
              <w:t>14,973.92</w:t>
            </w:r>
          </w:p>
        </w:tc>
        <w:tc>
          <w:tcPr>
            <w:tcW w:w="2979" w:type="dxa"/>
            <w:tcBorders>
              <w:right w:val="nil"/>
            </w:tcBorders>
          </w:tcPr>
          <w:p w14:paraId="459317BB">
            <w:pPr>
              <w:pStyle w:val="71"/>
              <w:spacing w:line="400" w:lineRule="exact"/>
              <w:ind w:firstLine="420" w:firstLineChars="200"/>
              <w:jc w:val="right"/>
              <w:rPr>
                <w:rFonts w:hint="eastAsia" w:ascii="Arial Narrow" w:hAnsi="Arial Narrow" w:cs="Arial Narrow" w:eastAsiaTheme="minorEastAsia"/>
                <w:bCs/>
                <w:color w:val="auto"/>
                <w:kern w:val="2"/>
                <w:sz w:val="21"/>
                <w:szCs w:val="21"/>
                <w:lang w:val="en-US" w:eastAsia="zh-CN"/>
              </w:rPr>
            </w:pPr>
            <w:r>
              <w:rPr>
                <w:rFonts w:hint="eastAsia" w:ascii="Arial Narrow" w:hAnsi="Arial Narrow" w:cs="Arial Narrow" w:eastAsiaTheme="minorEastAsia"/>
                <w:bCs/>
                <w:color w:val="auto"/>
                <w:kern w:val="2"/>
                <w:sz w:val="21"/>
                <w:szCs w:val="21"/>
                <w:lang w:val="en-US" w:eastAsia="zh-CN"/>
              </w:rPr>
              <w:t>20,714.76</w:t>
            </w:r>
          </w:p>
        </w:tc>
      </w:tr>
      <w:tr w14:paraId="7E3815B7">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25" w:hRule="atLeast"/>
        </w:trPr>
        <w:tc>
          <w:tcPr>
            <w:tcW w:w="2991" w:type="dxa"/>
            <w:tcBorders>
              <w:left w:val="nil"/>
              <w:bottom w:val="single" w:color="000000" w:sz="10" w:space="0"/>
            </w:tcBorders>
          </w:tcPr>
          <w:p w14:paraId="322ED8EF">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合计</w:t>
            </w:r>
          </w:p>
        </w:tc>
        <w:tc>
          <w:tcPr>
            <w:tcW w:w="2976" w:type="dxa"/>
            <w:tcBorders>
              <w:bottom w:val="single" w:color="000000" w:sz="10" w:space="0"/>
            </w:tcBorders>
            <w:vAlign w:val="top"/>
          </w:tcPr>
          <w:p w14:paraId="757359FD">
            <w:pPr>
              <w:pStyle w:val="71"/>
              <w:spacing w:line="400" w:lineRule="exact"/>
              <w:ind w:firstLine="422" w:firstLineChars="200"/>
              <w:jc w:val="right"/>
              <w:rPr>
                <w:rFonts w:hint="eastAsia" w:cs="Arial" w:asciiTheme="minorEastAsia" w:hAnsiTheme="minorEastAsia" w:eastAsiaTheme="minorEastAsia"/>
                <w:b/>
                <w:bCs w:val="0"/>
                <w:color w:val="auto"/>
                <w:kern w:val="2"/>
                <w:sz w:val="21"/>
                <w:szCs w:val="21"/>
                <w:lang w:eastAsia="zh-CN"/>
              </w:rPr>
            </w:pPr>
            <w:r>
              <w:rPr>
                <w:rFonts w:hint="default" w:ascii="Arial Narrow" w:hAnsi="Arial Narrow" w:cs="Arial Narrow" w:eastAsiaTheme="minorEastAsia"/>
                <w:b/>
                <w:bCs w:val="0"/>
                <w:color w:val="auto"/>
                <w:kern w:val="2"/>
                <w:sz w:val="21"/>
                <w:szCs w:val="21"/>
                <w:lang w:val="en-US" w:eastAsia="zh-CN"/>
              </w:rPr>
              <w:t>14,973.92</w:t>
            </w:r>
          </w:p>
        </w:tc>
        <w:tc>
          <w:tcPr>
            <w:tcW w:w="2979" w:type="dxa"/>
            <w:tcBorders>
              <w:bottom w:val="single" w:color="000000" w:sz="10" w:space="0"/>
              <w:right w:val="nil"/>
            </w:tcBorders>
          </w:tcPr>
          <w:p w14:paraId="45C576DF">
            <w:pPr>
              <w:pStyle w:val="71"/>
              <w:spacing w:line="400" w:lineRule="exact"/>
              <w:ind w:firstLine="422" w:firstLineChars="200"/>
              <w:jc w:val="right"/>
              <w:rPr>
                <w:rFonts w:hint="eastAsia" w:ascii="Arial Narrow" w:hAnsi="Arial Narrow" w:cs="Arial Narrow" w:eastAsiaTheme="minorEastAsia"/>
                <w:b/>
                <w:bCs w:val="0"/>
                <w:color w:val="auto"/>
                <w:kern w:val="2"/>
                <w:sz w:val="21"/>
                <w:szCs w:val="21"/>
                <w:lang w:val="en-US" w:eastAsia="zh-CN"/>
              </w:rPr>
            </w:pPr>
            <w:r>
              <w:rPr>
                <w:rFonts w:hint="eastAsia" w:ascii="Arial Narrow" w:hAnsi="Arial Narrow" w:cs="Arial Narrow" w:eastAsiaTheme="minorEastAsia"/>
                <w:b/>
                <w:bCs w:val="0"/>
                <w:color w:val="auto"/>
                <w:kern w:val="2"/>
                <w:sz w:val="21"/>
                <w:szCs w:val="21"/>
                <w:lang w:val="en-US" w:eastAsia="zh-CN"/>
              </w:rPr>
              <w:t>20,714.76</w:t>
            </w:r>
          </w:p>
        </w:tc>
      </w:tr>
      <w:bookmarkEnd w:id="103"/>
    </w:tbl>
    <w:p w14:paraId="4255CF0D">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（5）汇率风险</w:t>
      </w:r>
    </w:p>
    <w:bookmarkEnd w:id="102"/>
    <w:p w14:paraId="640176D4">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汇率风险，是指金融工具的公允价值或未来现金流量因外汇汇率变动而发生波动的风险。汇率风险可源于以记账本位币之外的外币进行计价的金融工具。</w:t>
      </w:r>
    </w:p>
    <w:p w14:paraId="5FA51C2B">
      <w:pPr>
        <w:spacing w:line="400" w:lineRule="exact"/>
        <w:ind w:firstLine="420" w:firstLineChars="200"/>
        <w:rPr>
          <w:rFonts w:hint="eastAsia" w:cs="Arial" w:asciiTheme="minorEastAsia" w:hAnsiTheme="minorEastAsia" w:eastAsiaTheme="minorEastAsia"/>
          <w:bCs/>
          <w:szCs w:val="21"/>
          <w:highlight w:val="yellow"/>
          <w:lang w:val="en-US" w:eastAsia="zh-CN"/>
        </w:rPr>
      </w:pPr>
      <w:r>
        <w:rPr>
          <w:rFonts w:cs="Arial" w:asciiTheme="minorEastAsia" w:hAnsiTheme="minorEastAsia" w:eastAsiaTheme="minorEastAsia"/>
          <w:bCs/>
          <w:szCs w:val="21"/>
        </w:rPr>
        <w:t>汇率风险主要为本集团的财务状况和现金流量受外汇汇率波动的影响。除了在香港和马来西亚设立的子公司持有以美元和林吉特为结算货币的资产和小规模业务外，本集团持有的外币资产及负债占整体的资产及负债比例并不重大。因此本集团认为面临的汇率风险并不重大。截至202</w:t>
      </w:r>
      <w:r>
        <w:rPr>
          <w:rFonts w:hint="eastAsia" w:cs="Arial" w:asciiTheme="minorEastAsia" w:hAnsiTheme="minorEastAsia" w:eastAsiaTheme="minorEastAsia"/>
          <w:bCs/>
          <w:szCs w:val="21"/>
        </w:rPr>
        <w:t>5</w:t>
      </w:r>
      <w:r>
        <w:rPr>
          <w:rFonts w:cs="Arial" w:asciiTheme="minorEastAsia" w:hAnsiTheme="minorEastAsia" w:eastAsiaTheme="minorEastAsia"/>
          <w:bCs/>
          <w:szCs w:val="21"/>
        </w:rPr>
        <w:t>年12月31日</w:t>
      </w:r>
      <w:r>
        <w:rPr>
          <w:rFonts w:cs="Arial" w:asciiTheme="minorEastAsia" w:hAnsiTheme="minorEastAsia" w:eastAsiaTheme="minorEastAsia"/>
          <w:bCs/>
          <w:szCs w:val="21"/>
          <w:highlight w:val="none"/>
        </w:rPr>
        <w:t>，本集团境外子公司的资产占本集团总资产比例0.</w:t>
      </w:r>
      <w:r>
        <w:rPr>
          <w:rFonts w:hint="eastAsia" w:cs="Arial" w:asciiTheme="minorEastAsia" w:hAnsiTheme="minorEastAsia" w:eastAsiaTheme="minorEastAsia"/>
          <w:bCs/>
          <w:szCs w:val="21"/>
          <w:highlight w:val="none"/>
          <w:lang w:val="en-US" w:eastAsia="zh-CN"/>
        </w:rPr>
        <w:t>52</w:t>
      </w:r>
      <w:r>
        <w:rPr>
          <w:rFonts w:cs="Arial" w:asciiTheme="minorEastAsia" w:hAnsiTheme="minorEastAsia" w:eastAsiaTheme="minorEastAsia"/>
          <w:bCs/>
          <w:szCs w:val="21"/>
          <w:highlight w:val="none"/>
        </w:rPr>
        <w:t>%、负债占总负债比例0.</w:t>
      </w:r>
      <w:r>
        <w:rPr>
          <w:rFonts w:hint="eastAsia" w:cs="Arial" w:asciiTheme="minorEastAsia" w:hAnsiTheme="minorEastAsia" w:eastAsiaTheme="minorEastAsia"/>
          <w:bCs/>
          <w:szCs w:val="21"/>
          <w:highlight w:val="none"/>
          <w:lang w:val="en-US" w:eastAsia="zh-CN"/>
        </w:rPr>
        <w:t>68</w:t>
      </w:r>
      <w:r>
        <w:rPr>
          <w:rFonts w:cs="Arial" w:asciiTheme="minorEastAsia" w:hAnsiTheme="minorEastAsia" w:eastAsiaTheme="minorEastAsia"/>
          <w:bCs/>
          <w:szCs w:val="21"/>
          <w:highlight w:val="none"/>
        </w:rPr>
        <w:t>%、营业收入占总营业收入比例</w:t>
      </w:r>
      <w:r>
        <w:rPr>
          <w:rFonts w:hint="eastAsia" w:cs="Arial" w:asciiTheme="minorEastAsia" w:hAnsiTheme="minorEastAsia" w:eastAsiaTheme="minorEastAsia"/>
          <w:bCs/>
          <w:szCs w:val="21"/>
          <w:highlight w:val="none"/>
          <w:lang w:val="en-US" w:eastAsia="zh-CN"/>
        </w:rPr>
        <w:t>0.25</w:t>
      </w:r>
      <w:r>
        <w:rPr>
          <w:rFonts w:cs="Arial" w:asciiTheme="minorEastAsia" w:hAnsiTheme="minorEastAsia" w:eastAsiaTheme="minorEastAsia"/>
          <w:bCs/>
          <w:szCs w:val="21"/>
          <w:highlight w:val="none"/>
        </w:rPr>
        <w:t>%</w:t>
      </w:r>
    </w:p>
    <w:p w14:paraId="37D1B07C">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2、资本管理</w:t>
      </w:r>
    </w:p>
    <w:p w14:paraId="744F07D0">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本集团资本管理政策的目标是为了保障本集团能够持续经营，从而为股东提供回报，并使其他利益相关者获益，同时维持最佳的资本结构以降低资本成本。</w:t>
      </w:r>
    </w:p>
    <w:p w14:paraId="47BEA767">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为了维持或调整资本结构，本集团可能会调整融资方式、调整支付给股东的股利金额、向股东返还资本、发行新股与其他权益工具或出售资产以减低债务。</w:t>
      </w:r>
    </w:p>
    <w:p w14:paraId="303B4847">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本集团以资产负债率（即总负债除以总资产）为基础对资本结构进行监控。截至</w:t>
      </w:r>
    </w:p>
    <w:p w14:paraId="066F8FEB">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202</w:t>
      </w:r>
      <w:r>
        <w:rPr>
          <w:rFonts w:hint="eastAsia" w:cs="Arial" w:asciiTheme="minorEastAsia" w:hAnsiTheme="minorEastAsia" w:eastAsiaTheme="minorEastAsia"/>
          <w:bCs/>
          <w:szCs w:val="21"/>
        </w:rPr>
        <w:t>5</w:t>
      </w:r>
      <w:r>
        <w:rPr>
          <w:rFonts w:cs="Arial" w:asciiTheme="minorEastAsia" w:hAnsiTheme="minorEastAsia" w:eastAsiaTheme="minorEastAsia"/>
          <w:bCs/>
          <w:szCs w:val="21"/>
        </w:rPr>
        <w:t>年12月31日，本集团的资</w:t>
      </w:r>
      <w:r>
        <w:rPr>
          <w:rFonts w:cs="Arial" w:asciiTheme="minorEastAsia" w:hAnsiTheme="minorEastAsia" w:eastAsiaTheme="minorEastAsia"/>
          <w:bCs/>
          <w:szCs w:val="21"/>
          <w:highlight w:val="none"/>
        </w:rPr>
        <w:t>产负债率为</w:t>
      </w:r>
      <w:bookmarkStart w:id="104" w:name="OLE_LINK471"/>
      <w:bookmarkStart w:id="105" w:name="OLE_LINK470"/>
      <w:r>
        <w:rPr>
          <w:rFonts w:hint="eastAsia" w:cs="Arial" w:asciiTheme="minorEastAsia" w:hAnsiTheme="minorEastAsia" w:eastAsiaTheme="minorEastAsia"/>
          <w:bCs/>
          <w:szCs w:val="21"/>
          <w:highlight w:val="none"/>
          <w:lang w:val="en-US" w:eastAsia="zh-CN"/>
        </w:rPr>
        <w:t>42.05</w:t>
      </w:r>
      <w:r>
        <w:rPr>
          <w:rFonts w:cs="Arial" w:asciiTheme="minorEastAsia" w:hAnsiTheme="minorEastAsia" w:eastAsiaTheme="minorEastAsia"/>
          <w:bCs/>
          <w:szCs w:val="21"/>
          <w:highlight w:val="none"/>
        </w:rPr>
        <w:t>%</w:t>
      </w:r>
      <w:bookmarkEnd w:id="104"/>
      <w:bookmarkEnd w:id="105"/>
      <w:r>
        <w:rPr>
          <w:rFonts w:cs="Arial" w:asciiTheme="minorEastAsia" w:hAnsiTheme="minorEastAsia" w:eastAsiaTheme="minorEastAsia"/>
          <w:bCs/>
          <w:szCs w:val="21"/>
          <w:highlight w:val="none"/>
        </w:rPr>
        <w:t>（202</w:t>
      </w:r>
      <w:r>
        <w:rPr>
          <w:rFonts w:hint="eastAsia" w:cs="Arial" w:asciiTheme="minorEastAsia" w:hAnsiTheme="minorEastAsia" w:eastAsiaTheme="minorEastAsia"/>
          <w:bCs/>
          <w:szCs w:val="21"/>
          <w:highlight w:val="none"/>
        </w:rPr>
        <w:t>4</w:t>
      </w:r>
      <w:r>
        <w:rPr>
          <w:rFonts w:cs="Arial" w:asciiTheme="minorEastAsia" w:hAnsiTheme="minorEastAsia" w:eastAsiaTheme="minorEastAsia"/>
          <w:bCs/>
          <w:szCs w:val="21"/>
          <w:highlight w:val="none"/>
        </w:rPr>
        <w:t>年12</w:t>
      </w:r>
      <w:r>
        <w:rPr>
          <w:rFonts w:cs="Arial" w:asciiTheme="minorEastAsia" w:hAnsiTheme="minorEastAsia" w:eastAsiaTheme="minorEastAsia"/>
          <w:bCs/>
          <w:szCs w:val="21"/>
        </w:rPr>
        <w:t>月31日：</w:t>
      </w:r>
      <w:r>
        <w:rPr>
          <w:rFonts w:hint="eastAsia" w:cs="Arial" w:asciiTheme="minorEastAsia" w:hAnsiTheme="minorEastAsia" w:eastAsiaTheme="minorEastAsia"/>
          <w:bCs/>
          <w:szCs w:val="21"/>
        </w:rPr>
        <w:t>35.90%</w:t>
      </w:r>
      <w:r>
        <w:rPr>
          <w:rFonts w:cs="Arial" w:asciiTheme="minorEastAsia" w:hAnsiTheme="minorEastAsia" w:eastAsiaTheme="minorEastAsia"/>
          <w:bCs/>
          <w:szCs w:val="21"/>
        </w:rPr>
        <w:t>）。</w:t>
      </w:r>
    </w:p>
    <w:p w14:paraId="3A1E7C63">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九、公允价值的披露</w:t>
      </w:r>
    </w:p>
    <w:p w14:paraId="7EC533F1">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1、以公允价值计量的资产和负债的期末公允价值</w:t>
      </w:r>
    </w:p>
    <w:tbl>
      <w:tblPr>
        <w:tblStyle w:val="20"/>
        <w:tblW w:w="0" w:type="auto"/>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202"/>
        <w:gridCol w:w="1303"/>
        <w:gridCol w:w="1704"/>
        <w:gridCol w:w="1303"/>
        <w:gridCol w:w="1704"/>
      </w:tblGrid>
      <w:tr w14:paraId="75E1AB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3510" w:type="dxa"/>
            <w:vMerge w:val="restart"/>
            <w:vAlign w:val="center"/>
          </w:tcPr>
          <w:p w14:paraId="749633A7">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项目</w:t>
            </w:r>
          </w:p>
        </w:tc>
        <w:tc>
          <w:tcPr>
            <w:tcW w:w="5670" w:type="dxa"/>
            <w:gridSpan w:val="4"/>
            <w:vAlign w:val="center"/>
          </w:tcPr>
          <w:p w14:paraId="6BD43FE7">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期末公允价值</w:t>
            </w:r>
          </w:p>
        </w:tc>
      </w:tr>
      <w:tr w14:paraId="52B301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3510" w:type="dxa"/>
            <w:vMerge w:val="continue"/>
            <w:vAlign w:val="center"/>
          </w:tcPr>
          <w:p w14:paraId="1EED67C2">
            <w:pPr>
              <w:widowControl/>
              <w:spacing w:line="400" w:lineRule="exact"/>
              <w:ind w:firstLine="420"/>
              <w:jc w:val="center"/>
              <w:rPr>
                <w:rFonts w:hint="eastAsia" w:cs="Arial" w:asciiTheme="minorEastAsia" w:hAnsiTheme="minorEastAsia" w:eastAsiaTheme="minorEastAsia"/>
                <w:szCs w:val="21"/>
              </w:rPr>
            </w:pPr>
          </w:p>
        </w:tc>
        <w:tc>
          <w:tcPr>
            <w:tcW w:w="1418" w:type="dxa"/>
            <w:vAlign w:val="center"/>
          </w:tcPr>
          <w:p w14:paraId="1A128A32">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第一层次公允价值计量</w:t>
            </w:r>
          </w:p>
        </w:tc>
        <w:tc>
          <w:tcPr>
            <w:tcW w:w="1417" w:type="dxa"/>
            <w:vAlign w:val="center"/>
          </w:tcPr>
          <w:p w14:paraId="668180E1">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第二层次公允价值计量</w:t>
            </w:r>
          </w:p>
        </w:tc>
        <w:tc>
          <w:tcPr>
            <w:tcW w:w="1418" w:type="dxa"/>
            <w:vAlign w:val="center"/>
          </w:tcPr>
          <w:p w14:paraId="3E4EEC3D">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第三层次公允价值计量</w:t>
            </w:r>
          </w:p>
        </w:tc>
        <w:tc>
          <w:tcPr>
            <w:tcW w:w="1417" w:type="dxa"/>
            <w:vAlign w:val="center"/>
          </w:tcPr>
          <w:p w14:paraId="1924D307">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r>
      <w:tr w14:paraId="0703D1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67EEDADC">
            <w:pPr>
              <w:widowControl/>
              <w:spacing w:line="400" w:lineRule="exac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一、持续的公允价值计量</w:t>
            </w:r>
          </w:p>
        </w:tc>
        <w:tc>
          <w:tcPr>
            <w:tcW w:w="1418" w:type="dxa"/>
          </w:tcPr>
          <w:p w14:paraId="216E7577">
            <w:pPr>
              <w:spacing w:line="400" w:lineRule="exact"/>
              <w:ind w:firstLine="482"/>
              <w:rPr>
                <w:rFonts w:hint="eastAsia" w:cs="Arial" w:asciiTheme="minorEastAsia" w:hAnsiTheme="minorEastAsia" w:eastAsiaTheme="minorEastAsia"/>
                <w:b/>
                <w:szCs w:val="21"/>
              </w:rPr>
            </w:pPr>
          </w:p>
        </w:tc>
        <w:tc>
          <w:tcPr>
            <w:tcW w:w="1417" w:type="dxa"/>
          </w:tcPr>
          <w:p w14:paraId="4DDBBD01">
            <w:pPr>
              <w:spacing w:line="400" w:lineRule="exact"/>
              <w:ind w:firstLine="482"/>
              <w:rPr>
                <w:rFonts w:hint="eastAsia" w:cs="Arial" w:asciiTheme="minorEastAsia" w:hAnsiTheme="minorEastAsia" w:eastAsiaTheme="minorEastAsia"/>
                <w:b/>
                <w:szCs w:val="21"/>
              </w:rPr>
            </w:pPr>
          </w:p>
        </w:tc>
        <w:tc>
          <w:tcPr>
            <w:tcW w:w="1418" w:type="dxa"/>
          </w:tcPr>
          <w:p w14:paraId="54709060">
            <w:pPr>
              <w:spacing w:line="400" w:lineRule="exact"/>
              <w:ind w:firstLine="482"/>
              <w:rPr>
                <w:rFonts w:hint="eastAsia" w:cs="Arial" w:asciiTheme="minorEastAsia" w:hAnsiTheme="minorEastAsia" w:eastAsiaTheme="minorEastAsia"/>
                <w:b/>
                <w:szCs w:val="21"/>
              </w:rPr>
            </w:pPr>
          </w:p>
        </w:tc>
        <w:tc>
          <w:tcPr>
            <w:tcW w:w="1417" w:type="dxa"/>
          </w:tcPr>
          <w:p w14:paraId="1E74EC56">
            <w:pPr>
              <w:spacing w:line="400" w:lineRule="exact"/>
              <w:ind w:firstLine="482"/>
              <w:rPr>
                <w:rFonts w:hint="eastAsia" w:cs="Arial" w:asciiTheme="minorEastAsia" w:hAnsiTheme="minorEastAsia" w:eastAsiaTheme="minorEastAsia"/>
                <w:b/>
                <w:szCs w:val="21"/>
              </w:rPr>
            </w:pPr>
          </w:p>
        </w:tc>
      </w:tr>
      <w:tr w14:paraId="7BF4CC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3670B5D5">
            <w:pPr>
              <w:widowControl/>
              <w:rPr>
                <w:rFonts w:hint="eastAsia" w:cs="Arial" w:asciiTheme="minorEastAsia" w:hAnsiTheme="minorEastAsia" w:eastAsiaTheme="minorEastAsia"/>
                <w:szCs w:val="21"/>
              </w:rPr>
            </w:pPr>
            <w:r>
              <w:rPr>
                <w:rFonts w:hint="eastAsia" w:cs="Arial" w:asciiTheme="minorEastAsia" w:hAnsiTheme="minorEastAsia" w:eastAsiaTheme="minorEastAsia"/>
                <w:szCs w:val="21"/>
              </w:rPr>
              <w:t>（一）交易性金融资产</w:t>
            </w:r>
          </w:p>
        </w:tc>
        <w:tc>
          <w:tcPr>
            <w:tcW w:w="1418" w:type="dxa"/>
          </w:tcPr>
          <w:p w14:paraId="2796AAD5">
            <w:pPr>
              <w:spacing w:line="400" w:lineRule="exact"/>
              <w:ind w:firstLine="482"/>
              <w:rPr>
                <w:rFonts w:hint="eastAsia" w:cs="Arial" w:asciiTheme="minorEastAsia" w:hAnsiTheme="minorEastAsia" w:eastAsiaTheme="minorEastAsia"/>
                <w:b/>
                <w:szCs w:val="21"/>
                <w:highlight w:val="yellow"/>
              </w:rPr>
            </w:pPr>
          </w:p>
        </w:tc>
        <w:tc>
          <w:tcPr>
            <w:tcW w:w="1417" w:type="dxa"/>
          </w:tcPr>
          <w:p w14:paraId="183EA86C">
            <w:pPr>
              <w:spacing w:line="400" w:lineRule="exact"/>
              <w:ind w:firstLine="482"/>
              <w:rPr>
                <w:rFonts w:hint="eastAsia" w:cs="Arial" w:asciiTheme="minorEastAsia" w:hAnsiTheme="minorEastAsia" w:eastAsiaTheme="minorEastAsia"/>
                <w:b/>
                <w:szCs w:val="21"/>
                <w:highlight w:val="yellow"/>
              </w:rPr>
            </w:pPr>
          </w:p>
        </w:tc>
        <w:tc>
          <w:tcPr>
            <w:tcW w:w="1418" w:type="dxa"/>
          </w:tcPr>
          <w:p w14:paraId="680E2A7C">
            <w:pPr>
              <w:spacing w:line="400" w:lineRule="exact"/>
              <w:ind w:firstLine="482"/>
              <w:rPr>
                <w:rFonts w:hint="eastAsia" w:cs="Arial" w:asciiTheme="minorEastAsia" w:hAnsiTheme="minorEastAsia" w:eastAsiaTheme="minorEastAsia"/>
                <w:b/>
                <w:szCs w:val="21"/>
                <w:highlight w:val="yellow"/>
              </w:rPr>
            </w:pPr>
          </w:p>
        </w:tc>
        <w:tc>
          <w:tcPr>
            <w:tcW w:w="1417" w:type="dxa"/>
          </w:tcPr>
          <w:p w14:paraId="57F46737">
            <w:pPr>
              <w:spacing w:line="400" w:lineRule="exact"/>
              <w:ind w:firstLine="482"/>
              <w:rPr>
                <w:rFonts w:hint="eastAsia" w:cs="Arial" w:asciiTheme="minorEastAsia" w:hAnsiTheme="minorEastAsia" w:eastAsiaTheme="minorEastAsia"/>
                <w:b/>
                <w:szCs w:val="21"/>
                <w:highlight w:val="yellow"/>
              </w:rPr>
            </w:pPr>
          </w:p>
        </w:tc>
      </w:tr>
      <w:tr w14:paraId="2542BA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2CB98D36">
            <w:pPr>
              <w:widowControl/>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（三）其他权益工具投资</w:t>
            </w:r>
          </w:p>
        </w:tc>
        <w:tc>
          <w:tcPr>
            <w:tcW w:w="1418" w:type="dxa"/>
          </w:tcPr>
          <w:p w14:paraId="5BAB1C16">
            <w:pPr>
              <w:spacing w:line="400" w:lineRule="exact"/>
              <w:ind w:firstLine="482"/>
              <w:rPr>
                <w:rFonts w:hint="eastAsia" w:cs="Arial" w:asciiTheme="minorEastAsia" w:hAnsiTheme="minorEastAsia" w:eastAsiaTheme="minorEastAsia"/>
                <w:b/>
                <w:szCs w:val="21"/>
                <w:highlight w:val="yellow"/>
              </w:rPr>
            </w:pPr>
          </w:p>
        </w:tc>
        <w:tc>
          <w:tcPr>
            <w:tcW w:w="1417" w:type="dxa"/>
            <w:vAlign w:val="center"/>
          </w:tcPr>
          <w:p w14:paraId="4DDB0E27">
            <w:pPr>
              <w:spacing w:line="400" w:lineRule="exact"/>
              <w:ind w:firstLine="482"/>
              <w:jc w:val="right"/>
              <w:rPr>
                <w:rFonts w:hint="default" w:ascii="Arial Narrow" w:hAnsi="Arial Narrow" w:cs="Arial Narrow" w:eastAsiaTheme="minorEastAsia"/>
                <w:b w:val="0"/>
                <w:bCs/>
                <w:szCs w:val="21"/>
                <w:highlight w:val="none"/>
              </w:rPr>
            </w:pPr>
            <w:r>
              <w:rPr>
                <w:rFonts w:hint="default" w:ascii="Arial Narrow" w:hAnsi="Arial Narrow" w:cs="Arial Narrow" w:eastAsiaTheme="minorEastAsia"/>
                <w:b w:val="0"/>
                <w:bCs/>
                <w:szCs w:val="21"/>
                <w:highlight w:val="none"/>
              </w:rPr>
              <w:t>4,052,914.27</w:t>
            </w:r>
          </w:p>
        </w:tc>
        <w:tc>
          <w:tcPr>
            <w:tcW w:w="1418" w:type="dxa"/>
            <w:vAlign w:val="center"/>
          </w:tcPr>
          <w:p w14:paraId="49C86C44">
            <w:pPr>
              <w:spacing w:line="400" w:lineRule="exact"/>
              <w:ind w:firstLine="482"/>
              <w:jc w:val="right"/>
              <w:rPr>
                <w:rFonts w:hint="default" w:ascii="Arial Narrow" w:hAnsi="Arial Narrow" w:cs="Arial Narrow" w:eastAsiaTheme="minorEastAsia"/>
                <w:b w:val="0"/>
                <w:bCs/>
                <w:szCs w:val="21"/>
                <w:highlight w:val="none"/>
              </w:rPr>
            </w:pPr>
          </w:p>
        </w:tc>
        <w:tc>
          <w:tcPr>
            <w:tcW w:w="1417" w:type="dxa"/>
            <w:vAlign w:val="center"/>
          </w:tcPr>
          <w:p w14:paraId="745AA6D1">
            <w:pPr>
              <w:spacing w:line="400" w:lineRule="exact"/>
              <w:ind w:firstLine="482"/>
              <w:jc w:val="right"/>
              <w:rPr>
                <w:rFonts w:hint="default" w:ascii="Arial Narrow" w:hAnsi="Arial Narrow" w:cs="Arial Narrow" w:eastAsiaTheme="minorEastAsia"/>
                <w:b w:val="0"/>
                <w:bCs/>
                <w:szCs w:val="21"/>
                <w:highlight w:val="none"/>
              </w:rPr>
            </w:pPr>
            <w:r>
              <w:rPr>
                <w:rFonts w:hint="default" w:ascii="Arial Narrow" w:hAnsi="Arial Narrow" w:cs="Arial Narrow" w:eastAsiaTheme="minorEastAsia"/>
                <w:b w:val="0"/>
                <w:bCs/>
                <w:szCs w:val="21"/>
                <w:highlight w:val="none"/>
              </w:rPr>
              <w:t>4,052,914.27</w:t>
            </w:r>
          </w:p>
        </w:tc>
      </w:tr>
      <w:tr w14:paraId="6A93E9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5D9DCF81">
            <w:pPr>
              <w:widowControl/>
              <w:rPr>
                <w:rFonts w:hint="eastAsia" w:cs="Arial" w:asciiTheme="minorEastAsia" w:hAnsiTheme="minorEastAsia" w:eastAsiaTheme="minorEastAsia"/>
                <w:b/>
                <w:szCs w:val="21"/>
                <w:lang w:eastAsia="zh-CN"/>
              </w:rPr>
            </w:pPr>
            <w:r>
              <w:rPr>
                <w:rFonts w:hint="eastAsia" w:cs="Arial" w:asciiTheme="minorEastAsia" w:hAnsiTheme="minorEastAsia" w:eastAsiaTheme="minorEastAsia"/>
                <w:b/>
                <w:szCs w:val="21"/>
              </w:rPr>
              <w:t>持续以公允价值计量的资产总额</w:t>
            </w:r>
          </w:p>
        </w:tc>
        <w:tc>
          <w:tcPr>
            <w:tcW w:w="1418" w:type="dxa"/>
          </w:tcPr>
          <w:p w14:paraId="280A5C84">
            <w:pPr>
              <w:spacing w:line="400" w:lineRule="exact"/>
              <w:ind w:firstLine="482"/>
              <w:rPr>
                <w:rFonts w:hint="eastAsia" w:cs="Arial" w:asciiTheme="minorEastAsia" w:hAnsiTheme="minorEastAsia" w:eastAsiaTheme="minorEastAsia"/>
                <w:b/>
                <w:szCs w:val="21"/>
              </w:rPr>
            </w:pPr>
          </w:p>
        </w:tc>
        <w:tc>
          <w:tcPr>
            <w:tcW w:w="1417" w:type="dxa"/>
            <w:vAlign w:val="center"/>
          </w:tcPr>
          <w:p w14:paraId="59DB23A7">
            <w:pPr>
              <w:spacing w:line="400" w:lineRule="exact"/>
              <w:ind w:firstLine="482"/>
              <w:jc w:val="right"/>
              <w:rPr>
                <w:rFonts w:hint="default" w:ascii="Arial Narrow" w:hAnsi="Arial Narrow" w:cs="Arial Narrow" w:eastAsiaTheme="minorEastAsia"/>
                <w:b/>
                <w:bCs w:val="0"/>
                <w:szCs w:val="21"/>
              </w:rPr>
            </w:pPr>
            <w:r>
              <w:rPr>
                <w:rFonts w:hint="default" w:ascii="Arial Narrow" w:hAnsi="Arial Narrow" w:cs="Arial Narrow" w:eastAsiaTheme="minorEastAsia"/>
                <w:b/>
                <w:bCs w:val="0"/>
                <w:szCs w:val="21"/>
              </w:rPr>
              <w:t>4,052,914.27</w:t>
            </w:r>
          </w:p>
        </w:tc>
        <w:tc>
          <w:tcPr>
            <w:tcW w:w="1418" w:type="dxa"/>
            <w:vAlign w:val="center"/>
          </w:tcPr>
          <w:p w14:paraId="238D396D">
            <w:pPr>
              <w:spacing w:line="400" w:lineRule="exact"/>
              <w:ind w:firstLine="482"/>
              <w:jc w:val="right"/>
              <w:rPr>
                <w:rFonts w:hint="default" w:ascii="Arial Narrow" w:hAnsi="Arial Narrow" w:cs="Arial Narrow" w:eastAsiaTheme="minorEastAsia"/>
                <w:b/>
                <w:bCs w:val="0"/>
                <w:szCs w:val="21"/>
              </w:rPr>
            </w:pPr>
          </w:p>
        </w:tc>
        <w:tc>
          <w:tcPr>
            <w:tcW w:w="1417" w:type="dxa"/>
            <w:vAlign w:val="center"/>
          </w:tcPr>
          <w:p w14:paraId="0BCE3DB3">
            <w:pPr>
              <w:spacing w:line="400" w:lineRule="exact"/>
              <w:ind w:firstLine="482"/>
              <w:jc w:val="right"/>
              <w:rPr>
                <w:rFonts w:hint="default" w:ascii="Arial Narrow" w:hAnsi="Arial Narrow" w:cs="Arial Narrow" w:eastAsiaTheme="minorEastAsia"/>
                <w:b/>
                <w:bCs w:val="0"/>
                <w:szCs w:val="21"/>
              </w:rPr>
            </w:pPr>
            <w:r>
              <w:rPr>
                <w:rFonts w:hint="default" w:ascii="Arial Narrow" w:hAnsi="Arial Narrow" w:cs="Arial Narrow" w:eastAsiaTheme="minorEastAsia"/>
                <w:b/>
                <w:bCs w:val="0"/>
                <w:szCs w:val="21"/>
              </w:rPr>
              <w:t>4,052,914.27</w:t>
            </w:r>
          </w:p>
        </w:tc>
      </w:tr>
      <w:tr w14:paraId="2857A6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17F04257">
            <w:pPr>
              <w:widowControl/>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持续以公允价值计量的负债总额</w:t>
            </w:r>
          </w:p>
        </w:tc>
        <w:tc>
          <w:tcPr>
            <w:tcW w:w="1418" w:type="dxa"/>
          </w:tcPr>
          <w:p w14:paraId="39D6887D">
            <w:pPr>
              <w:spacing w:line="400" w:lineRule="exact"/>
              <w:ind w:firstLine="482"/>
              <w:rPr>
                <w:rFonts w:hint="eastAsia" w:cs="Arial" w:asciiTheme="minorEastAsia" w:hAnsiTheme="minorEastAsia" w:eastAsiaTheme="minorEastAsia"/>
                <w:b/>
                <w:szCs w:val="21"/>
              </w:rPr>
            </w:pPr>
          </w:p>
        </w:tc>
        <w:tc>
          <w:tcPr>
            <w:tcW w:w="1417" w:type="dxa"/>
          </w:tcPr>
          <w:p w14:paraId="275DF9CD">
            <w:pPr>
              <w:spacing w:line="400" w:lineRule="exact"/>
              <w:ind w:firstLine="482"/>
              <w:rPr>
                <w:rFonts w:hint="eastAsia" w:cs="Arial" w:asciiTheme="minorEastAsia" w:hAnsiTheme="minorEastAsia" w:eastAsiaTheme="minorEastAsia"/>
                <w:b/>
                <w:szCs w:val="21"/>
              </w:rPr>
            </w:pPr>
          </w:p>
        </w:tc>
        <w:tc>
          <w:tcPr>
            <w:tcW w:w="1418" w:type="dxa"/>
          </w:tcPr>
          <w:p w14:paraId="5BA67922">
            <w:pPr>
              <w:spacing w:line="400" w:lineRule="exact"/>
              <w:ind w:firstLine="482"/>
              <w:rPr>
                <w:rFonts w:hint="eastAsia" w:cs="Arial" w:asciiTheme="minorEastAsia" w:hAnsiTheme="minorEastAsia" w:eastAsiaTheme="minorEastAsia"/>
                <w:b/>
                <w:szCs w:val="21"/>
              </w:rPr>
            </w:pPr>
          </w:p>
        </w:tc>
        <w:tc>
          <w:tcPr>
            <w:tcW w:w="1417" w:type="dxa"/>
          </w:tcPr>
          <w:p w14:paraId="193E9F04">
            <w:pPr>
              <w:spacing w:line="400" w:lineRule="exact"/>
              <w:ind w:firstLine="482"/>
              <w:rPr>
                <w:rFonts w:hint="eastAsia" w:cs="Arial" w:asciiTheme="minorEastAsia" w:hAnsiTheme="minorEastAsia" w:eastAsiaTheme="minorEastAsia"/>
                <w:b/>
                <w:szCs w:val="21"/>
              </w:rPr>
            </w:pPr>
          </w:p>
        </w:tc>
      </w:tr>
      <w:tr w14:paraId="73BA59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373CF537">
            <w:pPr>
              <w:widowControl/>
              <w:spacing w:line="400" w:lineRule="exac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二、非持续的公允价值计量</w:t>
            </w:r>
          </w:p>
        </w:tc>
        <w:tc>
          <w:tcPr>
            <w:tcW w:w="1418" w:type="dxa"/>
          </w:tcPr>
          <w:p w14:paraId="665A0E2B">
            <w:pPr>
              <w:spacing w:line="400" w:lineRule="exact"/>
              <w:ind w:firstLine="482"/>
              <w:rPr>
                <w:rFonts w:hint="eastAsia" w:cs="Arial" w:asciiTheme="minorEastAsia" w:hAnsiTheme="minorEastAsia" w:eastAsiaTheme="minorEastAsia"/>
                <w:b/>
                <w:szCs w:val="21"/>
              </w:rPr>
            </w:pPr>
          </w:p>
        </w:tc>
        <w:tc>
          <w:tcPr>
            <w:tcW w:w="1417" w:type="dxa"/>
          </w:tcPr>
          <w:p w14:paraId="07E9FC39">
            <w:pPr>
              <w:spacing w:line="400" w:lineRule="exact"/>
              <w:ind w:firstLine="482"/>
              <w:rPr>
                <w:rFonts w:hint="eastAsia" w:cs="Arial" w:asciiTheme="minorEastAsia" w:hAnsiTheme="minorEastAsia" w:eastAsiaTheme="minorEastAsia"/>
                <w:b/>
                <w:szCs w:val="21"/>
              </w:rPr>
            </w:pPr>
          </w:p>
        </w:tc>
        <w:tc>
          <w:tcPr>
            <w:tcW w:w="1418" w:type="dxa"/>
          </w:tcPr>
          <w:p w14:paraId="205FBFCF">
            <w:pPr>
              <w:spacing w:line="400" w:lineRule="exact"/>
              <w:ind w:firstLine="482"/>
              <w:rPr>
                <w:rFonts w:hint="eastAsia" w:cs="Arial" w:asciiTheme="minorEastAsia" w:hAnsiTheme="minorEastAsia" w:eastAsiaTheme="minorEastAsia"/>
                <w:b/>
                <w:szCs w:val="21"/>
              </w:rPr>
            </w:pPr>
          </w:p>
        </w:tc>
        <w:tc>
          <w:tcPr>
            <w:tcW w:w="1417" w:type="dxa"/>
          </w:tcPr>
          <w:p w14:paraId="409F59BF">
            <w:pPr>
              <w:spacing w:line="400" w:lineRule="exact"/>
              <w:ind w:firstLine="482"/>
              <w:rPr>
                <w:rFonts w:hint="eastAsia" w:cs="Arial" w:asciiTheme="minorEastAsia" w:hAnsiTheme="minorEastAsia" w:eastAsiaTheme="minorEastAsia"/>
                <w:b/>
                <w:szCs w:val="21"/>
              </w:rPr>
            </w:pPr>
          </w:p>
        </w:tc>
      </w:tr>
    </w:tbl>
    <w:p w14:paraId="24FD06C5">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2、持续和非持续第一层次公允价值计量项目市价的确定依据</w:t>
      </w:r>
    </w:p>
    <w:p w14:paraId="04047BC0">
      <w:pPr>
        <w:spacing w:line="400" w:lineRule="atLeast"/>
        <w:ind w:left="516"/>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相同资产或负债在活跃市场中的报价（未经调整的）。</w:t>
      </w:r>
    </w:p>
    <w:p w14:paraId="5AEC5E14">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3、持续和非持续第二层次公允价值计量项目，采用的估值技术和重要参数的定性及定量信息</w:t>
      </w:r>
    </w:p>
    <w:p w14:paraId="35B57987">
      <w:pPr>
        <w:spacing w:line="400" w:lineRule="atLeas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直接（即价格）或间接（即从价格推导出）地使用除第一层次中的资产或负债的市场报价之外的可观察输入值。</w:t>
      </w:r>
    </w:p>
    <w:p w14:paraId="0EDB750C">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4、持续和非持续第三层次公允价值计量项目，采用的估值技术和重要参数的定性及定量信息</w:t>
      </w:r>
    </w:p>
    <w:p w14:paraId="1C1A644A">
      <w:pPr>
        <w:spacing w:line="400" w:lineRule="atLeas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资产或负债使用了任何非基于可观察市场数据的输入值（不可观察输入值）。</w:t>
      </w:r>
    </w:p>
    <w:p w14:paraId="031233F7">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5、</w:t>
      </w:r>
      <w:r>
        <w:rPr>
          <w:rFonts w:cs="Arial" w:asciiTheme="minorEastAsia" w:hAnsiTheme="minorEastAsia" w:eastAsiaTheme="minorEastAsia"/>
          <w:b/>
          <w:bCs/>
          <w:szCs w:val="21"/>
        </w:rPr>
        <w:t>不以公允价值计量的金融资产和金融负债的公允价值情况</w:t>
      </w:r>
    </w:p>
    <w:p w14:paraId="6B8769A3">
      <w:pPr>
        <w:spacing w:line="400" w:lineRule="atLeas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本集团以摊余成本计量的金融资产和金融负债主要包括：货币资金、应收票据、应收账款、其他应收款、短期借款、应付票据、应付账款、其他应付款等。</w:t>
      </w:r>
    </w:p>
    <w:p w14:paraId="22C1AEE1">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十</w:t>
      </w:r>
      <w:r>
        <w:rPr>
          <w:rFonts w:cs="Arial" w:asciiTheme="minorEastAsia" w:hAnsiTheme="minorEastAsia" w:eastAsiaTheme="minorEastAsia"/>
          <w:b/>
          <w:bCs/>
          <w:szCs w:val="21"/>
        </w:rPr>
        <w:t>、关联方及关联交易</w:t>
      </w:r>
    </w:p>
    <w:p w14:paraId="36D2CF18">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注：</w:t>
      </w:r>
      <w:r>
        <w:rPr>
          <w:rFonts w:hint="eastAsia" w:cs="Arial" w:asciiTheme="minorEastAsia" w:hAnsiTheme="minorEastAsia" w:eastAsiaTheme="minorEastAsia"/>
          <w:szCs w:val="21"/>
        </w:rPr>
        <w:t>本公司的最终控制方是自然人林皓。</w:t>
      </w:r>
    </w:p>
    <w:p w14:paraId="43568CF3">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1、本公司的子公司情况</w:t>
      </w:r>
    </w:p>
    <w:p w14:paraId="04CD049A">
      <w:pPr>
        <w:tabs>
          <w:tab w:val="left" w:pos="9000"/>
          <w:tab w:val="left" w:pos="9180"/>
        </w:tabs>
        <w:spacing w:line="400" w:lineRule="exact"/>
        <w:ind w:firstLine="420" w:firstLineChars="200"/>
        <w:rPr>
          <w:rFonts w:hint="eastAsia" w:cs="Arial" w:asciiTheme="minorEastAsia" w:hAnsiTheme="minorEastAsia" w:eastAsiaTheme="minorEastAsia"/>
          <w:color w:val="auto"/>
          <w:szCs w:val="21"/>
        </w:rPr>
      </w:pPr>
      <w:r>
        <w:rPr>
          <w:rFonts w:cs="Arial" w:asciiTheme="minorEastAsia" w:hAnsiTheme="minorEastAsia" w:eastAsiaTheme="minorEastAsia"/>
          <w:color w:val="auto"/>
          <w:szCs w:val="21"/>
        </w:rPr>
        <w:t>详见</w:t>
      </w:r>
      <w:r>
        <w:rPr>
          <w:rFonts w:hint="eastAsia" w:cs="Arial" w:asciiTheme="minorEastAsia" w:hAnsiTheme="minorEastAsia" w:eastAsiaTheme="minorEastAsia"/>
          <w:color w:val="auto"/>
          <w:szCs w:val="21"/>
        </w:rPr>
        <w:t>附注七、1、企业集团的构成</w:t>
      </w:r>
      <w:r>
        <w:rPr>
          <w:rFonts w:cs="Arial" w:asciiTheme="minorEastAsia" w:hAnsiTheme="minorEastAsia" w:eastAsiaTheme="minorEastAsia"/>
          <w:color w:val="auto"/>
          <w:szCs w:val="21"/>
        </w:rPr>
        <w:t>。</w:t>
      </w:r>
    </w:p>
    <w:p w14:paraId="4869777A">
      <w:pPr>
        <w:spacing w:line="400" w:lineRule="exact"/>
        <w:ind w:firstLine="422" w:firstLineChars="200"/>
        <w:outlineLvl w:val="1"/>
        <w:rPr>
          <w:rFonts w:hint="eastAsia" w:cs="Arial" w:asciiTheme="minorEastAsia" w:hAnsiTheme="minorEastAsia" w:eastAsiaTheme="minorEastAsia"/>
          <w:b/>
          <w:color w:val="auto"/>
          <w:szCs w:val="21"/>
        </w:rPr>
      </w:pPr>
      <w:r>
        <w:rPr>
          <w:rFonts w:hint="eastAsia" w:cs="Arial" w:asciiTheme="minorEastAsia" w:hAnsiTheme="minorEastAsia" w:eastAsiaTheme="minorEastAsia"/>
          <w:b/>
          <w:color w:val="auto"/>
          <w:szCs w:val="21"/>
        </w:rPr>
        <w:t>2、</w:t>
      </w:r>
      <w:bookmarkStart w:id="106" w:name="_Toc241636500"/>
      <w:r>
        <w:rPr>
          <w:rFonts w:hint="eastAsia" w:cs="Arial" w:asciiTheme="minorEastAsia" w:hAnsiTheme="minorEastAsia" w:eastAsiaTheme="minorEastAsia"/>
          <w:b/>
          <w:color w:val="auto"/>
          <w:szCs w:val="21"/>
        </w:rPr>
        <w:t>本公司的合营和联营企业情况</w:t>
      </w:r>
      <w:bookmarkEnd w:id="106"/>
    </w:p>
    <w:p w14:paraId="5599EF86">
      <w:pPr>
        <w:spacing w:line="400" w:lineRule="exact"/>
        <w:ind w:firstLine="420" w:firstLineChars="200"/>
        <w:rPr>
          <w:rFonts w:cs="Arial" w:asciiTheme="minorEastAsia" w:hAnsiTheme="minorEastAsia" w:eastAsiaTheme="minorEastAsia"/>
          <w:szCs w:val="21"/>
        </w:rPr>
      </w:pPr>
      <w:r>
        <w:rPr>
          <w:rFonts w:hint="eastAsia" w:cs="Arial" w:asciiTheme="minorEastAsia" w:hAnsiTheme="minorEastAsia" w:eastAsiaTheme="minorEastAsia"/>
          <w:szCs w:val="21"/>
        </w:rPr>
        <w:t>本公司重要的合营和联营企业</w:t>
      </w:r>
      <w:r>
        <w:rPr>
          <w:rFonts w:cs="Arial" w:asciiTheme="minorEastAsia" w:hAnsiTheme="minorEastAsia" w:eastAsiaTheme="minorEastAsia"/>
          <w:szCs w:val="21"/>
        </w:rPr>
        <w:t>详</w:t>
      </w:r>
      <w:r>
        <w:rPr>
          <w:rFonts w:cs="Arial" w:asciiTheme="minorEastAsia" w:hAnsiTheme="minorEastAsia" w:eastAsiaTheme="minorEastAsia"/>
          <w:color w:val="auto"/>
          <w:szCs w:val="21"/>
        </w:rPr>
        <w:t>见附注</w:t>
      </w:r>
      <w:r>
        <w:rPr>
          <w:rFonts w:hint="eastAsia" w:cs="Arial" w:asciiTheme="minorEastAsia" w:hAnsiTheme="minorEastAsia" w:eastAsiaTheme="minorEastAsia"/>
          <w:color w:val="auto"/>
          <w:szCs w:val="21"/>
        </w:rPr>
        <w:t>七</w:t>
      </w:r>
      <w:r>
        <w:rPr>
          <w:rFonts w:cs="Arial" w:asciiTheme="minorEastAsia" w:hAnsiTheme="minorEastAsia" w:eastAsiaTheme="minorEastAsia"/>
          <w:color w:val="auto"/>
          <w:szCs w:val="21"/>
        </w:rPr>
        <w:t>、</w:t>
      </w:r>
      <w:r>
        <w:rPr>
          <w:rFonts w:hint="eastAsia" w:cs="Arial" w:asciiTheme="minorEastAsia" w:hAnsiTheme="minorEastAsia" w:eastAsiaTheme="minorEastAsia"/>
          <w:color w:val="auto"/>
          <w:szCs w:val="21"/>
          <w:lang w:val="en-US" w:eastAsia="zh-CN"/>
        </w:rPr>
        <w:t>2</w:t>
      </w:r>
      <w:r>
        <w:rPr>
          <w:rFonts w:hint="eastAsia" w:cs="Arial" w:asciiTheme="minorEastAsia" w:hAnsiTheme="minorEastAsia" w:eastAsiaTheme="minorEastAsia"/>
          <w:color w:val="auto"/>
          <w:szCs w:val="21"/>
        </w:rPr>
        <w:t>在合营企业或联营企业中的权益。</w:t>
      </w:r>
      <w:r>
        <w:rPr>
          <w:rFonts w:hint="eastAsia" w:cs="Arial" w:asciiTheme="minorEastAsia" w:hAnsiTheme="minorEastAsia" w:eastAsiaTheme="minorEastAsia"/>
          <w:szCs w:val="21"/>
        </w:rPr>
        <w:t>本期与本公司发生关联方交易，或前期与本公司发生关联方交易形成余额的其他合营或联营企业情况如下：</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005"/>
        <w:gridCol w:w="5209"/>
      </w:tblGrid>
      <w:tr w14:paraId="3D4499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4005" w:type="dxa"/>
            <w:shd w:val="clear" w:color="auto" w:fill="auto"/>
            <w:vAlign w:val="center"/>
          </w:tcPr>
          <w:p w14:paraId="0D86C9D7">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合营或联营企业名称</w:t>
            </w:r>
          </w:p>
        </w:tc>
        <w:tc>
          <w:tcPr>
            <w:tcW w:w="5209" w:type="dxa"/>
            <w:shd w:val="clear" w:color="auto" w:fill="auto"/>
            <w:vAlign w:val="center"/>
          </w:tcPr>
          <w:p w14:paraId="06F9EEA3">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与本公司的关系</w:t>
            </w:r>
          </w:p>
        </w:tc>
      </w:tr>
      <w:tr w14:paraId="0AF7CB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0BB4B1B5">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5209" w:type="dxa"/>
            <w:shd w:val="clear" w:color="auto" w:fill="auto"/>
            <w:vAlign w:val="center"/>
          </w:tcPr>
          <w:p w14:paraId="2E12313D">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704085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725D57C8">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5209" w:type="dxa"/>
            <w:shd w:val="clear" w:color="auto" w:fill="auto"/>
            <w:vAlign w:val="center"/>
          </w:tcPr>
          <w:p w14:paraId="3594DA9D">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参股公司控制的公司</w:t>
            </w:r>
          </w:p>
        </w:tc>
      </w:tr>
      <w:tr w14:paraId="2321D1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2782B284">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浙江华睿北信源数据信息产业投资合伙企业（有限合伙）</w:t>
            </w:r>
          </w:p>
        </w:tc>
        <w:tc>
          <w:tcPr>
            <w:tcW w:w="5209" w:type="dxa"/>
            <w:shd w:val="clear" w:color="auto" w:fill="auto"/>
            <w:vAlign w:val="center"/>
          </w:tcPr>
          <w:p w14:paraId="55668988">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7B5EE7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04689427">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北京信源健和科技有限责任公司</w:t>
            </w:r>
          </w:p>
        </w:tc>
        <w:tc>
          <w:tcPr>
            <w:tcW w:w="5209" w:type="dxa"/>
            <w:shd w:val="clear" w:color="auto" w:fill="auto"/>
            <w:vAlign w:val="center"/>
          </w:tcPr>
          <w:p w14:paraId="3E20AAC0">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0B0A5A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71725685">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5209" w:type="dxa"/>
            <w:shd w:val="clear" w:color="auto" w:fill="auto"/>
            <w:vAlign w:val="center"/>
          </w:tcPr>
          <w:p w14:paraId="48EAA510">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159754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shd w:val="clear" w:color="auto" w:fill="auto"/>
            <w:vAlign w:val="center"/>
          </w:tcPr>
          <w:p w14:paraId="54BE63D1">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北京美络克思科技有限公司</w:t>
            </w:r>
          </w:p>
        </w:tc>
        <w:tc>
          <w:tcPr>
            <w:tcW w:w="5209" w:type="dxa"/>
            <w:shd w:val="clear" w:color="auto" w:fill="auto"/>
            <w:vAlign w:val="center"/>
          </w:tcPr>
          <w:p w14:paraId="270212C8">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31BCE5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shd w:val="clear" w:color="auto" w:fill="auto"/>
            <w:vAlign w:val="center"/>
          </w:tcPr>
          <w:p w14:paraId="271CE2F4">
            <w:pPr>
              <w:keepNext w:val="0"/>
              <w:keepLines w:val="0"/>
              <w:widowControl/>
              <w:suppressLineNumbers w:val="0"/>
              <w:jc w:val="left"/>
              <w:textAlignment w:val="center"/>
              <w:rPr>
                <w:rFonts w:cs="Arial" w:asciiTheme="minorEastAsia" w:hAnsiTheme="minorEastAsia" w:eastAsiaTheme="minorEastAsia"/>
                <w:kern w:val="0"/>
                <w:szCs w:val="21"/>
              </w:rPr>
            </w:pPr>
            <w:commentRangeStart w:id="2"/>
            <w:r>
              <w:rPr>
                <w:rFonts w:hint="eastAsia" w:ascii="宋体" w:hAnsi="宋体" w:eastAsia="宋体" w:cs="宋体"/>
                <w:i w:val="0"/>
                <w:iCs w:val="0"/>
                <w:color w:val="000000"/>
                <w:kern w:val="0"/>
                <w:sz w:val="21"/>
                <w:szCs w:val="21"/>
                <w:u w:val="none"/>
                <w:lang w:val="en-US" w:eastAsia="zh-CN" w:bidi="ar"/>
              </w:rPr>
              <w:t>海南保嘉源信息技术有限公司</w:t>
            </w:r>
            <w:commentRangeEnd w:id="2"/>
            <w:r>
              <w:rPr>
                <w:rStyle w:val="CommentReference"/>
              </w:rPr>
              <w:commentReference w:id="2"/>
            </w:r>
          </w:p>
        </w:tc>
        <w:tc>
          <w:tcPr>
            <w:tcW w:w="5209" w:type="dxa"/>
            <w:shd w:val="clear" w:color="auto" w:fill="auto"/>
            <w:vAlign w:val="center"/>
          </w:tcPr>
          <w:p w14:paraId="78481698">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58C55C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shd w:val="clear" w:color="auto" w:fill="auto"/>
            <w:vAlign w:val="center"/>
          </w:tcPr>
          <w:p w14:paraId="59B8BFEE">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5209" w:type="dxa"/>
            <w:shd w:val="clear" w:color="auto" w:fill="auto"/>
            <w:vAlign w:val="center"/>
          </w:tcPr>
          <w:p w14:paraId="4BD58112">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1F47FD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shd w:val="clear" w:color="auto" w:fill="auto"/>
            <w:vAlign w:val="center"/>
          </w:tcPr>
          <w:p w14:paraId="20238346">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5209" w:type="dxa"/>
            <w:shd w:val="clear" w:color="auto" w:fill="auto"/>
            <w:vAlign w:val="center"/>
          </w:tcPr>
          <w:p w14:paraId="537E48D2">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参股公司</w:t>
            </w:r>
          </w:p>
        </w:tc>
      </w:tr>
    </w:tbl>
    <w:p w14:paraId="23B0A85A">
      <w:pPr>
        <w:spacing w:line="400" w:lineRule="exact"/>
        <w:ind w:left="482"/>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3、其他关联方情况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005"/>
        <w:gridCol w:w="5209"/>
      </w:tblGrid>
      <w:tr w14:paraId="51014D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398D950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其他关联方名称</w:t>
            </w:r>
          </w:p>
        </w:tc>
        <w:tc>
          <w:tcPr>
            <w:tcW w:w="5209" w:type="dxa"/>
            <w:vAlign w:val="center"/>
          </w:tcPr>
          <w:p w14:paraId="588A959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其他关联方</w:t>
            </w:r>
            <w:r>
              <w:rPr>
                <w:rFonts w:cs="Arial" w:asciiTheme="minorEastAsia" w:hAnsiTheme="minorEastAsia" w:eastAsiaTheme="minorEastAsia"/>
                <w:kern w:val="0"/>
                <w:szCs w:val="21"/>
              </w:rPr>
              <w:t>与本公司关系</w:t>
            </w:r>
          </w:p>
        </w:tc>
      </w:tr>
      <w:tr w14:paraId="7C9B29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6C79B4B4">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杭州安存网络科技有限公司</w:t>
            </w:r>
          </w:p>
        </w:tc>
        <w:tc>
          <w:tcPr>
            <w:tcW w:w="5209" w:type="dxa"/>
            <w:vAlign w:val="center"/>
          </w:tcPr>
          <w:p w14:paraId="55CC6065">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实控人参股公司</w:t>
            </w:r>
          </w:p>
        </w:tc>
      </w:tr>
      <w:tr w14:paraId="552C08D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054443E4">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北京爱传智胜科技有限公司</w:t>
            </w:r>
          </w:p>
        </w:tc>
        <w:tc>
          <w:tcPr>
            <w:tcW w:w="5209" w:type="dxa"/>
            <w:vAlign w:val="center"/>
          </w:tcPr>
          <w:p w14:paraId="262EB8DA">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实控人控股公司</w:t>
            </w:r>
          </w:p>
        </w:tc>
      </w:tr>
      <w:tr w14:paraId="1C19DF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48E0C4CD">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杭州零零柒科技有限公司</w:t>
            </w:r>
          </w:p>
        </w:tc>
        <w:tc>
          <w:tcPr>
            <w:tcW w:w="5209" w:type="dxa"/>
            <w:vAlign w:val="center"/>
          </w:tcPr>
          <w:p w14:paraId="77017B74">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参股公司</w:t>
            </w:r>
          </w:p>
        </w:tc>
      </w:tr>
    </w:tbl>
    <w:p w14:paraId="7C43E59D">
      <w:pPr>
        <w:spacing w:line="400" w:lineRule="exact"/>
        <w:ind w:left="482"/>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4、关联方交易情况</w:t>
      </w:r>
    </w:p>
    <w:p w14:paraId="5121C621">
      <w:pPr>
        <w:spacing w:line="400" w:lineRule="exact"/>
        <w:ind w:left="482"/>
        <w:rPr>
          <w:rFonts w:hint="eastAsia" w:cs="Arial" w:asciiTheme="minorEastAsia" w:hAnsiTheme="minorEastAsia" w:eastAsiaTheme="minorEastAsia"/>
          <w:szCs w:val="21"/>
        </w:rPr>
      </w:pPr>
      <w:r>
        <w:rPr>
          <w:rFonts w:hint="eastAsia" w:cs="Arial" w:asciiTheme="minorEastAsia" w:hAnsiTheme="minorEastAsia" w:eastAsiaTheme="minorEastAsia"/>
          <w:szCs w:val="21"/>
        </w:rPr>
        <w:t>（1）购销商品、提供和接受劳务的关联交易</w:t>
      </w:r>
    </w:p>
    <w:p w14:paraId="37B5816A">
      <w:pPr>
        <w:tabs>
          <w:tab w:val="left" w:pos="9000"/>
        </w:tabs>
        <w:spacing w:line="400" w:lineRule="exact"/>
        <w:ind w:firstLine="420" w:firstLineChars="200"/>
        <w:rPr>
          <w:rFonts w:hint="eastAsia" w:cs="Arial" w:asciiTheme="minorEastAsia" w:hAnsiTheme="minorEastAsia" w:eastAsiaTheme="minorEastAsia"/>
          <w:szCs w:val="21"/>
        </w:rPr>
      </w:pPr>
      <w:r>
        <w:rPr>
          <w:rFonts w:hint="eastAsia" w:cs="宋体" w:asciiTheme="minorEastAsia" w:hAnsiTheme="minorEastAsia" w:eastAsiaTheme="minorEastAsia"/>
          <w:szCs w:val="21"/>
        </w:rPr>
        <w:t>①</w:t>
      </w:r>
      <w:r>
        <w:rPr>
          <w:rFonts w:cs="Arial" w:asciiTheme="minorEastAsia" w:hAnsiTheme="minorEastAsia" w:eastAsiaTheme="minorEastAsia"/>
          <w:szCs w:val="21"/>
        </w:rPr>
        <w:t>采购商品/接受劳务</w:t>
      </w:r>
      <w:r>
        <w:rPr>
          <w:rFonts w:hint="eastAsia" w:cs="Arial" w:asciiTheme="minorEastAsia" w:hAnsiTheme="minorEastAsia" w:eastAsiaTheme="minorEastAsia"/>
          <w:szCs w:val="21"/>
        </w:rPr>
        <w:t>情况</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03"/>
        <w:gridCol w:w="1842"/>
        <w:gridCol w:w="2127"/>
        <w:gridCol w:w="1842"/>
      </w:tblGrid>
      <w:tr w14:paraId="2D9A86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403" w:type="dxa"/>
            <w:vAlign w:val="center"/>
          </w:tcPr>
          <w:p w14:paraId="666390C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关联方</w:t>
            </w:r>
          </w:p>
        </w:tc>
        <w:tc>
          <w:tcPr>
            <w:tcW w:w="1842" w:type="dxa"/>
            <w:vAlign w:val="center"/>
          </w:tcPr>
          <w:p w14:paraId="0458C6D8">
            <w:pPr>
              <w:widowControl/>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关联交易内容</w:t>
            </w:r>
          </w:p>
        </w:tc>
        <w:tc>
          <w:tcPr>
            <w:tcW w:w="2127" w:type="dxa"/>
            <w:noWrap/>
            <w:vAlign w:val="center"/>
          </w:tcPr>
          <w:p w14:paraId="1CB807A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w:t>
            </w:r>
            <w:r>
              <w:rPr>
                <w:rFonts w:cs="Arial" w:asciiTheme="minorEastAsia" w:hAnsiTheme="minorEastAsia" w:eastAsiaTheme="minorEastAsia"/>
                <w:kern w:val="0"/>
                <w:szCs w:val="21"/>
              </w:rPr>
              <w:t>额</w:t>
            </w:r>
          </w:p>
        </w:tc>
        <w:tc>
          <w:tcPr>
            <w:tcW w:w="1842" w:type="dxa"/>
            <w:noWrap/>
            <w:vAlign w:val="center"/>
          </w:tcPr>
          <w:p w14:paraId="1278069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w:t>
            </w:r>
            <w:r>
              <w:rPr>
                <w:rFonts w:cs="Arial" w:asciiTheme="minorEastAsia" w:hAnsiTheme="minorEastAsia" w:eastAsiaTheme="minorEastAsia"/>
                <w:kern w:val="0"/>
                <w:szCs w:val="21"/>
              </w:rPr>
              <w:t>额</w:t>
            </w:r>
          </w:p>
        </w:tc>
      </w:tr>
      <w:tr w14:paraId="045049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14C36C71">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1842" w:type="dxa"/>
            <w:vAlign w:val="center"/>
          </w:tcPr>
          <w:p w14:paraId="71368E78">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采购商品</w:t>
            </w:r>
          </w:p>
        </w:tc>
        <w:tc>
          <w:tcPr>
            <w:tcW w:w="2127" w:type="dxa"/>
            <w:noWrap/>
            <w:vAlign w:val="center"/>
          </w:tcPr>
          <w:p w14:paraId="7EE37D5F">
            <w:pPr>
              <w:keepNext w:val="0"/>
              <w:keepLines w:val="0"/>
              <w:widowControl/>
              <w:suppressLineNumbers w:val="0"/>
              <w:jc w:val="right"/>
              <w:textAlignment w:val="center"/>
              <w:rPr>
                <w:rFonts w:hint="eastAsia"/>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8,495,575.22 </w:t>
            </w:r>
          </w:p>
        </w:tc>
        <w:tc>
          <w:tcPr>
            <w:tcW w:w="1842" w:type="dxa"/>
            <w:noWrap/>
            <w:vAlign w:val="center"/>
          </w:tcPr>
          <w:p w14:paraId="2191AD45">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7,793,454.55 </w:t>
            </w:r>
          </w:p>
        </w:tc>
      </w:tr>
      <w:tr w14:paraId="4E29EF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3461AFB7">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42" w:type="dxa"/>
            <w:vAlign w:val="center"/>
          </w:tcPr>
          <w:p w14:paraId="243CEA0D">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采购商品</w:t>
            </w:r>
          </w:p>
        </w:tc>
        <w:tc>
          <w:tcPr>
            <w:tcW w:w="2127" w:type="dxa"/>
            <w:noWrap/>
            <w:vAlign w:val="center"/>
          </w:tcPr>
          <w:p w14:paraId="2342D8AF">
            <w:pPr>
              <w:keepNext w:val="0"/>
              <w:keepLines w:val="0"/>
              <w:widowControl/>
              <w:suppressLineNumbers w:val="0"/>
              <w:jc w:val="right"/>
              <w:textAlignment w:val="center"/>
              <w:rPr>
                <w:rFonts w:hint="eastAsia"/>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5,238.04 </w:t>
            </w:r>
          </w:p>
        </w:tc>
        <w:tc>
          <w:tcPr>
            <w:tcW w:w="1842" w:type="dxa"/>
            <w:noWrap/>
            <w:vAlign w:val="center"/>
          </w:tcPr>
          <w:p w14:paraId="26711AB3">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1,262,271.44 </w:t>
            </w:r>
          </w:p>
        </w:tc>
      </w:tr>
      <w:tr w14:paraId="4D9A4F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31C8627C">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1842" w:type="dxa"/>
            <w:vAlign w:val="center"/>
          </w:tcPr>
          <w:p w14:paraId="64EBAFE3">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采购商品</w:t>
            </w:r>
          </w:p>
        </w:tc>
        <w:tc>
          <w:tcPr>
            <w:tcW w:w="2127" w:type="dxa"/>
            <w:noWrap/>
            <w:vAlign w:val="center"/>
          </w:tcPr>
          <w:p w14:paraId="25F43E6E">
            <w:pPr>
              <w:keepNext w:val="0"/>
              <w:keepLines w:val="0"/>
              <w:widowControl/>
              <w:suppressLineNumbers w:val="0"/>
              <w:jc w:val="right"/>
              <w:textAlignment w:val="center"/>
              <w:rPr>
                <w:rFonts w:hint="eastAsia"/>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w:t>
            </w:r>
          </w:p>
        </w:tc>
        <w:tc>
          <w:tcPr>
            <w:tcW w:w="1842" w:type="dxa"/>
            <w:noWrap/>
            <w:vAlign w:val="center"/>
          </w:tcPr>
          <w:p w14:paraId="49BB4E44">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127,433.63 </w:t>
            </w:r>
          </w:p>
        </w:tc>
      </w:tr>
    </w:tbl>
    <w:p w14:paraId="0818CACC">
      <w:pPr>
        <w:tabs>
          <w:tab w:val="left" w:pos="9000"/>
        </w:tabs>
        <w:spacing w:line="400" w:lineRule="exact"/>
        <w:ind w:firstLine="480"/>
        <w:rPr>
          <w:rFonts w:hint="eastAsia" w:cs="Arial" w:asciiTheme="minorEastAsia" w:hAnsiTheme="minorEastAsia" w:eastAsiaTheme="minorEastAsia"/>
          <w:szCs w:val="21"/>
        </w:rPr>
      </w:pPr>
      <w:r>
        <w:rPr>
          <w:rFonts w:hint="eastAsia" w:cs="Arial" w:asciiTheme="minorEastAsia" w:hAnsiTheme="minorEastAsia" w:eastAsiaTheme="minorEastAsia"/>
          <w:szCs w:val="21"/>
        </w:rPr>
        <w:t>出售商品</w:t>
      </w:r>
      <w:r>
        <w:rPr>
          <w:rFonts w:cs="Arial" w:asciiTheme="minorEastAsia" w:hAnsiTheme="minorEastAsia" w:eastAsiaTheme="minorEastAsia"/>
          <w:szCs w:val="21"/>
        </w:rPr>
        <w:t>/</w:t>
      </w:r>
      <w:r>
        <w:rPr>
          <w:rFonts w:hint="eastAsia" w:cs="Arial" w:asciiTheme="minorEastAsia" w:hAnsiTheme="minorEastAsia" w:eastAsiaTheme="minorEastAsia"/>
          <w:szCs w:val="21"/>
        </w:rPr>
        <w:t>提供劳务情况</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03"/>
        <w:gridCol w:w="1842"/>
        <w:gridCol w:w="2127"/>
        <w:gridCol w:w="1842"/>
      </w:tblGrid>
      <w:tr w14:paraId="345ED3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403" w:type="dxa"/>
            <w:vAlign w:val="center"/>
          </w:tcPr>
          <w:p w14:paraId="44FDB19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关联方</w:t>
            </w:r>
          </w:p>
        </w:tc>
        <w:tc>
          <w:tcPr>
            <w:tcW w:w="1842" w:type="dxa"/>
            <w:vAlign w:val="center"/>
          </w:tcPr>
          <w:p w14:paraId="68FE04DA">
            <w:pPr>
              <w:widowControl/>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关联交易内容</w:t>
            </w:r>
          </w:p>
        </w:tc>
        <w:tc>
          <w:tcPr>
            <w:tcW w:w="2127" w:type="dxa"/>
            <w:noWrap/>
            <w:vAlign w:val="center"/>
          </w:tcPr>
          <w:p w14:paraId="54E1A5F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w:t>
            </w:r>
            <w:r>
              <w:rPr>
                <w:rFonts w:cs="Arial" w:asciiTheme="minorEastAsia" w:hAnsiTheme="minorEastAsia" w:eastAsiaTheme="minorEastAsia"/>
                <w:kern w:val="0"/>
                <w:szCs w:val="21"/>
              </w:rPr>
              <w:t>额</w:t>
            </w:r>
          </w:p>
        </w:tc>
        <w:tc>
          <w:tcPr>
            <w:tcW w:w="1842" w:type="dxa"/>
            <w:noWrap/>
            <w:vAlign w:val="center"/>
          </w:tcPr>
          <w:p w14:paraId="5EEEEF6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w:t>
            </w:r>
            <w:r>
              <w:rPr>
                <w:rFonts w:cs="Arial" w:asciiTheme="minorEastAsia" w:hAnsiTheme="minorEastAsia" w:eastAsiaTheme="minorEastAsia"/>
                <w:kern w:val="0"/>
                <w:szCs w:val="21"/>
              </w:rPr>
              <w:t>额</w:t>
            </w:r>
          </w:p>
        </w:tc>
      </w:tr>
      <w:tr w14:paraId="283E06B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68CD8F72">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1842" w:type="dxa"/>
            <w:vAlign w:val="center"/>
          </w:tcPr>
          <w:p w14:paraId="6A75884A">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6E6542EE">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420.36 </w:t>
            </w:r>
          </w:p>
        </w:tc>
        <w:tc>
          <w:tcPr>
            <w:tcW w:w="1842" w:type="dxa"/>
            <w:noWrap/>
            <w:vAlign w:val="center"/>
          </w:tcPr>
          <w:p w14:paraId="2078A4AA">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420.36 </w:t>
            </w:r>
          </w:p>
        </w:tc>
      </w:tr>
      <w:tr w14:paraId="662358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25F7CA71">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42" w:type="dxa"/>
            <w:vAlign w:val="center"/>
          </w:tcPr>
          <w:p w14:paraId="06610687">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4335646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3,644.41 </w:t>
            </w:r>
          </w:p>
        </w:tc>
        <w:tc>
          <w:tcPr>
            <w:tcW w:w="1842" w:type="dxa"/>
            <w:noWrap/>
            <w:vAlign w:val="center"/>
          </w:tcPr>
          <w:p w14:paraId="2E4EC74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16,747.12 </w:t>
            </w:r>
          </w:p>
        </w:tc>
      </w:tr>
      <w:tr w14:paraId="65092E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7068B6DE">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1842" w:type="dxa"/>
            <w:vAlign w:val="center"/>
          </w:tcPr>
          <w:p w14:paraId="3DC75CCF">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5B1E2E4B">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6,107.39 </w:t>
            </w:r>
          </w:p>
        </w:tc>
        <w:tc>
          <w:tcPr>
            <w:tcW w:w="1842" w:type="dxa"/>
            <w:noWrap/>
            <w:vAlign w:val="center"/>
          </w:tcPr>
          <w:p w14:paraId="62E69E45">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44,382.63 </w:t>
            </w:r>
          </w:p>
        </w:tc>
      </w:tr>
      <w:tr w14:paraId="66A77C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794FABB5">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北京爱传智胜科技有限公司</w:t>
            </w:r>
          </w:p>
        </w:tc>
        <w:tc>
          <w:tcPr>
            <w:tcW w:w="1842" w:type="dxa"/>
            <w:vAlign w:val="center"/>
          </w:tcPr>
          <w:p w14:paraId="4AEC648A">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7E19BB7C">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158,632.63 </w:t>
            </w:r>
          </w:p>
        </w:tc>
        <w:tc>
          <w:tcPr>
            <w:tcW w:w="1842" w:type="dxa"/>
            <w:noWrap/>
            <w:vAlign w:val="center"/>
          </w:tcPr>
          <w:p w14:paraId="3E3DCC17">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679,458.47 </w:t>
            </w:r>
          </w:p>
        </w:tc>
      </w:tr>
      <w:tr w14:paraId="3BF320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028765C8">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1842" w:type="dxa"/>
            <w:vAlign w:val="center"/>
          </w:tcPr>
          <w:p w14:paraId="4913BE4C">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08F71AB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11,227,294.33 </w:t>
            </w:r>
          </w:p>
        </w:tc>
        <w:tc>
          <w:tcPr>
            <w:tcW w:w="1842" w:type="dxa"/>
            <w:noWrap/>
            <w:vAlign w:val="center"/>
          </w:tcPr>
          <w:p w14:paraId="6FA8BAC2">
            <w:pPr>
              <w:jc w:val="right"/>
              <w:rPr>
                <w:sz w:val="21"/>
                <w:szCs w:val="21"/>
              </w:rPr>
            </w:pPr>
          </w:p>
        </w:tc>
      </w:tr>
    </w:tbl>
    <w:p w14:paraId="277929B7">
      <w:pPr>
        <w:tabs>
          <w:tab w:val="left" w:pos="900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（5）关联担保情况</w:t>
      </w:r>
    </w:p>
    <w:p w14:paraId="0D235411">
      <w:pPr>
        <w:tabs>
          <w:tab w:val="left" w:pos="9000"/>
        </w:tabs>
        <w:spacing w:line="400" w:lineRule="exact"/>
        <w:ind w:firstLine="420" w:firstLineChars="200"/>
        <w:rPr>
          <w:rFonts w:hint="eastAsia" w:cs="Arial" w:asciiTheme="minorEastAsia" w:hAnsiTheme="minorEastAsia" w:eastAsiaTheme="minorEastAsia"/>
          <w:color w:val="0000FF"/>
          <w:szCs w:val="21"/>
        </w:rPr>
      </w:pPr>
      <w:r>
        <w:rPr>
          <w:rFonts w:hint="eastAsia" w:cs="宋体" w:asciiTheme="minorEastAsia" w:hAnsiTheme="minorEastAsia" w:eastAsiaTheme="minorEastAsia"/>
          <w:szCs w:val="21"/>
        </w:rPr>
        <w:t>①</w:t>
      </w:r>
      <w:r>
        <w:rPr>
          <w:rFonts w:cs="Arial" w:asciiTheme="minorEastAsia" w:hAnsiTheme="minorEastAsia" w:eastAsiaTheme="minorEastAsia"/>
          <w:szCs w:val="21"/>
        </w:rPr>
        <w:t>本公司作为</w:t>
      </w:r>
      <w:r>
        <w:rPr>
          <w:rFonts w:hint="eastAsia" w:cs="Arial" w:asciiTheme="minorEastAsia" w:hAnsiTheme="minorEastAsia" w:eastAsiaTheme="minorEastAsia"/>
          <w:szCs w:val="21"/>
        </w:rPr>
        <w:t>担保方</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30"/>
        <w:gridCol w:w="1276"/>
        <w:gridCol w:w="1843"/>
        <w:gridCol w:w="1843"/>
        <w:gridCol w:w="850"/>
      </w:tblGrid>
      <w:tr w14:paraId="2FB84A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658" w:hRule="atLeast"/>
          <w:tblHeader/>
        </w:trPr>
        <w:tc>
          <w:tcPr>
            <w:tcW w:w="3430" w:type="dxa"/>
            <w:vAlign w:val="center"/>
          </w:tcPr>
          <w:p w14:paraId="58A7617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被担保方</w:t>
            </w:r>
          </w:p>
        </w:tc>
        <w:tc>
          <w:tcPr>
            <w:tcW w:w="1276" w:type="dxa"/>
            <w:vAlign w:val="center"/>
          </w:tcPr>
          <w:p w14:paraId="0CE2820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担保金额</w:t>
            </w:r>
          </w:p>
        </w:tc>
        <w:tc>
          <w:tcPr>
            <w:tcW w:w="1843" w:type="dxa"/>
            <w:vAlign w:val="center"/>
          </w:tcPr>
          <w:p w14:paraId="00C1C8D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担保起始日</w:t>
            </w:r>
          </w:p>
        </w:tc>
        <w:tc>
          <w:tcPr>
            <w:tcW w:w="1843" w:type="dxa"/>
            <w:vAlign w:val="center"/>
          </w:tcPr>
          <w:p w14:paraId="2AD7694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担保到期日</w:t>
            </w:r>
          </w:p>
        </w:tc>
        <w:tc>
          <w:tcPr>
            <w:tcW w:w="850" w:type="dxa"/>
            <w:vAlign w:val="center"/>
          </w:tcPr>
          <w:p w14:paraId="37BE47DE">
            <w:pPr>
              <w:widowControl/>
              <w:spacing w:line="400" w:lineRule="exact"/>
              <w:jc w:val="center"/>
              <w:rPr>
                <w:rFonts w:hint="eastAsia" w:cs="Arial" w:asciiTheme="minorEastAsia" w:hAnsiTheme="minorEastAsia" w:eastAsiaTheme="minorEastAsia"/>
                <w:kern w:val="0"/>
                <w:sz w:val="15"/>
                <w:szCs w:val="15"/>
              </w:rPr>
            </w:pPr>
            <w:r>
              <w:rPr>
                <w:rFonts w:cs="Arial" w:asciiTheme="minorEastAsia" w:hAnsiTheme="minorEastAsia" w:eastAsiaTheme="minorEastAsia"/>
                <w:kern w:val="0"/>
                <w:sz w:val="15"/>
                <w:szCs w:val="15"/>
              </w:rPr>
              <w:t>担保是否已经履行完毕</w:t>
            </w:r>
          </w:p>
        </w:tc>
      </w:tr>
      <w:tr w14:paraId="3571FA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75408FCA">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上海北信源供应链管理有限公司</w:t>
            </w:r>
          </w:p>
        </w:tc>
        <w:tc>
          <w:tcPr>
            <w:tcW w:w="1276" w:type="dxa"/>
            <w:noWrap/>
            <w:vAlign w:val="center"/>
          </w:tcPr>
          <w:p w14:paraId="126ACB78">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30,000,000.00</w:t>
            </w:r>
          </w:p>
        </w:tc>
        <w:tc>
          <w:tcPr>
            <w:tcW w:w="1843" w:type="dxa"/>
            <w:noWrap/>
            <w:vAlign w:val="center"/>
          </w:tcPr>
          <w:p w14:paraId="217DE172">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2024年3月15日</w:t>
            </w:r>
          </w:p>
        </w:tc>
        <w:tc>
          <w:tcPr>
            <w:tcW w:w="1843" w:type="dxa"/>
            <w:noWrap/>
            <w:vAlign w:val="center"/>
          </w:tcPr>
          <w:p w14:paraId="4B4CCF4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2027年9月15日</w:t>
            </w:r>
          </w:p>
        </w:tc>
        <w:tc>
          <w:tcPr>
            <w:tcW w:w="850" w:type="dxa"/>
            <w:noWrap/>
            <w:vAlign w:val="center"/>
          </w:tcPr>
          <w:p w14:paraId="41EC2A1E">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779D79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4292DF69">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北京中软华泰信息技术有限责任公司</w:t>
            </w:r>
          </w:p>
        </w:tc>
        <w:tc>
          <w:tcPr>
            <w:tcW w:w="1276" w:type="dxa"/>
            <w:noWrap/>
            <w:vAlign w:val="center"/>
          </w:tcPr>
          <w:p w14:paraId="786F67CA">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6F21F49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2024年5月13日</w:t>
            </w:r>
          </w:p>
        </w:tc>
        <w:tc>
          <w:tcPr>
            <w:tcW w:w="1843" w:type="dxa"/>
            <w:noWrap/>
            <w:vAlign w:val="center"/>
          </w:tcPr>
          <w:p w14:paraId="6294754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2025年5月12日</w:t>
            </w:r>
          </w:p>
        </w:tc>
        <w:tc>
          <w:tcPr>
            <w:tcW w:w="850" w:type="dxa"/>
            <w:noWrap/>
            <w:vAlign w:val="center"/>
          </w:tcPr>
          <w:p w14:paraId="388A5072">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25A2CE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6D426F0E">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密信（北京）数字科技有限公司</w:t>
            </w:r>
          </w:p>
        </w:tc>
        <w:tc>
          <w:tcPr>
            <w:tcW w:w="1276" w:type="dxa"/>
            <w:noWrap/>
            <w:vAlign w:val="center"/>
          </w:tcPr>
          <w:p w14:paraId="6B754AF8">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3CC24DD0">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2024年5月13日</w:t>
            </w:r>
          </w:p>
        </w:tc>
        <w:tc>
          <w:tcPr>
            <w:tcW w:w="1843" w:type="dxa"/>
            <w:noWrap/>
            <w:vAlign w:val="center"/>
          </w:tcPr>
          <w:p w14:paraId="0E8CDB49">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2025年5月12日</w:t>
            </w:r>
          </w:p>
        </w:tc>
        <w:tc>
          <w:tcPr>
            <w:tcW w:w="850" w:type="dxa"/>
            <w:noWrap/>
            <w:vAlign w:val="center"/>
          </w:tcPr>
          <w:p w14:paraId="64424B6C">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4093BF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20CDCE16">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70E73926">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70,000,000.00</w:t>
            </w:r>
          </w:p>
        </w:tc>
        <w:tc>
          <w:tcPr>
            <w:tcW w:w="1843" w:type="dxa"/>
            <w:noWrap/>
            <w:vAlign w:val="center"/>
          </w:tcPr>
          <w:p w14:paraId="12333FB6">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2024年5月14日</w:t>
            </w:r>
          </w:p>
        </w:tc>
        <w:tc>
          <w:tcPr>
            <w:tcW w:w="1843" w:type="dxa"/>
            <w:noWrap/>
            <w:vAlign w:val="center"/>
          </w:tcPr>
          <w:p w14:paraId="4AE82CE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2025年5月13日</w:t>
            </w:r>
          </w:p>
        </w:tc>
        <w:tc>
          <w:tcPr>
            <w:tcW w:w="850" w:type="dxa"/>
            <w:noWrap/>
            <w:vAlign w:val="center"/>
          </w:tcPr>
          <w:p w14:paraId="410133A5">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63942D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70B0C699">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75FE16C8">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10,000,000.00</w:t>
            </w:r>
          </w:p>
        </w:tc>
        <w:tc>
          <w:tcPr>
            <w:tcW w:w="1843" w:type="dxa"/>
            <w:noWrap/>
            <w:vAlign w:val="center"/>
          </w:tcPr>
          <w:p w14:paraId="6DB6585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2024年8月13日</w:t>
            </w:r>
          </w:p>
        </w:tc>
        <w:tc>
          <w:tcPr>
            <w:tcW w:w="1843" w:type="dxa"/>
            <w:noWrap/>
            <w:vAlign w:val="center"/>
          </w:tcPr>
          <w:p w14:paraId="50999A8A">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2025年7月25日</w:t>
            </w:r>
          </w:p>
        </w:tc>
        <w:tc>
          <w:tcPr>
            <w:tcW w:w="850" w:type="dxa"/>
            <w:noWrap/>
            <w:vAlign w:val="center"/>
          </w:tcPr>
          <w:p w14:paraId="09D39982">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086A7F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0BAD5CB0">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上海北信源信息技术有限公司</w:t>
            </w:r>
          </w:p>
        </w:tc>
        <w:tc>
          <w:tcPr>
            <w:tcW w:w="1276" w:type="dxa"/>
            <w:noWrap/>
            <w:vAlign w:val="center"/>
          </w:tcPr>
          <w:p w14:paraId="5E75118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5D31C18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2024年10月11日</w:t>
            </w:r>
          </w:p>
        </w:tc>
        <w:tc>
          <w:tcPr>
            <w:tcW w:w="1843" w:type="dxa"/>
            <w:noWrap/>
            <w:vAlign w:val="center"/>
          </w:tcPr>
          <w:p w14:paraId="571E362C">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2025年10月10日</w:t>
            </w:r>
          </w:p>
        </w:tc>
        <w:tc>
          <w:tcPr>
            <w:tcW w:w="850" w:type="dxa"/>
            <w:noWrap/>
            <w:vAlign w:val="center"/>
          </w:tcPr>
          <w:p w14:paraId="1A8F33D0">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5047DC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34A36A4B">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北京中软华泰信息技术有限责任公司</w:t>
            </w:r>
          </w:p>
        </w:tc>
        <w:tc>
          <w:tcPr>
            <w:tcW w:w="1276" w:type="dxa"/>
            <w:noWrap/>
            <w:vAlign w:val="center"/>
          </w:tcPr>
          <w:p w14:paraId="1912A7C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03AEC8D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2025年12月30日</w:t>
            </w:r>
          </w:p>
        </w:tc>
        <w:tc>
          <w:tcPr>
            <w:tcW w:w="1843" w:type="dxa"/>
            <w:noWrap/>
            <w:vAlign w:val="center"/>
          </w:tcPr>
          <w:p w14:paraId="63105D23">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2026年12月30日</w:t>
            </w:r>
          </w:p>
        </w:tc>
        <w:tc>
          <w:tcPr>
            <w:tcW w:w="850" w:type="dxa"/>
            <w:noWrap/>
            <w:vAlign w:val="center"/>
          </w:tcPr>
          <w:p w14:paraId="63FB55F9">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5B3F69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5BB0F704">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北京中软华泰信息技术有限责任公司</w:t>
            </w:r>
          </w:p>
        </w:tc>
        <w:tc>
          <w:tcPr>
            <w:tcW w:w="1276" w:type="dxa"/>
            <w:noWrap/>
            <w:vAlign w:val="center"/>
          </w:tcPr>
          <w:p w14:paraId="32F127B9">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3467E6E8">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2025年6月17日</w:t>
            </w:r>
          </w:p>
        </w:tc>
        <w:tc>
          <w:tcPr>
            <w:tcW w:w="1843" w:type="dxa"/>
            <w:noWrap/>
            <w:vAlign w:val="center"/>
          </w:tcPr>
          <w:p w14:paraId="7B4A9496">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2026年6月16日</w:t>
            </w:r>
          </w:p>
        </w:tc>
        <w:tc>
          <w:tcPr>
            <w:tcW w:w="850" w:type="dxa"/>
            <w:noWrap/>
            <w:vAlign w:val="center"/>
          </w:tcPr>
          <w:p w14:paraId="4DC8DE10">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03FA35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4245B6EC">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北京中软华泰信息技术有限责任公司</w:t>
            </w:r>
          </w:p>
        </w:tc>
        <w:tc>
          <w:tcPr>
            <w:tcW w:w="1276" w:type="dxa"/>
            <w:noWrap/>
            <w:vAlign w:val="center"/>
          </w:tcPr>
          <w:p w14:paraId="7DEF2FF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4E5B5FFD">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2025年3月29日</w:t>
            </w:r>
          </w:p>
        </w:tc>
        <w:tc>
          <w:tcPr>
            <w:tcW w:w="1843" w:type="dxa"/>
            <w:noWrap/>
            <w:vAlign w:val="center"/>
          </w:tcPr>
          <w:p w14:paraId="73C00AF0">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2026年3月28日</w:t>
            </w:r>
          </w:p>
        </w:tc>
        <w:tc>
          <w:tcPr>
            <w:tcW w:w="850" w:type="dxa"/>
            <w:noWrap/>
            <w:vAlign w:val="center"/>
          </w:tcPr>
          <w:p w14:paraId="6FD18794">
            <w:pPr>
              <w:keepNext w:val="0"/>
              <w:keepLines w:val="0"/>
              <w:widowControl/>
              <w:suppressLineNumbers w:val="0"/>
              <w:jc w:val="center"/>
              <w:textAlignment w:val="center"/>
              <w:rPr>
                <w:rFonts w:hint="eastAsia" w:cs="Arial" w:asciiTheme="minorEastAsia" w:hAnsiTheme="minorEastAsia" w:eastAsiaTheme="minorEastAsia"/>
                <w:szCs w:val="21"/>
                <w:highlight w:val="yellow"/>
              </w:rPr>
            </w:pPr>
            <w:r>
              <w:rPr>
                <w:rFonts w:hint="default" w:ascii="Arial Narrow" w:hAnsi="Arial Narrow" w:eastAsia="Arial Narrow" w:cs="Arial Narrow"/>
                <w:i w:val="0"/>
                <w:iCs w:val="0"/>
                <w:color w:val="000000"/>
                <w:kern w:val="0"/>
                <w:sz w:val="21"/>
                <w:szCs w:val="21"/>
                <w:u w:val="none"/>
                <w:lang w:val="en-US" w:eastAsia="zh-CN" w:bidi="ar"/>
              </w:rPr>
              <w:t>否</w:t>
            </w:r>
          </w:p>
        </w:tc>
      </w:tr>
      <w:tr w14:paraId="6F5D73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33E1567C">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01CD669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70,000,000.00</w:t>
            </w:r>
          </w:p>
        </w:tc>
        <w:tc>
          <w:tcPr>
            <w:tcW w:w="1843" w:type="dxa"/>
            <w:noWrap/>
            <w:vAlign w:val="center"/>
          </w:tcPr>
          <w:p w14:paraId="0DDF8EE2">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2025年10月20日</w:t>
            </w:r>
          </w:p>
        </w:tc>
        <w:tc>
          <w:tcPr>
            <w:tcW w:w="1843" w:type="dxa"/>
            <w:noWrap/>
            <w:vAlign w:val="center"/>
          </w:tcPr>
          <w:p w14:paraId="59923A0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2026年10月19日</w:t>
            </w:r>
          </w:p>
        </w:tc>
        <w:tc>
          <w:tcPr>
            <w:tcW w:w="850" w:type="dxa"/>
            <w:noWrap/>
            <w:vAlign w:val="center"/>
          </w:tcPr>
          <w:p w14:paraId="4169B074">
            <w:pPr>
              <w:keepNext w:val="0"/>
              <w:keepLines w:val="0"/>
              <w:widowControl/>
              <w:suppressLineNumbers w:val="0"/>
              <w:jc w:val="center"/>
              <w:textAlignment w:val="center"/>
              <w:rPr>
                <w:rFonts w:hint="eastAsia" w:cs="Arial" w:asciiTheme="minorEastAsia" w:hAnsiTheme="minorEastAsia" w:eastAsiaTheme="minorEastAsia"/>
                <w:szCs w:val="21"/>
                <w:highlight w:val="yellow"/>
              </w:rPr>
            </w:pPr>
            <w:r>
              <w:rPr>
                <w:rFonts w:hint="default" w:ascii="Arial Narrow" w:hAnsi="Arial Narrow" w:eastAsia="Arial Narrow" w:cs="Arial Narrow"/>
                <w:i w:val="0"/>
                <w:iCs w:val="0"/>
                <w:color w:val="000000"/>
                <w:kern w:val="0"/>
                <w:sz w:val="21"/>
                <w:szCs w:val="21"/>
                <w:u w:val="none"/>
                <w:lang w:val="en-US" w:eastAsia="zh-CN" w:bidi="ar"/>
              </w:rPr>
              <w:t>否</w:t>
            </w:r>
          </w:p>
        </w:tc>
      </w:tr>
      <w:tr w14:paraId="277C4FE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6F16790C">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密信（北京）数字科技有限公司</w:t>
            </w:r>
          </w:p>
        </w:tc>
        <w:tc>
          <w:tcPr>
            <w:tcW w:w="1276" w:type="dxa"/>
            <w:noWrap/>
            <w:vAlign w:val="center"/>
          </w:tcPr>
          <w:p w14:paraId="1C632CD7">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6B18F982">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2025年6月17日</w:t>
            </w:r>
          </w:p>
        </w:tc>
        <w:tc>
          <w:tcPr>
            <w:tcW w:w="1843" w:type="dxa"/>
            <w:noWrap/>
            <w:vAlign w:val="center"/>
          </w:tcPr>
          <w:p w14:paraId="23BFF670">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2026年6月16日</w:t>
            </w:r>
          </w:p>
        </w:tc>
        <w:tc>
          <w:tcPr>
            <w:tcW w:w="850" w:type="dxa"/>
            <w:noWrap/>
            <w:vAlign w:val="center"/>
          </w:tcPr>
          <w:p w14:paraId="4D93638D">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bl>
    <w:p w14:paraId="671E29FB">
      <w:pPr>
        <w:tabs>
          <w:tab w:val="left" w:pos="9000"/>
        </w:tabs>
        <w:spacing w:line="400" w:lineRule="exact"/>
        <w:ind w:firstLine="420" w:firstLineChars="200"/>
        <w:rPr>
          <w:rFonts w:hint="eastAsia" w:cs="Arial" w:asciiTheme="minorEastAsia" w:hAnsiTheme="minorEastAsia" w:eastAsiaTheme="minorEastAsia"/>
          <w:color w:val="0000FF"/>
          <w:szCs w:val="21"/>
        </w:rPr>
      </w:pPr>
      <w:r>
        <w:rPr>
          <w:rFonts w:hint="eastAsia" w:cs="宋体" w:asciiTheme="minorEastAsia" w:hAnsiTheme="minorEastAsia" w:eastAsiaTheme="minorEastAsia"/>
          <w:szCs w:val="21"/>
          <w:lang w:val="en-US" w:eastAsia="zh-CN"/>
        </w:rPr>
        <w:t>②</w:t>
      </w:r>
      <w:r>
        <w:rPr>
          <w:rFonts w:cs="Arial" w:asciiTheme="minorEastAsia" w:hAnsiTheme="minorEastAsia" w:eastAsiaTheme="minorEastAsia"/>
          <w:szCs w:val="21"/>
        </w:rPr>
        <w:t>本公司作为</w:t>
      </w:r>
      <w:r>
        <w:rPr>
          <w:rFonts w:hint="eastAsia" w:cs="Arial" w:asciiTheme="minorEastAsia" w:hAnsiTheme="minorEastAsia" w:eastAsiaTheme="minorEastAsia"/>
          <w:szCs w:val="21"/>
          <w:lang w:val="en-US" w:eastAsia="zh-CN"/>
        </w:rPr>
        <w:t>被</w:t>
      </w:r>
      <w:r>
        <w:rPr>
          <w:rFonts w:hint="eastAsia" w:cs="Arial" w:asciiTheme="minorEastAsia" w:hAnsiTheme="minorEastAsia" w:eastAsiaTheme="minorEastAsia"/>
          <w:szCs w:val="21"/>
        </w:rPr>
        <w:t>担保方</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30"/>
        <w:gridCol w:w="1276"/>
        <w:gridCol w:w="1843"/>
        <w:gridCol w:w="1843"/>
        <w:gridCol w:w="850"/>
      </w:tblGrid>
      <w:tr w14:paraId="2D16C3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660" w:hRule="atLeast"/>
        </w:trPr>
        <w:tc>
          <w:tcPr>
            <w:tcW w:w="3430" w:type="dxa"/>
            <w:vAlign w:val="center"/>
          </w:tcPr>
          <w:p w14:paraId="77B3F98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担保方</w:t>
            </w:r>
          </w:p>
        </w:tc>
        <w:tc>
          <w:tcPr>
            <w:tcW w:w="1276" w:type="dxa"/>
            <w:vAlign w:val="center"/>
          </w:tcPr>
          <w:p w14:paraId="09C5952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担保金额</w:t>
            </w:r>
          </w:p>
        </w:tc>
        <w:tc>
          <w:tcPr>
            <w:tcW w:w="1843" w:type="dxa"/>
            <w:vAlign w:val="center"/>
          </w:tcPr>
          <w:p w14:paraId="03B0D3E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担保起始日</w:t>
            </w:r>
          </w:p>
        </w:tc>
        <w:tc>
          <w:tcPr>
            <w:tcW w:w="1843" w:type="dxa"/>
            <w:vAlign w:val="center"/>
          </w:tcPr>
          <w:p w14:paraId="2471E1E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担保到期日</w:t>
            </w:r>
          </w:p>
        </w:tc>
        <w:tc>
          <w:tcPr>
            <w:tcW w:w="850" w:type="dxa"/>
            <w:vAlign w:val="center"/>
          </w:tcPr>
          <w:p w14:paraId="47251EB0">
            <w:pPr>
              <w:widowControl/>
              <w:spacing w:line="400" w:lineRule="exact"/>
              <w:jc w:val="center"/>
              <w:rPr>
                <w:rFonts w:hint="eastAsia" w:cs="Arial" w:asciiTheme="minorEastAsia" w:hAnsiTheme="minorEastAsia" w:eastAsiaTheme="minorEastAsia"/>
                <w:kern w:val="0"/>
                <w:sz w:val="15"/>
                <w:szCs w:val="15"/>
              </w:rPr>
            </w:pPr>
            <w:r>
              <w:rPr>
                <w:rFonts w:cs="Arial" w:asciiTheme="minorEastAsia" w:hAnsiTheme="minorEastAsia" w:eastAsiaTheme="minorEastAsia"/>
                <w:kern w:val="0"/>
                <w:sz w:val="15"/>
                <w:szCs w:val="15"/>
              </w:rPr>
              <w:t>担保是否已经履行完毕</w:t>
            </w:r>
          </w:p>
        </w:tc>
      </w:tr>
      <w:tr w14:paraId="16C3CB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0830421F">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08245CFC">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50,000,000.00</w:t>
            </w:r>
          </w:p>
        </w:tc>
        <w:tc>
          <w:tcPr>
            <w:tcW w:w="1843" w:type="dxa"/>
            <w:noWrap/>
            <w:vAlign w:val="center"/>
          </w:tcPr>
          <w:p w14:paraId="1AF7F3A5">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2024年6月24日</w:t>
            </w:r>
          </w:p>
        </w:tc>
        <w:tc>
          <w:tcPr>
            <w:tcW w:w="1843" w:type="dxa"/>
            <w:noWrap/>
            <w:vAlign w:val="center"/>
          </w:tcPr>
          <w:p w14:paraId="73B47F3B">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2026年6月23日</w:t>
            </w:r>
          </w:p>
        </w:tc>
        <w:tc>
          <w:tcPr>
            <w:tcW w:w="850" w:type="dxa"/>
            <w:noWrap/>
            <w:vAlign w:val="center"/>
          </w:tcPr>
          <w:p w14:paraId="034F236B">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5C777D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0D359EB7">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6A51FF1D">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10,000,000.00</w:t>
            </w:r>
          </w:p>
        </w:tc>
        <w:tc>
          <w:tcPr>
            <w:tcW w:w="1843" w:type="dxa"/>
            <w:noWrap/>
            <w:vAlign w:val="center"/>
          </w:tcPr>
          <w:p w14:paraId="57571D82">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2024年10月17日</w:t>
            </w:r>
          </w:p>
        </w:tc>
        <w:tc>
          <w:tcPr>
            <w:tcW w:w="1843" w:type="dxa"/>
            <w:noWrap/>
            <w:vAlign w:val="center"/>
          </w:tcPr>
          <w:p w14:paraId="24882F0D">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2025年10月16日</w:t>
            </w:r>
          </w:p>
        </w:tc>
        <w:tc>
          <w:tcPr>
            <w:tcW w:w="850" w:type="dxa"/>
            <w:noWrap/>
            <w:vAlign w:val="center"/>
          </w:tcPr>
          <w:p w14:paraId="7708CF61">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74CB6E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5F873B0B">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054541B5">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30,000,000.00</w:t>
            </w:r>
          </w:p>
        </w:tc>
        <w:tc>
          <w:tcPr>
            <w:tcW w:w="1843" w:type="dxa"/>
            <w:noWrap/>
            <w:vAlign w:val="center"/>
          </w:tcPr>
          <w:p w14:paraId="5766E67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2024年5月10日</w:t>
            </w:r>
          </w:p>
        </w:tc>
        <w:tc>
          <w:tcPr>
            <w:tcW w:w="1843" w:type="dxa"/>
            <w:noWrap/>
            <w:vAlign w:val="center"/>
          </w:tcPr>
          <w:p w14:paraId="55667705">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2025年5月9日</w:t>
            </w:r>
          </w:p>
        </w:tc>
        <w:tc>
          <w:tcPr>
            <w:tcW w:w="850" w:type="dxa"/>
            <w:noWrap/>
            <w:vAlign w:val="center"/>
          </w:tcPr>
          <w:p w14:paraId="2B2F4021">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245054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2BF05B59">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73D538F0">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30,000,000.00</w:t>
            </w:r>
          </w:p>
        </w:tc>
        <w:tc>
          <w:tcPr>
            <w:tcW w:w="1843" w:type="dxa"/>
            <w:noWrap/>
            <w:vAlign w:val="center"/>
          </w:tcPr>
          <w:p w14:paraId="60446E46">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2025年6月10日</w:t>
            </w:r>
          </w:p>
        </w:tc>
        <w:tc>
          <w:tcPr>
            <w:tcW w:w="1843" w:type="dxa"/>
            <w:noWrap/>
            <w:vAlign w:val="center"/>
          </w:tcPr>
          <w:p w14:paraId="34F7BE7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2026年6月9日</w:t>
            </w:r>
          </w:p>
        </w:tc>
        <w:tc>
          <w:tcPr>
            <w:tcW w:w="850" w:type="dxa"/>
            <w:noWrap/>
            <w:vAlign w:val="center"/>
          </w:tcPr>
          <w:p w14:paraId="737A2E49">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49DE73D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7C84D9D2">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299CEA71">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50,000,000.00</w:t>
            </w:r>
          </w:p>
        </w:tc>
        <w:tc>
          <w:tcPr>
            <w:tcW w:w="1843" w:type="dxa"/>
            <w:noWrap/>
            <w:vAlign w:val="center"/>
          </w:tcPr>
          <w:p w14:paraId="7EB4463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2024年7月29日</w:t>
            </w:r>
          </w:p>
        </w:tc>
        <w:tc>
          <w:tcPr>
            <w:tcW w:w="1843" w:type="dxa"/>
            <w:noWrap/>
            <w:vAlign w:val="center"/>
          </w:tcPr>
          <w:p w14:paraId="3A698B1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2026年6月30日</w:t>
            </w:r>
          </w:p>
        </w:tc>
        <w:tc>
          <w:tcPr>
            <w:tcW w:w="850" w:type="dxa"/>
            <w:noWrap/>
            <w:vAlign w:val="center"/>
          </w:tcPr>
          <w:p w14:paraId="6B9B202D">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bl>
    <w:p w14:paraId="3B9ED5D1">
      <w:pPr>
        <w:tabs>
          <w:tab w:val="left" w:pos="9000"/>
        </w:tabs>
        <w:spacing w:line="400" w:lineRule="exact"/>
        <w:ind w:firstLine="420" w:firstLineChars="200"/>
        <w:rPr>
          <w:rFonts w:hint="eastAsia" w:cs="Arial" w:asciiTheme="minorEastAsia" w:hAnsiTheme="minorEastAsia" w:eastAsiaTheme="minorEastAsia"/>
          <w:b/>
          <w:szCs w:val="21"/>
        </w:rPr>
      </w:pPr>
      <w:r>
        <w:rPr>
          <w:rFonts w:cs="Arial" w:asciiTheme="minorEastAsia" w:hAnsiTheme="minorEastAsia" w:eastAsiaTheme="minorEastAsia"/>
          <w:szCs w:val="21"/>
        </w:rPr>
        <w:t>（6）关联方资金拆借</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950"/>
        <w:gridCol w:w="1430"/>
        <w:gridCol w:w="1636"/>
        <w:gridCol w:w="1661"/>
        <w:gridCol w:w="3565"/>
      </w:tblGrid>
      <w:tr w14:paraId="0E7B3C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75" w:hRule="atLeast"/>
          <w:tblHeader/>
        </w:trPr>
        <w:tc>
          <w:tcPr>
            <w:tcW w:w="950" w:type="dxa"/>
            <w:vAlign w:val="center"/>
          </w:tcPr>
          <w:p w14:paraId="233611D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关联方</w:t>
            </w:r>
          </w:p>
        </w:tc>
        <w:tc>
          <w:tcPr>
            <w:tcW w:w="1430" w:type="dxa"/>
            <w:vAlign w:val="center"/>
          </w:tcPr>
          <w:p w14:paraId="3D80F25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拆借金额</w:t>
            </w:r>
          </w:p>
        </w:tc>
        <w:tc>
          <w:tcPr>
            <w:tcW w:w="1636" w:type="dxa"/>
            <w:vAlign w:val="center"/>
          </w:tcPr>
          <w:p w14:paraId="0D01B1D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起始日</w:t>
            </w:r>
          </w:p>
        </w:tc>
        <w:tc>
          <w:tcPr>
            <w:tcW w:w="1661" w:type="dxa"/>
            <w:vAlign w:val="center"/>
          </w:tcPr>
          <w:p w14:paraId="2647106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到期日</w:t>
            </w:r>
          </w:p>
        </w:tc>
        <w:tc>
          <w:tcPr>
            <w:tcW w:w="3565" w:type="dxa"/>
            <w:vAlign w:val="center"/>
          </w:tcPr>
          <w:p w14:paraId="5181E7A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说明</w:t>
            </w:r>
          </w:p>
        </w:tc>
      </w:tr>
      <w:tr w14:paraId="30C979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950" w:type="dxa"/>
            <w:noWrap/>
            <w:vAlign w:val="center"/>
          </w:tcPr>
          <w:p w14:paraId="6A1796F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拆入：</w:t>
            </w:r>
          </w:p>
        </w:tc>
        <w:tc>
          <w:tcPr>
            <w:tcW w:w="1430" w:type="dxa"/>
            <w:noWrap/>
            <w:vAlign w:val="center"/>
          </w:tcPr>
          <w:p w14:paraId="2BBC840A">
            <w:pPr>
              <w:widowControl/>
              <w:spacing w:line="400" w:lineRule="exact"/>
              <w:jc w:val="right"/>
              <w:rPr>
                <w:rFonts w:hint="eastAsia" w:cs="Arial" w:asciiTheme="minorEastAsia" w:hAnsiTheme="minorEastAsia" w:eastAsiaTheme="minorEastAsia"/>
                <w:kern w:val="0"/>
                <w:szCs w:val="21"/>
              </w:rPr>
            </w:pPr>
          </w:p>
        </w:tc>
        <w:tc>
          <w:tcPr>
            <w:tcW w:w="1636" w:type="dxa"/>
            <w:noWrap/>
            <w:vAlign w:val="center"/>
          </w:tcPr>
          <w:p w14:paraId="203EFA83">
            <w:pPr>
              <w:widowControl/>
              <w:spacing w:line="400" w:lineRule="exact"/>
              <w:jc w:val="right"/>
              <w:rPr>
                <w:rFonts w:hint="eastAsia" w:cs="Arial" w:asciiTheme="minorEastAsia" w:hAnsiTheme="minorEastAsia" w:eastAsiaTheme="minorEastAsia"/>
                <w:kern w:val="0"/>
                <w:szCs w:val="21"/>
              </w:rPr>
            </w:pPr>
          </w:p>
        </w:tc>
        <w:tc>
          <w:tcPr>
            <w:tcW w:w="1661" w:type="dxa"/>
            <w:noWrap/>
            <w:vAlign w:val="center"/>
          </w:tcPr>
          <w:p w14:paraId="035ED46A">
            <w:pPr>
              <w:widowControl/>
              <w:spacing w:line="400" w:lineRule="exact"/>
              <w:jc w:val="right"/>
              <w:rPr>
                <w:rFonts w:hint="eastAsia" w:cs="Arial" w:asciiTheme="minorEastAsia" w:hAnsiTheme="minorEastAsia" w:eastAsiaTheme="minorEastAsia"/>
                <w:kern w:val="0"/>
                <w:szCs w:val="21"/>
              </w:rPr>
            </w:pPr>
          </w:p>
        </w:tc>
        <w:tc>
          <w:tcPr>
            <w:tcW w:w="3565" w:type="dxa"/>
            <w:noWrap/>
            <w:vAlign w:val="center"/>
          </w:tcPr>
          <w:p w14:paraId="45978BBF">
            <w:pPr>
              <w:widowControl/>
              <w:spacing w:line="400" w:lineRule="exact"/>
              <w:rPr>
                <w:rFonts w:hint="eastAsia" w:cs="Arial" w:asciiTheme="minorEastAsia" w:hAnsiTheme="minorEastAsia" w:eastAsiaTheme="minorEastAsia"/>
                <w:kern w:val="0"/>
                <w:szCs w:val="21"/>
              </w:rPr>
            </w:pPr>
          </w:p>
        </w:tc>
      </w:tr>
      <w:tr w14:paraId="7041D7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80" w:hRule="atLeast"/>
        </w:trPr>
        <w:tc>
          <w:tcPr>
            <w:tcW w:w="950" w:type="dxa"/>
            <w:noWrap/>
            <w:vAlign w:val="center"/>
          </w:tcPr>
          <w:p w14:paraId="21EFF4B0">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林皓</w:t>
            </w:r>
          </w:p>
        </w:tc>
        <w:tc>
          <w:tcPr>
            <w:tcW w:w="1430" w:type="dxa"/>
            <w:shd w:val="clear" w:color="auto" w:fill="auto"/>
            <w:noWrap/>
            <w:vAlign w:val="center"/>
          </w:tcPr>
          <w:p w14:paraId="0902F249">
            <w:pPr>
              <w:keepNext w:val="0"/>
              <w:keepLines w:val="0"/>
              <w:widowControl/>
              <w:suppressLineNumbers w:val="0"/>
              <w:jc w:val="right"/>
              <w:textAlignment w:val="center"/>
              <w:rPr>
                <w:rFonts w:hint="eastAsia" w:ascii="Arial Narrow" w:hAnsi="Arial Narrow" w:eastAsia="Arial Narrow" w:cs="Arial Narrow"/>
                <w:i w:val="0"/>
                <w:iCs w:val="0"/>
                <w:color w:val="000000"/>
                <w:kern w:val="2"/>
                <w:sz w:val="21"/>
                <w:szCs w:val="21"/>
                <w:u w:val="none"/>
                <w:lang w:val="en-US" w:eastAsia="zh-CN" w:bidi="ar-SA"/>
              </w:rPr>
            </w:pPr>
            <w:r>
              <w:rPr>
                <w:rFonts w:hint="default" w:ascii="Arial Narrow" w:hAnsi="Arial Narrow" w:eastAsia="Arial Narrow" w:cs="Arial Narrow"/>
                <w:i w:val="0"/>
                <w:iCs w:val="0"/>
                <w:color w:val="000000"/>
                <w:kern w:val="0"/>
                <w:sz w:val="21"/>
                <w:szCs w:val="21"/>
                <w:u w:val="none"/>
                <w:lang w:val="en-US" w:eastAsia="zh-CN" w:bidi="ar"/>
              </w:rPr>
              <w:t xml:space="preserve"> 18,000,000.00 </w:t>
            </w:r>
          </w:p>
        </w:tc>
        <w:tc>
          <w:tcPr>
            <w:tcW w:w="1636" w:type="dxa"/>
            <w:noWrap/>
            <w:vAlign w:val="center"/>
          </w:tcPr>
          <w:p w14:paraId="68424CE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2025年1月21日</w:t>
            </w:r>
          </w:p>
        </w:tc>
        <w:tc>
          <w:tcPr>
            <w:tcW w:w="1661" w:type="dxa"/>
            <w:noWrap/>
            <w:vAlign w:val="center"/>
          </w:tcPr>
          <w:p w14:paraId="0F85384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2026年1月21日</w:t>
            </w:r>
          </w:p>
        </w:tc>
        <w:tc>
          <w:tcPr>
            <w:tcW w:w="3565" w:type="dxa"/>
            <w:noWrap/>
            <w:vAlign w:val="center"/>
          </w:tcPr>
          <w:p w14:paraId="33EE812D">
            <w:pPr>
              <w:keepNext w:val="0"/>
              <w:keepLines w:val="0"/>
              <w:widowControl/>
              <w:suppressLineNumbers w:val="0"/>
              <w:jc w:val="both"/>
              <w:textAlignment w:val="center"/>
              <w:rPr>
                <w:rFonts w:hint="eastAsia" w:cs="Arial" w:asciiTheme="minorEastAsia" w:hAnsiTheme="minorEastAsia" w:eastAsiaTheme="minorEastAsia"/>
                <w:kern w:val="0"/>
                <w:szCs w:val="21"/>
              </w:rPr>
            </w:pPr>
            <w:r>
              <w:rPr>
                <w:rStyle w:val="75"/>
                <w:lang w:val="en-US" w:eastAsia="zh-CN" w:bidi="ar"/>
              </w:rPr>
              <w:t>2025</w:t>
            </w:r>
            <w:r>
              <w:rPr>
                <w:rFonts w:hint="eastAsia" w:ascii="宋体" w:hAnsi="宋体" w:eastAsia="宋体" w:cs="宋体"/>
                <w:i w:val="0"/>
                <w:iCs w:val="0"/>
                <w:color w:val="000000"/>
                <w:kern w:val="0"/>
                <w:sz w:val="21"/>
                <w:szCs w:val="21"/>
                <w:u w:val="none"/>
                <w:lang w:val="en-US" w:eastAsia="zh-CN" w:bidi="ar"/>
              </w:rPr>
              <w:t>年</w:t>
            </w:r>
            <w:r>
              <w:rPr>
                <w:rStyle w:val="75"/>
                <w:lang w:val="en-US" w:eastAsia="zh-CN" w:bidi="ar"/>
              </w:rPr>
              <w:t>1</w:t>
            </w:r>
            <w:r>
              <w:rPr>
                <w:rFonts w:hint="eastAsia" w:ascii="宋体" w:hAnsi="宋体" w:eastAsia="宋体" w:cs="宋体"/>
                <w:i w:val="0"/>
                <w:iCs w:val="0"/>
                <w:color w:val="000000"/>
                <w:kern w:val="0"/>
                <w:sz w:val="21"/>
                <w:szCs w:val="21"/>
                <w:u w:val="none"/>
                <w:lang w:val="en-US" w:eastAsia="zh-CN" w:bidi="ar"/>
              </w:rPr>
              <w:t>月</w:t>
            </w:r>
            <w:r>
              <w:rPr>
                <w:rStyle w:val="75"/>
                <w:lang w:val="en-US" w:eastAsia="zh-CN" w:bidi="ar"/>
              </w:rPr>
              <w:t>21</w:t>
            </w:r>
            <w:r>
              <w:rPr>
                <w:rFonts w:hint="eastAsia" w:ascii="宋体" w:hAnsi="宋体" w:eastAsia="宋体" w:cs="宋体"/>
                <w:i w:val="0"/>
                <w:iCs w:val="0"/>
                <w:color w:val="000000"/>
                <w:kern w:val="0"/>
                <w:sz w:val="21"/>
                <w:szCs w:val="21"/>
                <w:u w:val="none"/>
                <w:lang w:val="en-US" w:eastAsia="zh-CN" w:bidi="ar"/>
              </w:rPr>
              <w:t>日公司公告：公司控股股东、实际控制人林皓先生为支持公司经营发展，拟向公司提供不超过</w:t>
            </w:r>
            <w:r>
              <w:rPr>
                <w:rStyle w:val="75"/>
                <w:lang w:val="en-US" w:eastAsia="zh-CN" w:bidi="ar"/>
              </w:rPr>
              <w:t>5,000</w:t>
            </w:r>
            <w:r>
              <w:rPr>
                <w:rFonts w:hint="eastAsia" w:ascii="宋体" w:hAnsi="宋体" w:eastAsia="宋体" w:cs="宋体"/>
                <w:i w:val="0"/>
                <w:iCs w:val="0"/>
                <w:color w:val="000000"/>
                <w:kern w:val="0"/>
                <w:sz w:val="21"/>
                <w:szCs w:val="21"/>
                <w:u w:val="none"/>
                <w:lang w:val="en-US" w:eastAsia="zh-CN" w:bidi="ar"/>
              </w:rPr>
              <w:t>万元的无偿借款，本次借款不计收利息、无任何额外费用，也无需公司提供任何担保；本次借款有效期为董事会审议通过之日起</w:t>
            </w:r>
            <w:r>
              <w:rPr>
                <w:rStyle w:val="75"/>
                <w:lang w:val="en-US" w:eastAsia="zh-CN" w:bidi="ar"/>
              </w:rPr>
              <w:t>1</w:t>
            </w:r>
            <w:r>
              <w:rPr>
                <w:rFonts w:hint="eastAsia" w:ascii="宋体" w:hAnsi="宋体" w:eastAsia="宋体" w:cs="宋体"/>
                <w:i w:val="0"/>
                <w:iCs w:val="0"/>
                <w:color w:val="000000"/>
                <w:kern w:val="0"/>
                <w:sz w:val="21"/>
                <w:szCs w:val="21"/>
                <w:u w:val="none"/>
                <w:lang w:val="en-US" w:eastAsia="zh-CN" w:bidi="ar"/>
              </w:rPr>
              <w:t>年，单笔借款金额和借款期限将根据公司实际资金需求确定，公司可以根据实际经营情况在无偿借款有效期及额度范围内循环使用。</w:t>
            </w:r>
          </w:p>
        </w:tc>
      </w:tr>
    </w:tbl>
    <w:p w14:paraId="04D48EEB">
      <w:pPr>
        <w:tabs>
          <w:tab w:val="left" w:pos="9000"/>
        </w:tabs>
        <w:spacing w:line="400" w:lineRule="exact"/>
        <w:ind w:firstLine="420" w:firstLineChars="200"/>
        <w:rPr>
          <w:rFonts w:hint="eastAsia" w:cs="Arial" w:asciiTheme="minorEastAsia" w:hAnsiTheme="minorEastAsia" w:eastAsiaTheme="minorEastAsia"/>
          <w:szCs w:val="21"/>
        </w:rPr>
      </w:pPr>
      <w:bookmarkStart w:id="107" w:name="_Toc215903193"/>
      <w:r>
        <w:rPr>
          <w:rFonts w:cs="Arial" w:asciiTheme="minorEastAsia" w:hAnsiTheme="minorEastAsia" w:eastAsiaTheme="minorEastAsia"/>
          <w:szCs w:val="21"/>
        </w:rPr>
        <w:t>（8）关键管理人员报酬</w:t>
      </w:r>
    </w:p>
    <w:p w14:paraId="62B09A14">
      <w:pPr>
        <w:spacing w:line="400" w:lineRule="exact"/>
        <w:ind w:firstLine="567"/>
        <w:rPr>
          <w:rFonts w:hint="eastAsia" w:cs="Arial" w:asciiTheme="minorEastAsia" w:hAnsiTheme="minorEastAsia" w:eastAsiaTheme="minorEastAsia"/>
          <w:szCs w:val="21"/>
        </w:rPr>
      </w:pPr>
      <w:r>
        <w:rPr>
          <w:rFonts w:cs="Arial" w:asciiTheme="minorEastAsia" w:hAnsiTheme="minorEastAsia" w:eastAsiaTheme="minorEastAsia"/>
          <w:szCs w:val="21"/>
          <w:highlight w:val="none"/>
        </w:rPr>
        <w:t>本</w:t>
      </w:r>
      <w:r>
        <w:rPr>
          <w:rFonts w:hint="default" w:ascii="Arial Narrow" w:hAnsi="Arial Narrow" w:cs="Arial Narrow" w:eastAsiaTheme="minorEastAsia"/>
          <w:szCs w:val="21"/>
          <w:highlight w:val="none"/>
        </w:rPr>
        <w:t>集团本期关键管理人员</w:t>
      </w:r>
      <w:r>
        <w:rPr>
          <w:rFonts w:hint="eastAsia" w:ascii="Arial Narrow" w:hAnsi="Arial Narrow" w:cs="Arial Narrow" w:eastAsiaTheme="minorEastAsia"/>
          <w:szCs w:val="21"/>
          <w:highlight w:val="none"/>
          <w:lang w:val="en-US" w:eastAsia="zh-CN"/>
        </w:rPr>
        <w:t>12</w:t>
      </w:r>
      <w:r>
        <w:rPr>
          <w:rFonts w:hint="default" w:ascii="Arial Narrow" w:hAnsi="Arial Narrow" w:cs="Arial Narrow" w:eastAsiaTheme="minorEastAsia"/>
          <w:szCs w:val="21"/>
          <w:highlight w:val="none"/>
        </w:rPr>
        <w:t>人，上期关</w:t>
      </w:r>
      <w:r>
        <w:rPr>
          <w:rFonts w:hint="default" w:ascii="Arial Narrow" w:hAnsi="Arial Narrow" w:cs="Arial Narrow" w:eastAsiaTheme="minorEastAsia"/>
          <w:szCs w:val="21"/>
        </w:rPr>
        <w:t>键管理人员9人，支付薪酬情况见下表（单位：万元）：</w:t>
      </w:r>
    </w:p>
    <w:tbl>
      <w:tblPr>
        <w:tblStyle w:val="20"/>
        <w:tblW w:w="5106"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30" w:type="dxa"/>
          <w:bottom w:w="0" w:type="dxa"/>
          <w:right w:w="30" w:type="dxa"/>
        </w:tblCellMar>
      </w:tblPr>
      <w:tblGrid>
        <w:gridCol w:w="4478"/>
        <w:gridCol w:w="2334"/>
        <w:gridCol w:w="2440"/>
      </w:tblGrid>
      <w:tr w14:paraId="4DD7CF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trHeight w:val="437" w:hRule="atLeast"/>
        </w:trPr>
        <w:tc>
          <w:tcPr>
            <w:tcW w:w="2419" w:type="pct"/>
            <w:vAlign w:val="center"/>
          </w:tcPr>
          <w:p w14:paraId="227ADEC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项目</w:t>
            </w:r>
          </w:p>
        </w:tc>
        <w:tc>
          <w:tcPr>
            <w:tcW w:w="1261" w:type="pct"/>
            <w:vAlign w:val="center"/>
          </w:tcPr>
          <w:p w14:paraId="38860EFE">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期金额</w:t>
            </w:r>
          </w:p>
        </w:tc>
        <w:tc>
          <w:tcPr>
            <w:tcW w:w="1318" w:type="pct"/>
            <w:vAlign w:val="center"/>
          </w:tcPr>
          <w:p w14:paraId="36849C0C">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上期</w:t>
            </w:r>
            <w:r>
              <w:rPr>
                <w:rFonts w:hint="eastAsia" w:cs="Arial" w:asciiTheme="minorEastAsia" w:hAnsiTheme="minorEastAsia" w:eastAsiaTheme="minorEastAsia"/>
                <w:szCs w:val="21"/>
              </w:rPr>
              <w:t>金额</w:t>
            </w:r>
          </w:p>
        </w:tc>
      </w:tr>
      <w:tr w14:paraId="45922D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trHeight w:val="465" w:hRule="atLeast"/>
        </w:trPr>
        <w:tc>
          <w:tcPr>
            <w:tcW w:w="2419" w:type="pct"/>
            <w:vAlign w:val="center"/>
          </w:tcPr>
          <w:p w14:paraId="3978CD5A">
            <w:pPr>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关键管理人员报酬</w:t>
            </w:r>
          </w:p>
        </w:tc>
        <w:tc>
          <w:tcPr>
            <w:tcW w:w="1261" w:type="pct"/>
            <w:vAlign w:val="center"/>
          </w:tcPr>
          <w:p w14:paraId="55109416">
            <w:pPr>
              <w:keepNext w:val="0"/>
              <w:keepLines w:val="0"/>
              <w:widowControl/>
              <w:suppressLineNumbers w:val="0"/>
              <w:jc w:val="right"/>
              <w:textAlignment w:val="center"/>
              <w:rPr>
                <w:rFonts w:hint="default"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419.68</w:t>
            </w:r>
          </w:p>
        </w:tc>
        <w:tc>
          <w:tcPr>
            <w:tcW w:w="1318" w:type="pct"/>
            <w:vAlign w:val="center"/>
          </w:tcPr>
          <w:p w14:paraId="0CA5F000">
            <w:pPr>
              <w:keepNext w:val="0"/>
              <w:keepLines w:val="0"/>
              <w:widowControl/>
              <w:suppressLineNumbers w:val="0"/>
              <w:jc w:val="right"/>
              <w:textAlignment w:val="center"/>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431.79</w:t>
            </w:r>
          </w:p>
        </w:tc>
      </w:tr>
      <w:bookmarkEnd w:id="107"/>
    </w:tbl>
    <w:p w14:paraId="762AE8AA">
      <w:pPr>
        <w:spacing w:line="400" w:lineRule="exact"/>
        <w:ind w:left="482"/>
        <w:outlineLvl w:val="1"/>
        <w:rPr>
          <w:rFonts w:hint="eastAsia" w:cs="Arial" w:asciiTheme="minorEastAsia" w:hAnsiTheme="minorEastAsia" w:eastAsiaTheme="minorEastAsia"/>
          <w:b/>
          <w:szCs w:val="21"/>
        </w:rPr>
      </w:pPr>
      <w:bookmarkStart w:id="108" w:name="_Toc241636503"/>
      <w:r>
        <w:rPr>
          <w:rFonts w:hint="eastAsia" w:cs="Arial" w:asciiTheme="minorEastAsia" w:hAnsiTheme="minorEastAsia" w:eastAsiaTheme="minorEastAsia"/>
          <w:b/>
          <w:szCs w:val="21"/>
        </w:rPr>
        <w:t>5、关联方应收应付款项</w:t>
      </w:r>
      <w:bookmarkEnd w:id="108"/>
    </w:p>
    <w:p w14:paraId="2A6AA143">
      <w:pPr>
        <w:spacing w:line="400" w:lineRule="exact"/>
        <w:ind w:left="482"/>
        <w:rPr>
          <w:rFonts w:hint="eastAsia" w:cs="Arial" w:asciiTheme="minorEastAsia" w:hAnsiTheme="minorEastAsia" w:eastAsiaTheme="minorEastAsia"/>
          <w:szCs w:val="21"/>
        </w:rPr>
      </w:pPr>
      <w:r>
        <w:rPr>
          <w:rFonts w:cs="Arial" w:asciiTheme="minorEastAsia" w:hAnsiTheme="minorEastAsia" w:eastAsiaTheme="minorEastAsia"/>
          <w:szCs w:val="21"/>
        </w:rPr>
        <w:t>（1）应收</w:t>
      </w:r>
      <w:r>
        <w:rPr>
          <w:rFonts w:hint="eastAsia" w:cs="Arial" w:asciiTheme="minorEastAsia" w:hAnsiTheme="minorEastAsia" w:eastAsiaTheme="minorEastAsia"/>
          <w:szCs w:val="21"/>
        </w:rPr>
        <w:t>项目</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244"/>
        <w:gridCol w:w="1895"/>
        <w:gridCol w:w="1559"/>
        <w:gridCol w:w="1701"/>
        <w:gridCol w:w="1701"/>
      </w:tblGrid>
      <w:tr w14:paraId="6F0907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blHeader/>
        </w:trPr>
        <w:tc>
          <w:tcPr>
            <w:tcW w:w="2244" w:type="dxa"/>
            <w:vMerge w:val="restart"/>
            <w:noWrap/>
            <w:vAlign w:val="center"/>
          </w:tcPr>
          <w:p w14:paraId="2D35B3B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项目名称</w:t>
            </w:r>
          </w:p>
        </w:tc>
        <w:tc>
          <w:tcPr>
            <w:tcW w:w="3454" w:type="dxa"/>
            <w:gridSpan w:val="2"/>
          </w:tcPr>
          <w:p w14:paraId="79C22D0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3402" w:type="dxa"/>
            <w:gridSpan w:val="2"/>
          </w:tcPr>
          <w:p w14:paraId="51ABF96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1EB4B0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blHeader/>
        </w:trPr>
        <w:tc>
          <w:tcPr>
            <w:tcW w:w="2244" w:type="dxa"/>
            <w:vMerge w:val="continue"/>
            <w:noWrap/>
            <w:vAlign w:val="center"/>
          </w:tcPr>
          <w:p w14:paraId="4DF53DCB">
            <w:pPr>
              <w:widowControl/>
              <w:spacing w:line="400" w:lineRule="exact"/>
              <w:jc w:val="center"/>
              <w:rPr>
                <w:rFonts w:hint="eastAsia" w:cs="Arial" w:asciiTheme="minorEastAsia" w:hAnsiTheme="minorEastAsia" w:eastAsiaTheme="minorEastAsia"/>
                <w:bCs/>
                <w:kern w:val="0"/>
                <w:szCs w:val="21"/>
              </w:rPr>
            </w:pPr>
          </w:p>
        </w:tc>
        <w:tc>
          <w:tcPr>
            <w:tcW w:w="1895" w:type="dxa"/>
          </w:tcPr>
          <w:p w14:paraId="673C2D4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559" w:type="dxa"/>
          </w:tcPr>
          <w:p w14:paraId="1382DC9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坏账准备</w:t>
            </w:r>
          </w:p>
        </w:tc>
        <w:tc>
          <w:tcPr>
            <w:tcW w:w="1701" w:type="dxa"/>
          </w:tcPr>
          <w:p w14:paraId="2CC6790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701" w:type="dxa"/>
          </w:tcPr>
          <w:p w14:paraId="1A17E47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坏账准备</w:t>
            </w:r>
          </w:p>
        </w:tc>
      </w:tr>
      <w:tr w14:paraId="019D64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77A43820">
            <w:pPr>
              <w:widowControl/>
              <w:spacing w:line="400" w:lineRule="exact"/>
              <w:jc w:val="left"/>
              <w:rPr>
                <w:rFonts w:hint="eastAsia" w:cs="Arial" w:asciiTheme="minorEastAsia" w:hAnsiTheme="minorEastAsia" w:eastAsiaTheme="minorEastAsia"/>
                <w:bCs/>
                <w:kern w:val="0"/>
                <w:szCs w:val="21"/>
              </w:rPr>
            </w:pPr>
            <w:r>
              <w:rPr>
                <w:rFonts w:ascii="Arial" w:hAnsi="Arial" w:cs="Arial"/>
                <w:bCs/>
                <w:kern w:val="0"/>
                <w:szCs w:val="21"/>
              </w:rPr>
              <w:t>应收账款：</w:t>
            </w:r>
          </w:p>
        </w:tc>
        <w:tc>
          <w:tcPr>
            <w:tcW w:w="1895" w:type="dxa"/>
            <w:vAlign w:val="center"/>
          </w:tcPr>
          <w:p w14:paraId="0531C7F3">
            <w:pPr>
              <w:widowControl/>
              <w:spacing w:line="400" w:lineRule="exact"/>
              <w:jc w:val="right"/>
              <w:rPr>
                <w:rFonts w:hint="eastAsia" w:cs="Arial" w:asciiTheme="minorEastAsia" w:hAnsiTheme="minorEastAsia" w:eastAsiaTheme="minorEastAsia"/>
                <w:kern w:val="0"/>
                <w:szCs w:val="21"/>
              </w:rPr>
            </w:pPr>
          </w:p>
        </w:tc>
        <w:tc>
          <w:tcPr>
            <w:tcW w:w="1559" w:type="dxa"/>
            <w:vAlign w:val="center"/>
          </w:tcPr>
          <w:p w14:paraId="3EF5344B">
            <w:pPr>
              <w:widowControl/>
              <w:spacing w:line="400" w:lineRule="exact"/>
              <w:jc w:val="right"/>
              <w:rPr>
                <w:rFonts w:hint="eastAsia" w:cs="Arial" w:asciiTheme="minorEastAsia" w:hAnsiTheme="minorEastAsia" w:eastAsiaTheme="minorEastAsia"/>
                <w:kern w:val="0"/>
                <w:szCs w:val="21"/>
              </w:rPr>
            </w:pPr>
          </w:p>
        </w:tc>
        <w:tc>
          <w:tcPr>
            <w:tcW w:w="1701" w:type="dxa"/>
          </w:tcPr>
          <w:p w14:paraId="2EB33456">
            <w:pPr>
              <w:pStyle w:val="71"/>
              <w:spacing w:before="178" w:line="212" w:lineRule="auto"/>
              <w:ind w:left="253"/>
              <w:jc w:val="right"/>
              <w:rPr>
                <w:sz w:val="21"/>
                <w:szCs w:val="21"/>
              </w:rPr>
            </w:pPr>
          </w:p>
        </w:tc>
        <w:tc>
          <w:tcPr>
            <w:tcW w:w="1701" w:type="dxa"/>
          </w:tcPr>
          <w:p w14:paraId="0F52D7A5">
            <w:pPr>
              <w:pStyle w:val="71"/>
              <w:spacing w:before="178" w:line="212" w:lineRule="auto"/>
              <w:ind w:left="229"/>
              <w:jc w:val="right"/>
              <w:rPr>
                <w:sz w:val="21"/>
                <w:szCs w:val="21"/>
              </w:rPr>
            </w:pPr>
          </w:p>
        </w:tc>
      </w:tr>
      <w:tr w14:paraId="1FDCDE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1BFDB29B">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95" w:type="dxa"/>
            <w:vAlign w:val="center"/>
          </w:tcPr>
          <w:p w14:paraId="297D277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1,323,622.49</w:t>
            </w:r>
          </w:p>
        </w:tc>
        <w:tc>
          <w:tcPr>
            <w:tcW w:w="1559" w:type="dxa"/>
            <w:vAlign w:val="center"/>
          </w:tcPr>
          <w:p w14:paraId="30545033">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595,713.25</w:t>
            </w:r>
          </w:p>
        </w:tc>
        <w:tc>
          <w:tcPr>
            <w:tcW w:w="1701" w:type="dxa"/>
            <w:vAlign w:val="center"/>
          </w:tcPr>
          <w:p w14:paraId="1A77C1EA">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1,335,874.30</w:t>
            </w:r>
          </w:p>
        </w:tc>
        <w:tc>
          <w:tcPr>
            <w:tcW w:w="1701" w:type="dxa"/>
            <w:vAlign w:val="center"/>
          </w:tcPr>
          <w:p w14:paraId="5FA628AE">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318,468.30</w:t>
            </w:r>
          </w:p>
        </w:tc>
      </w:tr>
      <w:tr w14:paraId="7785B3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023B6FA6">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1895" w:type="dxa"/>
            <w:vAlign w:val="center"/>
          </w:tcPr>
          <w:p w14:paraId="18CF3621">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162,973.80</w:t>
            </w:r>
          </w:p>
        </w:tc>
        <w:tc>
          <w:tcPr>
            <w:tcW w:w="1559" w:type="dxa"/>
            <w:vAlign w:val="center"/>
          </w:tcPr>
          <w:p w14:paraId="0CEA188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116,307.83</w:t>
            </w:r>
          </w:p>
        </w:tc>
        <w:tc>
          <w:tcPr>
            <w:tcW w:w="1701" w:type="dxa"/>
            <w:vAlign w:val="center"/>
          </w:tcPr>
          <w:p w14:paraId="66DB223F">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172,176.17</w:t>
            </w:r>
          </w:p>
        </w:tc>
        <w:tc>
          <w:tcPr>
            <w:tcW w:w="1701" w:type="dxa"/>
            <w:vAlign w:val="center"/>
          </w:tcPr>
          <w:p w14:paraId="1EF8A8CD">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70,573.41</w:t>
            </w:r>
          </w:p>
        </w:tc>
      </w:tr>
      <w:tr w14:paraId="6CA4AFA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7FD77A32">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杭州安存网络科技有限公司</w:t>
            </w:r>
          </w:p>
        </w:tc>
        <w:tc>
          <w:tcPr>
            <w:tcW w:w="1895" w:type="dxa"/>
            <w:vAlign w:val="center"/>
          </w:tcPr>
          <w:p w14:paraId="449FC26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23,180.00</w:t>
            </w:r>
          </w:p>
        </w:tc>
        <w:tc>
          <w:tcPr>
            <w:tcW w:w="1559" w:type="dxa"/>
            <w:vAlign w:val="center"/>
          </w:tcPr>
          <w:p w14:paraId="44994B3B">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8,678.43</w:t>
            </w:r>
          </w:p>
        </w:tc>
        <w:tc>
          <w:tcPr>
            <w:tcW w:w="1701" w:type="dxa"/>
            <w:vAlign w:val="center"/>
          </w:tcPr>
          <w:p w14:paraId="40A1550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16,360.00</w:t>
            </w:r>
          </w:p>
        </w:tc>
        <w:tc>
          <w:tcPr>
            <w:tcW w:w="1701" w:type="dxa"/>
            <w:vAlign w:val="center"/>
          </w:tcPr>
          <w:p w14:paraId="07FA9A81">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3,921.49</w:t>
            </w:r>
          </w:p>
        </w:tc>
      </w:tr>
      <w:tr w14:paraId="5A6F2F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054A7731">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北京爱传智胜科技有限公司</w:t>
            </w:r>
          </w:p>
        </w:tc>
        <w:tc>
          <w:tcPr>
            <w:tcW w:w="1895" w:type="dxa"/>
            <w:vAlign w:val="center"/>
          </w:tcPr>
          <w:p w14:paraId="6DACD4DD">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1,213,792.48</w:t>
            </w:r>
          </w:p>
        </w:tc>
        <w:tc>
          <w:tcPr>
            <w:tcW w:w="1559" w:type="dxa"/>
            <w:vAlign w:val="center"/>
          </w:tcPr>
          <w:p w14:paraId="32D1A0A4">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426,710.21</w:t>
            </w:r>
          </w:p>
        </w:tc>
        <w:tc>
          <w:tcPr>
            <w:tcW w:w="1701" w:type="dxa"/>
            <w:vAlign w:val="center"/>
          </w:tcPr>
          <w:p w14:paraId="60AC00C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1,043,947.99</w:t>
            </w:r>
          </w:p>
        </w:tc>
        <w:tc>
          <w:tcPr>
            <w:tcW w:w="1701" w:type="dxa"/>
            <w:vAlign w:val="center"/>
          </w:tcPr>
          <w:p w14:paraId="1DE0C5C4">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191,176.31</w:t>
            </w:r>
          </w:p>
        </w:tc>
      </w:tr>
      <w:tr w14:paraId="2699FD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762DD77F">
            <w:pPr>
              <w:keepNext w:val="0"/>
              <w:keepLines w:val="0"/>
              <w:widowControl/>
              <w:suppressLineNumbers w:val="0"/>
              <w:jc w:val="left"/>
              <w:textAlignment w:val="center"/>
              <w:rPr>
                <w:rFonts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1895" w:type="dxa"/>
            <w:vAlign w:val="center"/>
          </w:tcPr>
          <w:p w14:paraId="319F9866">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54.66</w:t>
            </w:r>
          </w:p>
        </w:tc>
        <w:tc>
          <w:tcPr>
            <w:tcW w:w="1559" w:type="dxa"/>
            <w:vAlign w:val="center"/>
          </w:tcPr>
          <w:p w14:paraId="06255CF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10.22</w:t>
            </w:r>
          </w:p>
        </w:tc>
        <w:tc>
          <w:tcPr>
            <w:tcW w:w="1701" w:type="dxa"/>
            <w:vAlign w:val="center"/>
          </w:tcPr>
          <w:p w14:paraId="4B78E4E8">
            <w:pPr>
              <w:keepNext w:val="0"/>
              <w:keepLines w:val="0"/>
              <w:widowControl/>
              <w:suppressLineNumbers w:val="0"/>
              <w:jc w:val="right"/>
              <w:textAlignment w:val="center"/>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c>
          <w:tcPr>
            <w:tcW w:w="1701" w:type="dxa"/>
            <w:vAlign w:val="center"/>
          </w:tcPr>
          <w:p w14:paraId="713306F8">
            <w:pPr>
              <w:jc w:val="right"/>
              <w:rPr>
                <w:spacing w:val="-1"/>
                <w:sz w:val="21"/>
                <w:szCs w:val="21"/>
              </w:rPr>
            </w:pPr>
          </w:p>
        </w:tc>
      </w:tr>
      <w:tr w14:paraId="6027C1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13D27B7B">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1895" w:type="dxa"/>
            <w:vAlign w:val="center"/>
          </w:tcPr>
          <w:p w14:paraId="17766F7F">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6,656,059.16</w:t>
            </w:r>
          </w:p>
        </w:tc>
        <w:tc>
          <w:tcPr>
            <w:tcW w:w="1559" w:type="dxa"/>
            <w:vAlign w:val="center"/>
          </w:tcPr>
          <w:p w14:paraId="6EECFC46">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1,244,162.90</w:t>
            </w:r>
          </w:p>
        </w:tc>
        <w:tc>
          <w:tcPr>
            <w:tcW w:w="1701" w:type="dxa"/>
            <w:vAlign w:val="center"/>
          </w:tcPr>
          <w:p w14:paraId="3978993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c>
          <w:tcPr>
            <w:tcW w:w="1701" w:type="dxa"/>
            <w:vAlign w:val="center"/>
          </w:tcPr>
          <w:p w14:paraId="47384956">
            <w:pPr>
              <w:jc w:val="right"/>
              <w:rPr>
                <w:sz w:val="21"/>
                <w:szCs w:val="21"/>
              </w:rPr>
            </w:pPr>
          </w:p>
        </w:tc>
      </w:tr>
      <w:tr w14:paraId="6770C4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6FB3C6DB">
            <w:pPr>
              <w:widowControl/>
              <w:spacing w:line="400" w:lineRule="exact"/>
              <w:jc w:val="center"/>
              <w:rPr>
                <w:rFonts w:hint="eastAsia" w:cs="Arial" w:asciiTheme="minorEastAsia" w:hAnsiTheme="minorEastAsia" w:eastAsiaTheme="minorEastAsia"/>
                <w:kern w:val="0"/>
                <w:szCs w:val="21"/>
              </w:rPr>
            </w:pPr>
            <w:r>
              <w:rPr>
                <w:rFonts w:ascii="Arial" w:hAnsi="Arial" w:cs="Arial"/>
                <w:b/>
                <w:bCs/>
                <w:kern w:val="0"/>
                <w:szCs w:val="21"/>
              </w:rPr>
              <w:t>合计</w:t>
            </w:r>
          </w:p>
        </w:tc>
        <w:tc>
          <w:tcPr>
            <w:tcW w:w="1895" w:type="dxa"/>
            <w:vAlign w:val="center"/>
          </w:tcPr>
          <w:p w14:paraId="2D14D5DF">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9,379,682.59</w:t>
            </w:r>
          </w:p>
        </w:tc>
        <w:tc>
          <w:tcPr>
            <w:tcW w:w="1559" w:type="dxa"/>
            <w:vAlign w:val="center"/>
          </w:tcPr>
          <w:p w14:paraId="6B9FC3F4">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2,391,582.85</w:t>
            </w:r>
          </w:p>
        </w:tc>
        <w:tc>
          <w:tcPr>
            <w:tcW w:w="1701" w:type="dxa"/>
            <w:vAlign w:val="center"/>
          </w:tcPr>
          <w:p w14:paraId="4AD3C6BB">
            <w:pPr>
              <w:keepNext w:val="0"/>
              <w:keepLines w:val="0"/>
              <w:widowControl/>
              <w:suppressLineNumbers w:val="0"/>
              <w:jc w:val="right"/>
              <w:textAlignment w:val="center"/>
              <w:rPr>
                <w:rFonts w:hint="eastAsia" w:ascii="Arial Narrow" w:hAnsi="Arial Narrow" w:eastAsia="宋体" w:cs="Arial Narrow"/>
                <w:b/>
                <w:bCs/>
                <w:color w:val="000000"/>
                <w:spacing w:val="-1"/>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2,568,358.46</w:t>
            </w:r>
          </w:p>
        </w:tc>
        <w:tc>
          <w:tcPr>
            <w:tcW w:w="1701" w:type="dxa"/>
            <w:vAlign w:val="center"/>
          </w:tcPr>
          <w:p w14:paraId="23C46A9E">
            <w:pPr>
              <w:keepNext w:val="0"/>
              <w:keepLines w:val="0"/>
              <w:widowControl/>
              <w:suppressLineNumbers w:val="0"/>
              <w:jc w:val="right"/>
              <w:textAlignment w:val="center"/>
              <w:rPr>
                <w:rFonts w:hint="eastAsia" w:ascii="Arial Narrow" w:hAnsi="Arial Narrow" w:eastAsia="宋体" w:cs="Arial Narrow"/>
                <w:b/>
                <w:bCs/>
                <w:color w:val="000000"/>
                <w:spacing w:val="-1"/>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584,139.51</w:t>
            </w:r>
          </w:p>
        </w:tc>
      </w:tr>
      <w:tr w14:paraId="30B5F73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3CA0BA33">
            <w:pPr>
              <w:widowControl/>
              <w:spacing w:line="400" w:lineRule="exact"/>
              <w:jc w:val="left"/>
              <w:rPr>
                <w:rFonts w:hint="eastAsia" w:cs="Arial" w:asciiTheme="minorEastAsia" w:hAnsiTheme="minorEastAsia" w:eastAsiaTheme="minorEastAsia"/>
                <w:bCs/>
                <w:kern w:val="0"/>
                <w:szCs w:val="21"/>
              </w:rPr>
            </w:pPr>
            <w:r>
              <w:rPr>
                <w:rFonts w:ascii="Arial" w:hAnsi="Arial" w:cs="Arial"/>
                <w:bCs/>
                <w:kern w:val="0"/>
                <w:szCs w:val="21"/>
              </w:rPr>
              <w:t>预付款项：</w:t>
            </w:r>
          </w:p>
        </w:tc>
        <w:tc>
          <w:tcPr>
            <w:tcW w:w="1895" w:type="dxa"/>
            <w:vAlign w:val="center"/>
          </w:tcPr>
          <w:p w14:paraId="1587A2C8">
            <w:pPr>
              <w:widowControl/>
              <w:spacing w:line="400" w:lineRule="exact"/>
              <w:jc w:val="right"/>
              <w:rPr>
                <w:rFonts w:hint="eastAsia" w:cs="Arial" w:asciiTheme="minorEastAsia" w:hAnsiTheme="minorEastAsia" w:eastAsiaTheme="minorEastAsia"/>
                <w:kern w:val="0"/>
                <w:szCs w:val="21"/>
              </w:rPr>
            </w:pPr>
          </w:p>
        </w:tc>
        <w:tc>
          <w:tcPr>
            <w:tcW w:w="1559" w:type="dxa"/>
            <w:vAlign w:val="center"/>
          </w:tcPr>
          <w:p w14:paraId="5CD18997">
            <w:pPr>
              <w:widowControl/>
              <w:spacing w:line="400" w:lineRule="exact"/>
              <w:jc w:val="right"/>
              <w:rPr>
                <w:rFonts w:hint="eastAsia" w:cs="Arial" w:asciiTheme="minorEastAsia" w:hAnsiTheme="minorEastAsia" w:eastAsiaTheme="minorEastAsia"/>
                <w:kern w:val="0"/>
                <w:szCs w:val="21"/>
              </w:rPr>
            </w:pPr>
          </w:p>
        </w:tc>
        <w:tc>
          <w:tcPr>
            <w:tcW w:w="1701" w:type="dxa"/>
            <w:vAlign w:val="center"/>
          </w:tcPr>
          <w:p w14:paraId="3D278F32">
            <w:pPr>
              <w:widowControl/>
              <w:spacing w:line="400" w:lineRule="exact"/>
              <w:jc w:val="right"/>
              <w:rPr>
                <w:rFonts w:hint="eastAsia" w:cs="Arial" w:asciiTheme="minorEastAsia" w:hAnsiTheme="minorEastAsia" w:eastAsiaTheme="minorEastAsia"/>
                <w:kern w:val="0"/>
                <w:szCs w:val="21"/>
              </w:rPr>
            </w:pPr>
          </w:p>
        </w:tc>
        <w:tc>
          <w:tcPr>
            <w:tcW w:w="1701" w:type="dxa"/>
          </w:tcPr>
          <w:p w14:paraId="69C06BC0">
            <w:pPr>
              <w:widowControl/>
              <w:spacing w:line="400" w:lineRule="exact"/>
              <w:jc w:val="right"/>
              <w:rPr>
                <w:rFonts w:hint="eastAsia" w:cs="Arial" w:asciiTheme="minorEastAsia" w:hAnsiTheme="minorEastAsia" w:eastAsiaTheme="minorEastAsia"/>
                <w:kern w:val="0"/>
                <w:szCs w:val="21"/>
              </w:rPr>
            </w:pPr>
          </w:p>
        </w:tc>
      </w:tr>
      <w:tr w14:paraId="7FEB84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45CD6D6A">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95" w:type="dxa"/>
            <w:vAlign w:val="center"/>
          </w:tcPr>
          <w:p w14:paraId="075F9818">
            <w:pPr>
              <w:keepNext w:val="0"/>
              <w:keepLines w:val="0"/>
              <w:widowControl/>
              <w:suppressLineNumbers w:val="0"/>
              <w:jc w:val="right"/>
              <w:textAlignment w:val="center"/>
              <w:rPr>
                <w:rFonts w:hint="eastAsia" w:cs="Arial" w:asciiTheme="minorEastAsia" w:hAnsiTheme="minorEastAsia" w:eastAsiaTheme="minorEastAsia"/>
                <w:kern w:val="0"/>
                <w:szCs w:val="21"/>
              </w:rPr>
            </w:pPr>
          </w:p>
        </w:tc>
        <w:tc>
          <w:tcPr>
            <w:tcW w:w="1559" w:type="dxa"/>
            <w:vAlign w:val="center"/>
          </w:tcPr>
          <w:p w14:paraId="28F08A1C">
            <w:pPr>
              <w:jc w:val="right"/>
              <w:rPr>
                <w:rFonts w:hint="eastAsia" w:cs="Arial" w:asciiTheme="minorEastAsia" w:hAnsiTheme="minorEastAsia" w:eastAsiaTheme="minorEastAsia"/>
                <w:kern w:val="0"/>
                <w:szCs w:val="21"/>
              </w:rPr>
            </w:pPr>
          </w:p>
        </w:tc>
        <w:tc>
          <w:tcPr>
            <w:tcW w:w="1701" w:type="dxa"/>
            <w:vAlign w:val="center"/>
          </w:tcPr>
          <w:p w14:paraId="27214452">
            <w:pPr>
              <w:keepNext w:val="0"/>
              <w:keepLines w:val="0"/>
              <w:widowControl/>
              <w:suppressLineNumbers w:val="0"/>
              <w:jc w:val="right"/>
              <w:textAlignment w:val="center"/>
              <w:rPr>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4,568.98</w:t>
            </w:r>
          </w:p>
        </w:tc>
        <w:tc>
          <w:tcPr>
            <w:tcW w:w="1701" w:type="dxa"/>
            <w:vAlign w:val="center"/>
          </w:tcPr>
          <w:p w14:paraId="6F62954F">
            <w:pPr>
              <w:keepNext w:val="0"/>
              <w:keepLines w:val="0"/>
              <w:widowControl/>
              <w:suppressLineNumbers w:val="0"/>
              <w:jc w:val="right"/>
              <w:textAlignment w:val="center"/>
              <w:rPr>
                <w:rFonts w:hint="eastAsia" w:cs="Arial" w:asciiTheme="minorEastAsia" w:hAnsiTheme="minorEastAsia" w:eastAsiaTheme="minorEastAsia"/>
                <w:kern w:val="0"/>
                <w:szCs w:val="21"/>
              </w:rPr>
            </w:pPr>
          </w:p>
        </w:tc>
      </w:tr>
      <w:tr w14:paraId="111490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1E0F13C6">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1895" w:type="dxa"/>
            <w:vAlign w:val="center"/>
          </w:tcPr>
          <w:p w14:paraId="7B8108A5">
            <w:pPr>
              <w:keepNext w:val="0"/>
              <w:keepLines w:val="0"/>
              <w:widowControl/>
              <w:suppressLineNumbers w:val="0"/>
              <w:jc w:val="right"/>
              <w:textAlignment w:val="center"/>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22,222.22</w:t>
            </w:r>
          </w:p>
        </w:tc>
        <w:tc>
          <w:tcPr>
            <w:tcW w:w="1559" w:type="dxa"/>
            <w:vAlign w:val="center"/>
          </w:tcPr>
          <w:p w14:paraId="0A9FE51D">
            <w:pPr>
              <w:keepNext w:val="0"/>
              <w:keepLines w:val="0"/>
              <w:widowControl/>
              <w:suppressLineNumbers w:val="0"/>
              <w:jc w:val="right"/>
              <w:textAlignment w:val="center"/>
              <w:rPr>
                <w:rFonts w:hint="eastAsia" w:ascii="Arial Narrow" w:hAnsi="Arial Narrow" w:eastAsia="Arial Narrow" w:cs="Arial Narrow"/>
                <w:i w:val="0"/>
                <w:iCs w:val="0"/>
                <w:color w:val="000000"/>
                <w:kern w:val="0"/>
                <w:sz w:val="21"/>
                <w:szCs w:val="21"/>
                <w:u w:val="none"/>
                <w:lang w:val="en-US" w:eastAsia="zh-CN" w:bidi="ar"/>
              </w:rPr>
            </w:pPr>
          </w:p>
        </w:tc>
        <w:tc>
          <w:tcPr>
            <w:tcW w:w="1701" w:type="dxa"/>
            <w:vAlign w:val="center"/>
          </w:tcPr>
          <w:p w14:paraId="56459944">
            <w:pPr>
              <w:keepNext w:val="0"/>
              <w:keepLines w:val="0"/>
              <w:widowControl/>
              <w:suppressLineNumbers w:val="0"/>
              <w:jc w:val="right"/>
              <w:textAlignment w:val="center"/>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22,222.22</w:t>
            </w:r>
          </w:p>
        </w:tc>
        <w:tc>
          <w:tcPr>
            <w:tcW w:w="1701" w:type="dxa"/>
            <w:vAlign w:val="center"/>
          </w:tcPr>
          <w:p w14:paraId="57C35160">
            <w:pPr>
              <w:keepNext w:val="0"/>
              <w:keepLines w:val="0"/>
              <w:widowControl/>
              <w:suppressLineNumbers w:val="0"/>
              <w:jc w:val="right"/>
              <w:textAlignment w:val="center"/>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22,222.22</w:t>
            </w:r>
          </w:p>
        </w:tc>
      </w:tr>
      <w:tr w14:paraId="723307E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63B6BDDD">
            <w:pPr>
              <w:widowControl/>
              <w:spacing w:line="400" w:lineRule="exact"/>
              <w:jc w:val="center"/>
              <w:rPr>
                <w:rFonts w:hint="eastAsia" w:cs="Arial" w:asciiTheme="minorEastAsia" w:hAnsiTheme="minorEastAsia" w:eastAsiaTheme="minorEastAsia"/>
                <w:b/>
                <w:bCs/>
                <w:kern w:val="0"/>
                <w:szCs w:val="21"/>
              </w:rPr>
            </w:pPr>
            <w:bookmarkStart w:id="109" w:name="_Hlk227353571"/>
            <w:r>
              <w:rPr>
                <w:rFonts w:ascii="Arial" w:hAnsi="Arial" w:cs="Arial"/>
                <w:b/>
                <w:bCs/>
                <w:kern w:val="0"/>
                <w:szCs w:val="21"/>
              </w:rPr>
              <w:t>合计</w:t>
            </w:r>
          </w:p>
        </w:tc>
        <w:tc>
          <w:tcPr>
            <w:tcW w:w="1895" w:type="dxa"/>
            <w:vAlign w:val="center"/>
          </w:tcPr>
          <w:p w14:paraId="04C70628">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22,222.22</w:t>
            </w:r>
          </w:p>
        </w:tc>
        <w:tc>
          <w:tcPr>
            <w:tcW w:w="1559" w:type="dxa"/>
            <w:vAlign w:val="center"/>
          </w:tcPr>
          <w:p w14:paraId="6B8DF33F">
            <w:pPr>
              <w:jc w:val="right"/>
              <w:rPr>
                <w:rFonts w:ascii="Arial Narrow" w:hAnsi="Arial Narrow" w:eastAsia="Arial Narrow" w:cs="Arial Narrow"/>
                <w:b/>
                <w:bCs/>
                <w:color w:val="000000"/>
                <w:spacing w:val="-2"/>
                <w:kern w:val="0"/>
                <w:szCs w:val="21"/>
                <w:lang w:eastAsia="en-US"/>
              </w:rPr>
            </w:pPr>
          </w:p>
        </w:tc>
        <w:tc>
          <w:tcPr>
            <w:tcW w:w="1701" w:type="dxa"/>
            <w:vAlign w:val="center"/>
          </w:tcPr>
          <w:p w14:paraId="76DEC4FF">
            <w:pPr>
              <w:keepNext w:val="0"/>
              <w:keepLines w:val="0"/>
              <w:widowControl/>
              <w:suppressLineNumbers w:val="0"/>
              <w:jc w:val="right"/>
              <w:textAlignment w:val="center"/>
              <w:rPr>
                <w:rFonts w:hint="eastAsia" w:ascii="Arial Narrow" w:hAnsi="Arial Narrow" w:eastAsia="宋体" w:cs="Arial Narrow"/>
                <w:b/>
                <w:bCs/>
                <w:color w:val="000000"/>
                <w:spacing w:val="-2"/>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26,791.20</w:t>
            </w:r>
          </w:p>
        </w:tc>
        <w:tc>
          <w:tcPr>
            <w:tcW w:w="1701" w:type="dxa"/>
            <w:vAlign w:val="center"/>
          </w:tcPr>
          <w:p w14:paraId="511557B9">
            <w:pPr>
              <w:keepNext w:val="0"/>
              <w:keepLines w:val="0"/>
              <w:widowControl/>
              <w:suppressLineNumbers w:val="0"/>
              <w:jc w:val="right"/>
              <w:textAlignment w:val="center"/>
              <w:rPr>
                <w:rFonts w:ascii="Arial Narrow" w:hAnsi="Arial Narrow" w:eastAsia="Arial Narrow" w:cs="Arial Narrow"/>
                <w:b/>
                <w:bCs/>
                <w:color w:val="000000"/>
                <w:spacing w:val="-2"/>
                <w:kern w:val="0"/>
                <w:szCs w:val="21"/>
                <w:lang w:eastAsia="en-US"/>
              </w:rPr>
            </w:pPr>
            <w:r>
              <w:rPr>
                <w:rFonts w:hint="default" w:ascii="Arial Narrow" w:hAnsi="Arial Narrow" w:eastAsia="Arial Narrow" w:cs="Arial Narrow"/>
                <w:b/>
                <w:bCs/>
                <w:i w:val="0"/>
                <w:iCs w:val="0"/>
                <w:color w:val="000000"/>
                <w:kern w:val="0"/>
                <w:sz w:val="21"/>
                <w:szCs w:val="21"/>
                <w:u w:val="none"/>
                <w:lang w:val="en-US" w:eastAsia="zh-CN" w:bidi="ar"/>
              </w:rPr>
              <w:t>22,222.22</w:t>
            </w:r>
          </w:p>
        </w:tc>
      </w:tr>
      <w:bookmarkEnd w:id="109"/>
      <w:tr w14:paraId="477D20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7764225E">
            <w:pPr>
              <w:widowControl/>
              <w:spacing w:line="400" w:lineRule="exact"/>
              <w:jc w:val="left"/>
              <w:rPr>
                <w:rFonts w:hint="eastAsia" w:cs="Arial" w:asciiTheme="minorEastAsia" w:hAnsiTheme="minorEastAsia" w:eastAsiaTheme="minorEastAsia"/>
                <w:bCs/>
                <w:kern w:val="0"/>
                <w:szCs w:val="21"/>
              </w:rPr>
            </w:pPr>
            <w:r>
              <w:rPr>
                <w:rFonts w:ascii="Arial" w:hAnsi="Arial" w:cs="Arial"/>
                <w:bCs/>
                <w:kern w:val="0"/>
                <w:szCs w:val="21"/>
              </w:rPr>
              <w:t>其他应收款：</w:t>
            </w:r>
          </w:p>
        </w:tc>
        <w:tc>
          <w:tcPr>
            <w:tcW w:w="1895" w:type="dxa"/>
            <w:vAlign w:val="center"/>
          </w:tcPr>
          <w:p w14:paraId="1750C57F">
            <w:pPr>
              <w:widowControl/>
              <w:spacing w:line="400" w:lineRule="exact"/>
              <w:jc w:val="right"/>
              <w:rPr>
                <w:rFonts w:hint="eastAsia" w:cs="Arial" w:asciiTheme="minorEastAsia" w:hAnsiTheme="minorEastAsia" w:eastAsiaTheme="minorEastAsia"/>
                <w:kern w:val="0"/>
                <w:szCs w:val="21"/>
              </w:rPr>
            </w:pPr>
          </w:p>
        </w:tc>
        <w:tc>
          <w:tcPr>
            <w:tcW w:w="1559" w:type="dxa"/>
            <w:vAlign w:val="center"/>
          </w:tcPr>
          <w:p w14:paraId="3AD069FF">
            <w:pPr>
              <w:widowControl/>
              <w:spacing w:line="400" w:lineRule="exact"/>
              <w:jc w:val="right"/>
              <w:rPr>
                <w:rFonts w:hint="eastAsia" w:cs="Arial" w:asciiTheme="minorEastAsia" w:hAnsiTheme="minorEastAsia" w:eastAsiaTheme="minorEastAsia"/>
                <w:kern w:val="0"/>
                <w:szCs w:val="21"/>
              </w:rPr>
            </w:pPr>
          </w:p>
        </w:tc>
        <w:tc>
          <w:tcPr>
            <w:tcW w:w="1701" w:type="dxa"/>
            <w:vAlign w:val="center"/>
          </w:tcPr>
          <w:p w14:paraId="53D7CD1F">
            <w:pPr>
              <w:widowControl/>
              <w:spacing w:line="400" w:lineRule="exact"/>
              <w:jc w:val="right"/>
              <w:rPr>
                <w:rFonts w:ascii="Arial Narrow" w:hAnsi="Arial Narrow" w:eastAsia="Arial Narrow" w:cs="Arial Narrow"/>
                <w:color w:val="000000"/>
                <w:spacing w:val="-2"/>
                <w:kern w:val="0"/>
                <w:szCs w:val="21"/>
                <w:lang w:eastAsia="en-US"/>
              </w:rPr>
            </w:pPr>
          </w:p>
        </w:tc>
        <w:tc>
          <w:tcPr>
            <w:tcW w:w="1701" w:type="dxa"/>
          </w:tcPr>
          <w:p w14:paraId="37820058">
            <w:pPr>
              <w:widowControl/>
              <w:spacing w:line="400" w:lineRule="exact"/>
              <w:jc w:val="right"/>
              <w:rPr>
                <w:rFonts w:hint="eastAsia" w:cs="Arial" w:asciiTheme="minorEastAsia" w:hAnsiTheme="minorEastAsia" w:eastAsiaTheme="minorEastAsia"/>
                <w:kern w:val="0"/>
                <w:szCs w:val="21"/>
              </w:rPr>
            </w:pPr>
          </w:p>
        </w:tc>
      </w:tr>
      <w:tr w14:paraId="6DFEF4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47DD3635">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95" w:type="dxa"/>
            <w:vAlign w:val="center"/>
          </w:tcPr>
          <w:p w14:paraId="771408BD">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601,320.00</w:t>
            </w:r>
          </w:p>
        </w:tc>
        <w:tc>
          <w:tcPr>
            <w:tcW w:w="1559" w:type="dxa"/>
            <w:vAlign w:val="center"/>
          </w:tcPr>
          <w:p w14:paraId="38E98F90">
            <w:pPr>
              <w:jc w:val="right"/>
              <w:rPr>
                <w:rFonts w:hint="eastAsia" w:cs="Arial" w:asciiTheme="minorEastAsia" w:hAnsiTheme="minorEastAsia" w:eastAsiaTheme="minorEastAsia"/>
                <w:kern w:val="0"/>
                <w:szCs w:val="21"/>
              </w:rPr>
            </w:pPr>
          </w:p>
        </w:tc>
        <w:tc>
          <w:tcPr>
            <w:tcW w:w="1701" w:type="dxa"/>
            <w:vAlign w:val="center"/>
          </w:tcPr>
          <w:p w14:paraId="209E21E5">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601,320.00</w:t>
            </w:r>
          </w:p>
        </w:tc>
        <w:tc>
          <w:tcPr>
            <w:tcW w:w="1701" w:type="dxa"/>
            <w:vAlign w:val="top"/>
          </w:tcPr>
          <w:p w14:paraId="6138EDCD">
            <w:pPr>
              <w:jc w:val="right"/>
              <w:rPr>
                <w:rFonts w:hint="eastAsia" w:cs="Arial" w:asciiTheme="minorEastAsia" w:hAnsiTheme="minorEastAsia" w:eastAsiaTheme="minorEastAsia"/>
                <w:kern w:val="0"/>
                <w:szCs w:val="21"/>
              </w:rPr>
            </w:pPr>
          </w:p>
        </w:tc>
      </w:tr>
      <w:tr w14:paraId="0CCC1D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2FDB4116">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1895" w:type="dxa"/>
            <w:vAlign w:val="center"/>
          </w:tcPr>
          <w:p w14:paraId="1E6AAD8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0.00</w:t>
            </w:r>
          </w:p>
        </w:tc>
        <w:tc>
          <w:tcPr>
            <w:tcW w:w="1559" w:type="dxa"/>
            <w:vAlign w:val="center"/>
          </w:tcPr>
          <w:p w14:paraId="3FD66A20">
            <w:pPr>
              <w:jc w:val="right"/>
              <w:rPr>
                <w:rFonts w:hint="eastAsia" w:cs="Arial" w:asciiTheme="minorEastAsia" w:hAnsiTheme="minorEastAsia" w:eastAsiaTheme="minorEastAsia"/>
                <w:kern w:val="0"/>
                <w:szCs w:val="21"/>
              </w:rPr>
            </w:pPr>
          </w:p>
        </w:tc>
        <w:tc>
          <w:tcPr>
            <w:tcW w:w="1701" w:type="dxa"/>
            <w:vAlign w:val="center"/>
          </w:tcPr>
          <w:p w14:paraId="48B38FA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1,000,000.00</w:t>
            </w:r>
          </w:p>
        </w:tc>
        <w:tc>
          <w:tcPr>
            <w:tcW w:w="1701" w:type="dxa"/>
            <w:vAlign w:val="top"/>
          </w:tcPr>
          <w:p w14:paraId="429F5CC1">
            <w:pPr>
              <w:jc w:val="right"/>
              <w:rPr>
                <w:rFonts w:hint="eastAsia" w:cs="Arial" w:asciiTheme="minorEastAsia" w:hAnsiTheme="minorEastAsia" w:eastAsiaTheme="minorEastAsia"/>
                <w:kern w:val="0"/>
                <w:szCs w:val="21"/>
              </w:rPr>
            </w:pPr>
          </w:p>
        </w:tc>
      </w:tr>
      <w:tr w14:paraId="6314DE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1434C2F4">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林皓</w:t>
            </w:r>
          </w:p>
        </w:tc>
        <w:tc>
          <w:tcPr>
            <w:tcW w:w="1895" w:type="dxa"/>
            <w:vAlign w:val="center"/>
          </w:tcPr>
          <w:p w14:paraId="34DB5444">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0.00</w:t>
            </w:r>
          </w:p>
        </w:tc>
        <w:tc>
          <w:tcPr>
            <w:tcW w:w="1559" w:type="dxa"/>
            <w:vAlign w:val="center"/>
          </w:tcPr>
          <w:p w14:paraId="3814A5E3">
            <w:pPr>
              <w:jc w:val="right"/>
              <w:rPr>
                <w:rFonts w:hint="eastAsia" w:cs="Arial" w:asciiTheme="minorEastAsia" w:hAnsiTheme="minorEastAsia" w:eastAsiaTheme="minorEastAsia"/>
                <w:kern w:val="0"/>
                <w:szCs w:val="21"/>
              </w:rPr>
            </w:pPr>
          </w:p>
        </w:tc>
        <w:tc>
          <w:tcPr>
            <w:tcW w:w="1701" w:type="dxa"/>
            <w:vAlign w:val="center"/>
          </w:tcPr>
          <w:p w14:paraId="22C1A254">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10,000,000.00</w:t>
            </w:r>
          </w:p>
        </w:tc>
        <w:tc>
          <w:tcPr>
            <w:tcW w:w="1701" w:type="dxa"/>
            <w:vAlign w:val="top"/>
          </w:tcPr>
          <w:p w14:paraId="4053B517">
            <w:pPr>
              <w:jc w:val="right"/>
              <w:rPr>
                <w:rFonts w:hint="eastAsia" w:cs="Arial" w:asciiTheme="minorEastAsia" w:hAnsiTheme="minorEastAsia" w:eastAsiaTheme="minorEastAsia"/>
                <w:kern w:val="0"/>
                <w:szCs w:val="21"/>
              </w:rPr>
            </w:pPr>
          </w:p>
        </w:tc>
      </w:tr>
      <w:tr w14:paraId="708750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4A218863">
            <w:pPr>
              <w:widowControl/>
              <w:spacing w:line="400" w:lineRule="exact"/>
              <w:jc w:val="center"/>
              <w:rPr>
                <w:rFonts w:hint="eastAsia" w:cs="Arial" w:asciiTheme="minorEastAsia" w:hAnsiTheme="minorEastAsia" w:eastAsiaTheme="minorEastAsia"/>
                <w:b/>
                <w:bCs/>
                <w:kern w:val="0"/>
                <w:szCs w:val="21"/>
              </w:rPr>
            </w:pPr>
            <w:r>
              <w:rPr>
                <w:rFonts w:ascii="Arial" w:hAnsi="Arial" w:cs="Arial"/>
                <w:b/>
                <w:bCs/>
                <w:kern w:val="0"/>
                <w:szCs w:val="21"/>
              </w:rPr>
              <w:t>合计</w:t>
            </w:r>
          </w:p>
        </w:tc>
        <w:tc>
          <w:tcPr>
            <w:tcW w:w="1895" w:type="dxa"/>
            <w:vAlign w:val="center"/>
          </w:tcPr>
          <w:p w14:paraId="74C079DB">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601,320.00 </w:t>
            </w:r>
          </w:p>
        </w:tc>
        <w:tc>
          <w:tcPr>
            <w:tcW w:w="1559" w:type="dxa"/>
            <w:vAlign w:val="center"/>
          </w:tcPr>
          <w:p w14:paraId="504FA245">
            <w:pPr>
              <w:jc w:val="right"/>
              <w:rPr>
                <w:rFonts w:hint="eastAsia" w:cs="Arial" w:asciiTheme="minorEastAsia" w:hAnsiTheme="minorEastAsia" w:eastAsiaTheme="minorEastAsia"/>
                <w:b/>
                <w:bCs/>
                <w:kern w:val="0"/>
                <w:szCs w:val="21"/>
              </w:rPr>
            </w:pPr>
          </w:p>
        </w:tc>
        <w:tc>
          <w:tcPr>
            <w:tcW w:w="1701" w:type="dxa"/>
            <w:vAlign w:val="center"/>
          </w:tcPr>
          <w:p w14:paraId="23A6193D">
            <w:pPr>
              <w:keepNext w:val="0"/>
              <w:keepLines w:val="0"/>
              <w:widowControl/>
              <w:suppressLineNumbers w:val="0"/>
              <w:jc w:val="right"/>
              <w:textAlignment w:val="center"/>
              <w:rPr>
                <w:rFonts w:hint="eastAsia" w:ascii="Arial Narrow" w:hAnsi="Arial Narrow" w:eastAsia="宋体" w:cs="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11,601,320.00 </w:t>
            </w:r>
          </w:p>
        </w:tc>
        <w:tc>
          <w:tcPr>
            <w:tcW w:w="1701" w:type="dxa"/>
            <w:vAlign w:val="top"/>
          </w:tcPr>
          <w:p w14:paraId="599C051E">
            <w:pPr>
              <w:jc w:val="right"/>
              <w:rPr>
                <w:rFonts w:hint="eastAsia" w:cs="Arial" w:asciiTheme="minorEastAsia" w:hAnsiTheme="minorEastAsia" w:eastAsiaTheme="minorEastAsia"/>
                <w:b/>
                <w:bCs/>
                <w:kern w:val="0"/>
                <w:szCs w:val="21"/>
              </w:rPr>
            </w:pPr>
          </w:p>
        </w:tc>
      </w:tr>
    </w:tbl>
    <w:p w14:paraId="2851C7C8">
      <w:pPr>
        <w:spacing w:line="400" w:lineRule="exact"/>
        <w:ind w:left="482"/>
        <w:rPr>
          <w:rFonts w:hint="eastAsia" w:cs="Arial" w:asciiTheme="minorEastAsia" w:hAnsiTheme="minorEastAsia" w:eastAsiaTheme="minorEastAsia"/>
          <w:szCs w:val="21"/>
        </w:rPr>
      </w:pPr>
      <w:r>
        <w:rPr>
          <w:rFonts w:cs="Arial" w:asciiTheme="minorEastAsia" w:hAnsiTheme="minorEastAsia" w:eastAsiaTheme="minorEastAsia"/>
          <w:szCs w:val="21"/>
        </w:rPr>
        <w:t>（2）应付</w:t>
      </w:r>
      <w:r>
        <w:rPr>
          <w:rFonts w:hint="eastAsia" w:cs="Arial" w:asciiTheme="minorEastAsia" w:hAnsiTheme="minorEastAsia" w:eastAsiaTheme="minorEastAsia"/>
          <w:szCs w:val="21"/>
        </w:rPr>
        <w:t>项目</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47"/>
        <w:gridCol w:w="2977"/>
        <w:gridCol w:w="3118"/>
      </w:tblGrid>
      <w:tr w14:paraId="5D825B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blHeader/>
        </w:trPr>
        <w:tc>
          <w:tcPr>
            <w:tcW w:w="3147" w:type="dxa"/>
            <w:noWrap/>
            <w:vAlign w:val="center"/>
          </w:tcPr>
          <w:p w14:paraId="701C2BE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项目名称</w:t>
            </w:r>
          </w:p>
        </w:tc>
        <w:tc>
          <w:tcPr>
            <w:tcW w:w="2977" w:type="dxa"/>
            <w:noWrap/>
            <w:vAlign w:val="center"/>
          </w:tcPr>
          <w:p w14:paraId="23E5122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3118" w:type="dxa"/>
          </w:tcPr>
          <w:p w14:paraId="5647946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16A5EA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70958191">
            <w:pPr>
              <w:widowControl/>
              <w:spacing w:line="400" w:lineRule="exact"/>
              <w:jc w:val="left"/>
              <w:rPr>
                <w:rFonts w:hint="eastAsia" w:cs="Arial" w:asciiTheme="minorEastAsia" w:hAnsiTheme="minorEastAsia" w:eastAsiaTheme="minorEastAsia"/>
                <w:bCs/>
                <w:kern w:val="0"/>
                <w:szCs w:val="21"/>
              </w:rPr>
            </w:pPr>
            <w:r>
              <w:rPr>
                <w:rFonts w:cs="Arial" w:asciiTheme="minorEastAsia" w:hAnsiTheme="minorEastAsia" w:eastAsiaTheme="minorEastAsia"/>
                <w:bCs/>
                <w:kern w:val="0"/>
                <w:szCs w:val="21"/>
              </w:rPr>
              <w:t>应付账款：</w:t>
            </w:r>
          </w:p>
        </w:tc>
        <w:tc>
          <w:tcPr>
            <w:tcW w:w="2977" w:type="dxa"/>
            <w:noWrap/>
            <w:vAlign w:val="center"/>
          </w:tcPr>
          <w:p w14:paraId="79574665">
            <w:pPr>
              <w:widowControl/>
              <w:spacing w:line="400" w:lineRule="exact"/>
              <w:jc w:val="right"/>
              <w:rPr>
                <w:rFonts w:hint="eastAsia" w:cs="Arial" w:asciiTheme="minorEastAsia" w:hAnsiTheme="minorEastAsia" w:eastAsiaTheme="minorEastAsia"/>
                <w:kern w:val="0"/>
                <w:szCs w:val="21"/>
              </w:rPr>
            </w:pPr>
          </w:p>
        </w:tc>
        <w:tc>
          <w:tcPr>
            <w:tcW w:w="3118" w:type="dxa"/>
          </w:tcPr>
          <w:p w14:paraId="539C85CE">
            <w:pPr>
              <w:ind w:firstLine="630" w:firstLineChars="300"/>
              <w:rPr>
                <w:rFonts w:hint="eastAsia" w:ascii="Arial Narrow" w:hAnsi="Arial Narrow" w:eastAsia="宋体" w:cs="宋体"/>
                <w:color w:val="000000"/>
                <w:szCs w:val="21"/>
                <w:lang w:eastAsia="zh-CN"/>
              </w:rPr>
            </w:pPr>
          </w:p>
        </w:tc>
      </w:tr>
      <w:tr w14:paraId="2017F0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732CF8DD">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2977" w:type="dxa"/>
            <w:noWrap/>
            <w:vAlign w:val="center"/>
          </w:tcPr>
          <w:p w14:paraId="195B498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2,189,128.63</w:t>
            </w:r>
          </w:p>
        </w:tc>
        <w:tc>
          <w:tcPr>
            <w:tcW w:w="3118" w:type="dxa"/>
            <w:vAlign w:val="center"/>
          </w:tcPr>
          <w:p w14:paraId="2952525E">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639,128.63</w:t>
            </w:r>
          </w:p>
        </w:tc>
      </w:tr>
      <w:tr w14:paraId="1B8840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6449CD70">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2977" w:type="dxa"/>
            <w:noWrap/>
            <w:vAlign w:val="center"/>
          </w:tcPr>
          <w:p w14:paraId="14E86C3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1,772,443.79</w:t>
            </w:r>
          </w:p>
        </w:tc>
        <w:tc>
          <w:tcPr>
            <w:tcW w:w="3118" w:type="dxa"/>
            <w:vAlign w:val="center"/>
          </w:tcPr>
          <w:p w14:paraId="00133566">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2,421,980.51</w:t>
            </w:r>
          </w:p>
        </w:tc>
      </w:tr>
      <w:tr w14:paraId="19A346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558D70F3">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2977" w:type="dxa"/>
            <w:noWrap/>
            <w:vAlign w:val="center"/>
          </w:tcPr>
          <w:p w14:paraId="33F93E61">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46,194.68</w:t>
            </w:r>
          </w:p>
        </w:tc>
        <w:tc>
          <w:tcPr>
            <w:tcW w:w="3118" w:type="dxa"/>
            <w:vAlign w:val="center"/>
          </w:tcPr>
          <w:p w14:paraId="07B25D5B">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46,194.68</w:t>
            </w:r>
          </w:p>
        </w:tc>
      </w:tr>
      <w:tr w14:paraId="2D0A65A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1C44C143">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北京美络克思科技有限公司</w:t>
            </w:r>
          </w:p>
        </w:tc>
        <w:tc>
          <w:tcPr>
            <w:tcW w:w="2977" w:type="dxa"/>
            <w:noWrap/>
            <w:vAlign w:val="center"/>
          </w:tcPr>
          <w:p w14:paraId="41C3EB0E">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230,596.58</w:t>
            </w:r>
          </w:p>
        </w:tc>
        <w:tc>
          <w:tcPr>
            <w:tcW w:w="3118" w:type="dxa"/>
            <w:vAlign w:val="center"/>
          </w:tcPr>
          <w:p w14:paraId="0F8F8B36">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274,032.66</w:t>
            </w:r>
          </w:p>
        </w:tc>
      </w:tr>
      <w:tr w14:paraId="6AFCDB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4F47DB87">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重庆信创科技有限公司</w:t>
            </w:r>
          </w:p>
        </w:tc>
        <w:tc>
          <w:tcPr>
            <w:tcW w:w="2977" w:type="dxa"/>
            <w:noWrap/>
            <w:vAlign w:val="center"/>
          </w:tcPr>
          <w:p w14:paraId="473D0369">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132,403.54</w:t>
            </w:r>
          </w:p>
        </w:tc>
        <w:tc>
          <w:tcPr>
            <w:tcW w:w="3118" w:type="dxa"/>
            <w:vAlign w:val="center"/>
          </w:tcPr>
          <w:p w14:paraId="30205E9F">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132,403.54</w:t>
            </w:r>
          </w:p>
        </w:tc>
      </w:tr>
      <w:tr w14:paraId="634188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68422C3F">
            <w:pPr>
              <w:keepNext w:val="0"/>
              <w:keepLines w:val="0"/>
              <w:widowControl/>
              <w:suppressLineNumbers w:val="0"/>
              <w:jc w:val="center"/>
              <w:textAlignment w:val="center"/>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合</w:t>
            </w:r>
            <w:r>
              <w:rPr>
                <w:rFonts w:hint="default" w:ascii="Arial Narrow" w:hAnsi="Arial Narrow" w:eastAsia="Arial Narrow" w:cs="Arial Narrow"/>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2977" w:type="dxa"/>
            <w:noWrap/>
            <w:vAlign w:val="center"/>
          </w:tcPr>
          <w:p w14:paraId="0595A191">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4,370,767.22</w:t>
            </w:r>
          </w:p>
        </w:tc>
        <w:tc>
          <w:tcPr>
            <w:tcW w:w="3118" w:type="dxa"/>
            <w:vAlign w:val="center"/>
          </w:tcPr>
          <w:p w14:paraId="70A323C3">
            <w:pPr>
              <w:keepNext w:val="0"/>
              <w:keepLines w:val="0"/>
              <w:widowControl/>
              <w:suppressLineNumbers w:val="0"/>
              <w:jc w:val="right"/>
              <w:textAlignment w:val="center"/>
              <w:rPr>
                <w:rFonts w:hint="eastAsia" w:ascii="Arial Narrow" w:hAnsi="Arial Narrow" w:eastAsia="宋体" w:cs="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3,513,740.02</w:t>
            </w:r>
          </w:p>
        </w:tc>
      </w:tr>
      <w:tr w14:paraId="252E0C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bottom"/>
          </w:tcPr>
          <w:p w14:paraId="6A896AD1">
            <w:pPr>
              <w:widowControl/>
              <w:spacing w:line="400" w:lineRule="exact"/>
              <w:jc w:val="left"/>
              <w:rPr>
                <w:rFonts w:hint="eastAsia" w:cs="Arial" w:asciiTheme="minorEastAsia" w:hAnsiTheme="minorEastAsia" w:eastAsiaTheme="minorEastAsia"/>
                <w:bCs/>
                <w:kern w:val="0"/>
                <w:szCs w:val="21"/>
              </w:rPr>
            </w:pPr>
            <w:r>
              <w:rPr>
                <w:rFonts w:cs="Arial" w:asciiTheme="minorEastAsia" w:hAnsiTheme="minorEastAsia" w:eastAsiaTheme="minorEastAsia"/>
                <w:bCs/>
                <w:kern w:val="0"/>
                <w:szCs w:val="21"/>
              </w:rPr>
              <w:t>其他应付款：</w:t>
            </w:r>
          </w:p>
        </w:tc>
        <w:tc>
          <w:tcPr>
            <w:tcW w:w="2977" w:type="dxa"/>
            <w:noWrap/>
            <w:vAlign w:val="bottom"/>
          </w:tcPr>
          <w:p w14:paraId="57086F81">
            <w:pPr>
              <w:widowControl/>
              <w:spacing w:line="400" w:lineRule="exact"/>
              <w:jc w:val="right"/>
              <w:rPr>
                <w:rFonts w:hint="eastAsia" w:cs="Arial" w:asciiTheme="minorEastAsia" w:hAnsiTheme="minorEastAsia" w:eastAsiaTheme="minorEastAsia"/>
                <w:kern w:val="0"/>
                <w:szCs w:val="21"/>
              </w:rPr>
            </w:pPr>
          </w:p>
        </w:tc>
        <w:tc>
          <w:tcPr>
            <w:tcW w:w="3118" w:type="dxa"/>
            <w:vAlign w:val="bottom"/>
          </w:tcPr>
          <w:p w14:paraId="6AA66D7B">
            <w:pPr>
              <w:widowControl/>
              <w:spacing w:line="400" w:lineRule="exact"/>
              <w:jc w:val="right"/>
              <w:rPr>
                <w:rFonts w:hint="eastAsia" w:cs="Arial" w:asciiTheme="minorEastAsia" w:hAnsiTheme="minorEastAsia" w:eastAsiaTheme="minorEastAsia"/>
                <w:kern w:val="0"/>
                <w:szCs w:val="21"/>
              </w:rPr>
            </w:pPr>
          </w:p>
        </w:tc>
      </w:tr>
      <w:tr w14:paraId="532219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124E798D">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国保联盟信息安全技术有限公司</w:t>
            </w:r>
          </w:p>
        </w:tc>
        <w:tc>
          <w:tcPr>
            <w:tcW w:w="2977" w:type="dxa"/>
            <w:noWrap/>
            <w:vAlign w:val="center"/>
          </w:tcPr>
          <w:p w14:paraId="277563F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14,000.00</w:t>
            </w:r>
          </w:p>
        </w:tc>
        <w:tc>
          <w:tcPr>
            <w:tcW w:w="3118" w:type="dxa"/>
            <w:vAlign w:val="center"/>
          </w:tcPr>
          <w:p w14:paraId="21991D67">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14,000.00</w:t>
            </w:r>
          </w:p>
        </w:tc>
      </w:tr>
      <w:tr w14:paraId="6670FF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7D73F6DE">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2977" w:type="dxa"/>
            <w:noWrap/>
            <w:vAlign w:val="center"/>
          </w:tcPr>
          <w:p w14:paraId="0EEA8E8E">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307,230.00</w:t>
            </w:r>
          </w:p>
        </w:tc>
        <w:tc>
          <w:tcPr>
            <w:tcW w:w="3118" w:type="dxa"/>
            <w:vAlign w:val="center"/>
          </w:tcPr>
          <w:p w14:paraId="688EE2F2">
            <w:pPr>
              <w:keepNext w:val="0"/>
              <w:keepLines w:val="0"/>
              <w:widowControl/>
              <w:suppressLineNumbers w:val="0"/>
              <w:jc w:val="right"/>
              <w:textAlignment w:val="center"/>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307,230.00</w:t>
            </w:r>
          </w:p>
        </w:tc>
      </w:tr>
      <w:tr w14:paraId="0310552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31D4C27B">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重庆信创科技有限公司</w:t>
            </w:r>
          </w:p>
        </w:tc>
        <w:tc>
          <w:tcPr>
            <w:tcW w:w="2977" w:type="dxa"/>
            <w:noWrap/>
            <w:vAlign w:val="center"/>
          </w:tcPr>
          <w:p w14:paraId="63EA4ECE">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12,000.00</w:t>
            </w:r>
          </w:p>
        </w:tc>
        <w:tc>
          <w:tcPr>
            <w:tcW w:w="3118" w:type="dxa"/>
            <w:vAlign w:val="center"/>
          </w:tcPr>
          <w:p w14:paraId="7413EFA5">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12,000.00</w:t>
            </w:r>
          </w:p>
        </w:tc>
      </w:tr>
      <w:tr w14:paraId="4B6C2E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bottom"/>
          </w:tcPr>
          <w:p w14:paraId="08A358EE">
            <w:pPr>
              <w:widowControl/>
              <w:spacing w:line="400" w:lineRule="exact"/>
              <w:jc w:val="center"/>
              <w:rPr>
                <w:rFonts w:hint="eastAsia" w:cs="Arial" w:asciiTheme="minorEastAsia" w:hAnsiTheme="minorEastAsia" w:eastAsiaTheme="minorEastAsia"/>
                <w:b/>
                <w:bCs/>
                <w:kern w:val="0"/>
                <w:szCs w:val="21"/>
              </w:rPr>
            </w:pPr>
            <w:r>
              <w:rPr>
                <w:rFonts w:ascii="Arial" w:hAnsi="Arial" w:cs="Arial"/>
                <w:b/>
                <w:bCs/>
                <w:kern w:val="0"/>
                <w:szCs w:val="21"/>
              </w:rPr>
              <w:t>合</w:t>
            </w:r>
            <w:r>
              <w:rPr>
                <w:rFonts w:hint="eastAsia" w:ascii="Arial" w:hAnsi="Arial" w:cs="Arial"/>
                <w:b/>
                <w:bCs/>
                <w:kern w:val="0"/>
                <w:szCs w:val="21"/>
                <w:lang w:val="en-US" w:eastAsia="zh-CN"/>
              </w:rPr>
              <w:t xml:space="preserve"> </w:t>
            </w:r>
            <w:r>
              <w:rPr>
                <w:rFonts w:ascii="Arial" w:hAnsi="Arial" w:cs="Arial"/>
                <w:b/>
                <w:bCs/>
                <w:kern w:val="0"/>
                <w:szCs w:val="21"/>
              </w:rPr>
              <w:t>计</w:t>
            </w:r>
          </w:p>
        </w:tc>
        <w:tc>
          <w:tcPr>
            <w:tcW w:w="2977" w:type="dxa"/>
            <w:noWrap/>
            <w:vAlign w:val="center"/>
          </w:tcPr>
          <w:p w14:paraId="488EC3F9">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333,230.00</w:t>
            </w:r>
          </w:p>
        </w:tc>
        <w:tc>
          <w:tcPr>
            <w:tcW w:w="3118" w:type="dxa"/>
            <w:vAlign w:val="center"/>
          </w:tcPr>
          <w:p w14:paraId="550EE5E8">
            <w:pPr>
              <w:keepNext w:val="0"/>
              <w:keepLines w:val="0"/>
              <w:widowControl/>
              <w:suppressLineNumbers w:val="0"/>
              <w:jc w:val="right"/>
              <w:textAlignment w:val="center"/>
              <w:rPr>
                <w:rFonts w:hint="eastAsia" w:ascii="Arial Narrow" w:hAnsi="Arial Narrow" w:eastAsia="宋体" w:cs="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333,230.00</w:t>
            </w:r>
          </w:p>
        </w:tc>
      </w:tr>
      <w:tr w14:paraId="77E1A2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bottom"/>
          </w:tcPr>
          <w:p w14:paraId="7A10780D">
            <w:pPr>
              <w:widowControl/>
              <w:spacing w:line="400" w:lineRule="exact"/>
              <w:jc w:val="left"/>
              <w:rPr>
                <w:rFonts w:hint="eastAsia" w:cs="Arial" w:asciiTheme="minorEastAsia" w:hAnsiTheme="minorEastAsia" w:eastAsiaTheme="minorEastAsia"/>
                <w:kern w:val="0"/>
                <w:szCs w:val="21"/>
              </w:rPr>
            </w:pPr>
            <w:r>
              <w:rPr>
                <w:rFonts w:hint="eastAsia" w:ascii="Arial" w:hAnsi="Arial" w:cs="Arial"/>
                <w:kern w:val="0"/>
                <w:szCs w:val="21"/>
              </w:rPr>
              <w:t>合同负债</w:t>
            </w:r>
            <w:r>
              <w:rPr>
                <w:rFonts w:ascii="Arial" w:hAnsi="Arial" w:cs="Arial"/>
                <w:kern w:val="0"/>
                <w:szCs w:val="21"/>
              </w:rPr>
              <w:t>：</w:t>
            </w:r>
          </w:p>
        </w:tc>
        <w:tc>
          <w:tcPr>
            <w:tcW w:w="2977" w:type="dxa"/>
            <w:noWrap/>
            <w:vAlign w:val="bottom"/>
          </w:tcPr>
          <w:p w14:paraId="7C092FCC">
            <w:pPr>
              <w:widowControl/>
              <w:spacing w:line="400" w:lineRule="exact"/>
              <w:jc w:val="right"/>
              <w:rPr>
                <w:rFonts w:hint="eastAsia" w:cs="Arial" w:asciiTheme="minorEastAsia" w:hAnsiTheme="minorEastAsia" w:eastAsiaTheme="minorEastAsia"/>
                <w:kern w:val="0"/>
                <w:szCs w:val="21"/>
              </w:rPr>
            </w:pPr>
          </w:p>
        </w:tc>
        <w:tc>
          <w:tcPr>
            <w:tcW w:w="3118" w:type="dxa"/>
            <w:vAlign w:val="bottom"/>
          </w:tcPr>
          <w:p w14:paraId="16140DE8">
            <w:pPr>
              <w:jc w:val="right"/>
            </w:pPr>
          </w:p>
        </w:tc>
      </w:tr>
      <w:tr w14:paraId="0D3FD5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56B543DF">
            <w:pPr>
              <w:keepNext w:val="0"/>
              <w:keepLines w:val="0"/>
              <w:widowControl/>
              <w:suppressLineNumbers w:val="0"/>
              <w:jc w:val="both"/>
              <w:textAlignment w:val="cente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2977" w:type="dxa"/>
            <w:noWrap/>
            <w:vAlign w:val="center"/>
          </w:tcPr>
          <w:p w14:paraId="778039F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c>
          <w:tcPr>
            <w:tcW w:w="3118" w:type="dxa"/>
            <w:vAlign w:val="center"/>
          </w:tcPr>
          <w:p w14:paraId="208B0CA5">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396.56</w:t>
            </w:r>
          </w:p>
        </w:tc>
      </w:tr>
      <w:tr w14:paraId="74B54C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268487CF">
            <w:pPr>
              <w:keepNext w:val="0"/>
              <w:keepLines w:val="0"/>
              <w:widowControl/>
              <w:suppressLineNumbers w:val="0"/>
              <w:jc w:val="both"/>
              <w:textAlignment w:val="center"/>
            </w:pPr>
            <w:r>
              <w:rPr>
                <w:rFonts w:hint="eastAsia" w:ascii="宋体" w:hAnsi="宋体" w:eastAsia="宋体" w:cs="宋体"/>
                <w:i w:val="0"/>
                <w:iCs w:val="0"/>
                <w:color w:val="000000"/>
                <w:kern w:val="0"/>
                <w:sz w:val="21"/>
                <w:szCs w:val="21"/>
                <w:u w:val="none"/>
                <w:lang w:val="en-US" w:eastAsia="zh-CN" w:bidi="ar"/>
              </w:rPr>
              <w:t>北京美络克思科技有限公司</w:t>
            </w:r>
          </w:p>
        </w:tc>
        <w:tc>
          <w:tcPr>
            <w:tcW w:w="2977" w:type="dxa"/>
            <w:noWrap/>
            <w:vAlign w:val="center"/>
          </w:tcPr>
          <w:p w14:paraId="575E843A">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849.06</w:t>
            </w:r>
          </w:p>
        </w:tc>
        <w:tc>
          <w:tcPr>
            <w:tcW w:w="3118" w:type="dxa"/>
            <w:vAlign w:val="center"/>
          </w:tcPr>
          <w:p w14:paraId="070EF160">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849.06</w:t>
            </w:r>
          </w:p>
        </w:tc>
      </w:tr>
      <w:tr w14:paraId="3800DC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53F184E4">
            <w:pPr>
              <w:keepNext w:val="0"/>
              <w:keepLines w:val="0"/>
              <w:widowControl/>
              <w:suppressLineNumbers w:val="0"/>
              <w:jc w:val="both"/>
              <w:textAlignment w:val="center"/>
            </w:pPr>
            <w:r>
              <w:rPr>
                <w:rFonts w:hint="eastAsia" w:ascii="宋体" w:hAnsi="宋体" w:eastAsia="宋体" w:cs="宋体"/>
                <w:i w:val="0"/>
                <w:iCs w:val="0"/>
                <w:color w:val="000000"/>
                <w:kern w:val="0"/>
                <w:sz w:val="21"/>
                <w:szCs w:val="21"/>
                <w:u w:val="none"/>
                <w:lang w:val="en-US" w:eastAsia="zh-CN" w:bidi="ar"/>
              </w:rPr>
              <w:t>重庆信创科技有限公司</w:t>
            </w:r>
          </w:p>
        </w:tc>
        <w:tc>
          <w:tcPr>
            <w:tcW w:w="2977" w:type="dxa"/>
            <w:noWrap/>
            <w:vAlign w:val="center"/>
          </w:tcPr>
          <w:p w14:paraId="4E39862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22,371.63</w:t>
            </w:r>
          </w:p>
        </w:tc>
        <w:tc>
          <w:tcPr>
            <w:tcW w:w="3118" w:type="dxa"/>
            <w:vAlign w:val="center"/>
          </w:tcPr>
          <w:p w14:paraId="173CBFB9">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8,931.75</w:t>
            </w:r>
          </w:p>
        </w:tc>
      </w:tr>
      <w:tr w14:paraId="3173A5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00D794AB">
            <w:pPr>
              <w:keepNext w:val="0"/>
              <w:keepLines w:val="0"/>
              <w:widowControl/>
              <w:suppressLineNumbers w:val="0"/>
              <w:jc w:val="both"/>
              <w:textAlignment w:val="center"/>
              <w:rPr>
                <w:rFonts w:hint="eastAsia"/>
              </w:rPr>
            </w:pPr>
            <w:r>
              <w:rPr>
                <w:rFonts w:hint="eastAsia" w:ascii="宋体" w:hAnsi="宋体" w:eastAsia="宋体" w:cs="宋体"/>
                <w:i w:val="0"/>
                <w:iCs w:val="0"/>
                <w:color w:val="000000"/>
                <w:kern w:val="0"/>
                <w:sz w:val="21"/>
                <w:szCs w:val="21"/>
                <w:u w:val="none"/>
                <w:lang w:val="en-US" w:eastAsia="zh-CN" w:bidi="ar"/>
              </w:rPr>
              <w:t>国保联盟信息安全技术有限公司</w:t>
            </w:r>
          </w:p>
        </w:tc>
        <w:tc>
          <w:tcPr>
            <w:tcW w:w="2977" w:type="dxa"/>
            <w:noWrap/>
            <w:vAlign w:val="center"/>
          </w:tcPr>
          <w:p w14:paraId="3DAF6DCC">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5,660.38</w:t>
            </w:r>
          </w:p>
        </w:tc>
        <w:tc>
          <w:tcPr>
            <w:tcW w:w="3118" w:type="dxa"/>
            <w:vAlign w:val="center"/>
          </w:tcPr>
          <w:p w14:paraId="00996F7B">
            <w:pPr>
              <w:keepNext w:val="0"/>
              <w:keepLines w:val="0"/>
              <w:widowControl/>
              <w:suppressLineNumbers w:val="0"/>
              <w:jc w:val="right"/>
              <w:textAlignment w:val="center"/>
              <w:rPr>
                <w:rFonts w:ascii="Arial Narrow" w:hAnsi="Arial Narrow"/>
                <w:color w:val="000000"/>
                <w:szCs w:val="21"/>
              </w:rPr>
            </w:pPr>
            <w:r>
              <w:rPr>
                <w:rFonts w:hint="default" w:ascii="Arial Narrow" w:hAnsi="Arial Narrow" w:eastAsia="Arial Narrow" w:cs="Arial Narrow"/>
                <w:i w:val="0"/>
                <w:iCs w:val="0"/>
                <w:color w:val="000000"/>
                <w:kern w:val="0"/>
                <w:sz w:val="21"/>
                <w:szCs w:val="21"/>
                <w:u w:val="none"/>
                <w:lang w:val="en-US" w:eastAsia="zh-CN" w:bidi="ar"/>
              </w:rPr>
              <w:t>5,660.38</w:t>
            </w:r>
          </w:p>
        </w:tc>
      </w:tr>
      <w:tr w14:paraId="7B4CB2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1C3C4D96">
            <w:pPr>
              <w:keepNext w:val="0"/>
              <w:keepLines w:val="0"/>
              <w:widowControl/>
              <w:suppressLineNumbers w:val="0"/>
              <w:jc w:val="both"/>
              <w:textAlignment w:val="cente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2977" w:type="dxa"/>
            <w:noWrap/>
            <w:vAlign w:val="center"/>
          </w:tcPr>
          <w:p w14:paraId="188B0EA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2,830,188.68</w:t>
            </w:r>
          </w:p>
        </w:tc>
        <w:tc>
          <w:tcPr>
            <w:tcW w:w="3118" w:type="dxa"/>
            <w:vAlign w:val="center"/>
          </w:tcPr>
          <w:p w14:paraId="6BC9B3A6">
            <w:pPr>
              <w:keepNext w:val="0"/>
              <w:keepLines w:val="0"/>
              <w:widowControl/>
              <w:suppressLineNumbers w:val="0"/>
              <w:jc w:val="right"/>
              <w:textAlignment w:val="center"/>
              <w:rPr>
                <w:rFonts w:hint="eastAsia" w:ascii="Arial Narrow" w:hAnsi="Arial Narrow" w:eastAsia="宋体" w:cs="宋体"/>
                <w:color w:val="000000"/>
                <w:szCs w:val="21"/>
                <w:lang w:eastAsia="zh-CN"/>
              </w:rPr>
            </w:pPr>
          </w:p>
        </w:tc>
      </w:tr>
      <w:tr w14:paraId="1CC4B9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bottom"/>
          </w:tcPr>
          <w:p w14:paraId="7E421C1B">
            <w:pPr>
              <w:widowControl/>
              <w:spacing w:line="400" w:lineRule="exact"/>
              <w:jc w:val="center"/>
              <w:rPr>
                <w:rFonts w:hint="eastAsia" w:cs="Arial" w:asciiTheme="minorEastAsia" w:hAnsiTheme="minorEastAsia" w:eastAsiaTheme="minorEastAsia"/>
                <w:b/>
                <w:bCs/>
                <w:kern w:val="0"/>
                <w:szCs w:val="21"/>
              </w:rPr>
            </w:pPr>
            <w:r>
              <w:rPr>
                <w:rFonts w:cs="Arial" w:asciiTheme="minorEastAsia" w:hAnsiTheme="minorEastAsia" w:eastAsiaTheme="minorEastAsia"/>
                <w:b/>
                <w:bCs/>
                <w:kern w:val="0"/>
                <w:szCs w:val="21"/>
              </w:rPr>
              <w:t>合计</w:t>
            </w:r>
          </w:p>
        </w:tc>
        <w:tc>
          <w:tcPr>
            <w:tcW w:w="2977" w:type="dxa"/>
            <w:noWrap/>
            <w:vAlign w:val="center"/>
          </w:tcPr>
          <w:p w14:paraId="213EBD70">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2,859,069.75 </w:t>
            </w:r>
          </w:p>
        </w:tc>
        <w:tc>
          <w:tcPr>
            <w:tcW w:w="3118" w:type="dxa"/>
            <w:vAlign w:val="center"/>
          </w:tcPr>
          <w:p w14:paraId="43B26754">
            <w:pPr>
              <w:keepNext w:val="0"/>
              <w:keepLines w:val="0"/>
              <w:widowControl/>
              <w:suppressLineNumbers w:val="0"/>
              <w:jc w:val="right"/>
              <w:textAlignment w:val="center"/>
              <w:rPr>
                <w:rFonts w:hint="eastAsia" w:ascii="Arial Narrow" w:hAnsi="Arial Narrow" w:eastAsia="宋体" w:cs="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15,837.75 </w:t>
            </w:r>
          </w:p>
        </w:tc>
      </w:tr>
    </w:tbl>
    <w:p w14:paraId="7E25B45F">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一</w:t>
      </w:r>
      <w:r>
        <w:rPr>
          <w:rFonts w:cs="Arial" w:asciiTheme="minorEastAsia" w:hAnsiTheme="minorEastAsia" w:eastAsiaTheme="minorEastAsia"/>
          <w:b/>
          <w:bCs/>
          <w:szCs w:val="21"/>
        </w:rPr>
        <w:t>、</w:t>
      </w:r>
      <w:r>
        <w:rPr>
          <w:rFonts w:hint="eastAsia" w:cs="Arial" w:asciiTheme="minorEastAsia" w:hAnsiTheme="minorEastAsia" w:eastAsiaTheme="minorEastAsia"/>
          <w:b/>
          <w:bCs/>
          <w:szCs w:val="21"/>
        </w:rPr>
        <w:t>承诺及</w:t>
      </w:r>
      <w:r>
        <w:rPr>
          <w:rFonts w:cs="Arial" w:asciiTheme="minorEastAsia" w:hAnsiTheme="minorEastAsia" w:eastAsiaTheme="minorEastAsia"/>
          <w:b/>
          <w:bCs/>
          <w:szCs w:val="21"/>
        </w:rPr>
        <w:t>或有事项</w:t>
      </w:r>
    </w:p>
    <w:p w14:paraId="65785603">
      <w:pPr>
        <w:spacing w:line="400" w:lineRule="exact"/>
        <w:ind w:left="539"/>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1、重大承诺事项</w:t>
      </w:r>
    </w:p>
    <w:p w14:paraId="3E9B3729">
      <w:pPr>
        <w:spacing w:line="400" w:lineRule="exact"/>
        <w:ind w:firstLine="420" w:firstLineChars="200"/>
        <w:jc w:val="both"/>
        <w:rPr>
          <w:rFonts w:hint="eastAsia" w:cs="Arial" w:asciiTheme="minorEastAsia" w:hAnsiTheme="minorEastAsia" w:eastAsiaTheme="minorEastAsia"/>
          <w:b/>
          <w:bCs/>
          <w:szCs w:val="21"/>
        </w:rPr>
      </w:pP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lang w:val="en-US" w:eastAsia="zh-CN"/>
        </w:rPr>
        <w:t>1</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资本承诺</w:t>
      </w:r>
      <w:r>
        <w:rPr>
          <w:rFonts w:hint="eastAsia" w:cs="Arial" w:asciiTheme="minorEastAsia" w:hAnsiTheme="minorEastAsia" w:eastAsiaTheme="minorEastAsia"/>
          <w:szCs w:val="21"/>
        </w:rPr>
        <w:t>:无</w:t>
      </w:r>
    </w:p>
    <w:p w14:paraId="741AE05B">
      <w:pPr>
        <w:spacing w:line="400" w:lineRule="exact"/>
        <w:ind w:firstLine="420" w:firstLineChars="200"/>
        <w:rPr>
          <w:rFonts w:hint="default" w:cs="Arial" w:asciiTheme="minorEastAsia" w:hAnsiTheme="minorEastAsia" w:eastAsiaTheme="minorEastAsia"/>
          <w:color w:val="auto"/>
          <w:szCs w:val="21"/>
          <w:lang w:val="en-US" w:eastAsia="zh-CN"/>
        </w:rPr>
      </w:pPr>
      <w:r>
        <w:rPr>
          <w:rFonts w:hint="eastAsia" w:cs="Arial" w:asciiTheme="minorEastAsia" w:hAnsiTheme="minorEastAsia" w:eastAsiaTheme="minorEastAsia"/>
          <w:szCs w:val="21"/>
        </w:rPr>
        <w:t>（</w:t>
      </w:r>
      <w:r>
        <w:rPr>
          <w:rFonts w:hint="eastAsia" w:cs="Arial" w:asciiTheme="minorEastAsia" w:hAnsiTheme="minorEastAsia" w:eastAsiaTheme="minorEastAsia"/>
          <w:color w:val="auto"/>
          <w:szCs w:val="21"/>
        </w:rPr>
        <w:t>2）与合营企业投资相关的未确认承诺</w:t>
      </w:r>
      <w:r>
        <w:rPr>
          <w:rFonts w:hint="eastAsia" w:cs="Arial" w:asciiTheme="minorEastAsia" w:hAnsiTheme="minorEastAsia" w:eastAsiaTheme="minorEastAsia"/>
          <w:color w:val="auto"/>
          <w:szCs w:val="21"/>
          <w:lang w:eastAsia="zh-CN"/>
        </w:rPr>
        <w:t>：</w:t>
      </w:r>
      <w:r>
        <w:rPr>
          <w:rFonts w:hint="eastAsia" w:cs="Arial" w:asciiTheme="minorEastAsia" w:hAnsiTheme="minorEastAsia" w:eastAsiaTheme="minorEastAsia"/>
          <w:color w:val="auto"/>
          <w:szCs w:val="21"/>
          <w:lang w:val="en-US" w:eastAsia="zh-CN"/>
        </w:rPr>
        <w:t>无</w:t>
      </w:r>
    </w:p>
    <w:p w14:paraId="0D55EEEC">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w:t>
      </w:r>
      <w:r>
        <w:rPr>
          <w:rFonts w:cs="Arial" w:asciiTheme="minorEastAsia" w:hAnsiTheme="minorEastAsia" w:eastAsiaTheme="minorEastAsia"/>
          <w:szCs w:val="21"/>
        </w:rPr>
        <w:t>其他承诺事项</w:t>
      </w:r>
    </w:p>
    <w:p w14:paraId="34F23BFF">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截至2025年12月31日，本公司无需要披露的重大承诺事项。</w:t>
      </w:r>
    </w:p>
    <w:p w14:paraId="7A71A73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2、或有事项</w:t>
      </w:r>
    </w:p>
    <w:p w14:paraId="1D0A40EA">
      <w:pPr>
        <w:spacing w:line="400" w:lineRule="exact"/>
        <w:ind w:firstLine="420" w:firstLineChars="200"/>
        <w:rPr>
          <w:rFonts w:hint="eastAsia" w:cs="Arial" w:asciiTheme="minorEastAsia" w:hAnsiTheme="minorEastAsia" w:eastAsiaTheme="minorEastAsia"/>
          <w:szCs w:val="21"/>
        </w:rPr>
      </w:pPr>
      <w:bookmarkStart w:id="110" w:name="OLE_LINK531"/>
      <w:bookmarkStart w:id="111" w:name="OLE_LINK530"/>
      <w:commentRangeStart w:id="4"/>
      <w:r>
        <w:rPr>
          <w:rFonts w:hint="eastAsia" w:cs="Arial" w:asciiTheme="minorEastAsia" w:hAnsiTheme="minorEastAsia" w:eastAsiaTheme="minorEastAsia"/>
          <w:szCs w:val="21"/>
        </w:rPr>
        <w:t>（</w:t>
      </w:r>
      <w:r>
        <w:rPr>
          <w:rFonts w:cs="Arial" w:asciiTheme="minorEastAsia" w:hAnsiTheme="minorEastAsia" w:eastAsiaTheme="minorEastAsia"/>
          <w:szCs w:val="21"/>
        </w:rPr>
        <w:t>1</w:t>
      </w:r>
      <w:r>
        <w:rPr>
          <w:rFonts w:hint="eastAsia" w:cs="Arial" w:asciiTheme="minorEastAsia" w:hAnsiTheme="minorEastAsia" w:eastAsiaTheme="minorEastAsia"/>
          <w:szCs w:val="21"/>
        </w:rPr>
        <w:t>）</w:t>
      </w:r>
      <w:bookmarkEnd w:id="110"/>
      <w:bookmarkEnd w:id="111"/>
      <w:r>
        <w:rPr>
          <w:rFonts w:cs="Arial" w:asciiTheme="minorEastAsia" w:hAnsiTheme="minorEastAsia" w:eastAsiaTheme="minorEastAsia"/>
          <w:szCs w:val="21"/>
        </w:rPr>
        <w:t>未决诉讼仲裁形成的或有负债及其财务影响</w:t>
      </w:r>
      <w:commentRangeEnd w:id="4"/>
      <w:r>
        <w:rPr>
          <w:rStyle w:val="CommentReference"/>
        </w:rPr>
        <w:commentReference w:id="4"/>
      </w:r>
    </w:p>
    <w:p w14:paraId="33020516">
      <w:pPr>
        <w:spacing w:line="400" w:lineRule="exact"/>
        <w:ind w:firstLine="420" w:firstLineChars="200"/>
        <w:rPr>
          <w:rFonts w:hint="eastAsia" w:cs="Arial" w:asciiTheme="minorEastAsia" w:hAnsiTheme="minorEastAsia" w:eastAsiaTheme="minorEastAsia"/>
          <w:szCs w:val="21"/>
        </w:rPr>
      </w:pPr>
      <w:bookmarkStart w:id="112" w:name="OLE_LINK519"/>
      <w:bookmarkStart w:id="113" w:name="OLE_LINK518"/>
      <w:r>
        <w:rPr>
          <w:rFonts w:hint="eastAsia" w:cs="Arial" w:asciiTheme="minorEastAsia" w:hAnsiTheme="minorEastAsia" w:eastAsiaTheme="minorEastAsia"/>
          <w:szCs w:val="21"/>
        </w:rPr>
        <w:t>无。</w:t>
      </w:r>
    </w:p>
    <w:bookmarkEnd w:id="112"/>
    <w:bookmarkEnd w:id="113"/>
    <w:p w14:paraId="5789A7DE">
      <w:pPr>
        <w:spacing w:line="400" w:lineRule="exact"/>
        <w:ind w:firstLine="420" w:firstLineChars="200"/>
        <w:rPr>
          <w:rFonts w:hint="eastAsia" w:cs="Arial" w:asciiTheme="minorEastAsia" w:hAnsiTheme="minorEastAsia" w:eastAsiaTheme="minorEastAsia"/>
          <w:szCs w:val="21"/>
        </w:rPr>
      </w:pPr>
      <w:commentRangeStart w:id="3"/>
      <w:r>
        <w:rPr>
          <w:rFonts w:hint="eastAsia" w:cs="Arial" w:asciiTheme="minorEastAsia" w:hAnsiTheme="minorEastAsia" w:eastAsiaTheme="minorEastAsia"/>
          <w:szCs w:val="21"/>
        </w:rPr>
        <w:t>（</w:t>
      </w:r>
      <w:r>
        <w:rPr>
          <w:rFonts w:cs="Arial" w:asciiTheme="minorEastAsia" w:hAnsiTheme="minorEastAsia" w:eastAsiaTheme="minorEastAsia"/>
          <w:szCs w:val="21"/>
        </w:rPr>
        <w:t>2</w:t>
      </w:r>
      <w:r>
        <w:rPr>
          <w:rFonts w:hint="eastAsia" w:cs="Arial" w:asciiTheme="minorEastAsia" w:hAnsiTheme="minorEastAsia" w:eastAsiaTheme="minorEastAsia"/>
          <w:szCs w:val="21"/>
        </w:rPr>
        <w:t>）</w:t>
      </w:r>
      <w:r>
        <w:rPr>
          <w:rFonts w:cs="Arial" w:asciiTheme="minorEastAsia" w:hAnsiTheme="minorEastAsia" w:eastAsiaTheme="minorEastAsia"/>
          <w:szCs w:val="21"/>
        </w:rPr>
        <w:t>为其他单位提供债务担保形成的或有负债及其财务影响</w:t>
      </w:r>
      <w:commentRangeEnd w:id="3"/>
      <w:r>
        <w:rPr>
          <w:rStyle w:val="CommentReference"/>
        </w:rPr>
        <w:commentReference w:id="3"/>
      </w:r>
    </w:p>
    <w:p w14:paraId="4BBF4EDE">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无。</w:t>
      </w:r>
    </w:p>
    <w:p w14:paraId="5034124C">
      <w:pPr>
        <w:spacing w:line="400" w:lineRule="exact"/>
        <w:ind w:firstLine="420" w:firstLineChars="200"/>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rPr>
        <w:t>（3）与合营企业或联营企业投资相关的或有负债</w:t>
      </w: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lang w:val="en-US" w:eastAsia="zh-CN"/>
        </w:rPr>
        <w:t>无</w:t>
      </w:r>
    </w:p>
    <w:p w14:paraId="16C8E405">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（4）</w:t>
      </w:r>
      <w:r>
        <w:rPr>
          <w:rFonts w:cs="Arial" w:asciiTheme="minorEastAsia" w:hAnsiTheme="minorEastAsia" w:eastAsiaTheme="minorEastAsia"/>
          <w:szCs w:val="21"/>
        </w:rPr>
        <w:t>其他或有负债及其财务影响</w:t>
      </w:r>
    </w:p>
    <w:p w14:paraId="72CCA11D">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截至2025年12月31日，本公司无需要披露的重大或有事项。</w:t>
      </w:r>
    </w:p>
    <w:p w14:paraId="398E63B4">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二</w:t>
      </w:r>
      <w:r>
        <w:rPr>
          <w:rFonts w:cs="Arial" w:asciiTheme="minorEastAsia" w:hAnsiTheme="minorEastAsia" w:eastAsiaTheme="minorEastAsia"/>
          <w:b/>
          <w:bCs/>
          <w:szCs w:val="21"/>
        </w:rPr>
        <w:t>、资产负债表日后事项</w:t>
      </w:r>
    </w:p>
    <w:p w14:paraId="5EAA2EAB">
      <w:pPr>
        <w:pStyle w:val="66"/>
        <w:numPr>
          <w:ilvl w:val="0"/>
          <w:numId w:val="9"/>
        </w:numPr>
        <w:spacing w:line="400" w:lineRule="exact"/>
        <w:ind w:firstLineChars="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重要的非调整事项</w:t>
      </w:r>
    </w:p>
    <w:p w14:paraId="5045AA27">
      <w:pPr>
        <w:pStyle w:val="66"/>
        <w:spacing w:line="400" w:lineRule="exact"/>
        <w:ind w:left="842" w:firstLine="0" w:firstLineChars="0"/>
        <w:rPr>
          <w:rFonts w:hint="eastAsia" w:cs="Arial" w:asciiTheme="minorEastAsia" w:hAnsiTheme="minorEastAsia" w:eastAsiaTheme="minorEastAsia"/>
          <w:szCs w:val="21"/>
        </w:rPr>
      </w:pPr>
      <w:bookmarkStart w:id="114" w:name="OLE_LINK520"/>
      <w:r>
        <w:rPr>
          <w:rFonts w:hint="eastAsia" w:cs="Arial" w:asciiTheme="minorEastAsia" w:hAnsiTheme="minorEastAsia" w:eastAsiaTheme="minorEastAsia"/>
          <w:szCs w:val="21"/>
        </w:rPr>
        <w:t>无。</w:t>
      </w:r>
    </w:p>
    <w:bookmarkEnd w:id="114"/>
    <w:p w14:paraId="5AB4D96F">
      <w:pPr>
        <w:spacing w:line="400" w:lineRule="exact"/>
        <w:ind w:firstLine="422" w:firstLineChars="200"/>
        <w:outlineLvl w:val="1"/>
        <w:rPr>
          <w:rFonts w:hint="eastAsia" w:cs="Arial" w:asciiTheme="minorEastAsia" w:hAnsiTheme="minorEastAsia" w:eastAsiaTheme="minorEastAsia"/>
          <w:b/>
          <w:szCs w:val="21"/>
        </w:rPr>
      </w:pPr>
      <w:bookmarkStart w:id="115" w:name="_Toc241636514"/>
      <w:r>
        <w:rPr>
          <w:rFonts w:cs="Arial" w:asciiTheme="minorEastAsia" w:hAnsiTheme="minorEastAsia" w:eastAsiaTheme="minorEastAsia"/>
          <w:b/>
          <w:szCs w:val="21"/>
        </w:rPr>
        <w:t>2</w:t>
      </w:r>
      <w:r>
        <w:rPr>
          <w:rFonts w:hint="eastAsia" w:cs="Arial" w:asciiTheme="minorEastAsia" w:hAnsiTheme="minorEastAsia" w:eastAsiaTheme="minorEastAsia"/>
          <w:b/>
          <w:szCs w:val="21"/>
        </w:rPr>
        <w:t>、利润分配情况</w:t>
      </w:r>
      <w:bookmarkEnd w:id="115"/>
    </w:p>
    <w:p w14:paraId="137F87B6">
      <w:pPr>
        <w:pStyle w:val="66"/>
        <w:spacing w:line="400" w:lineRule="exact"/>
        <w:ind w:left="842" w:firstLine="0" w:firstLineChars="0"/>
        <w:rPr>
          <w:rFonts w:hint="eastAsia" w:cs="Arial" w:asciiTheme="minorEastAsia" w:hAnsiTheme="minorEastAsia" w:eastAsiaTheme="minorEastAsia"/>
          <w:szCs w:val="21"/>
        </w:rPr>
      </w:pPr>
      <w:bookmarkStart w:id="116" w:name="OLE_LINK522"/>
      <w:bookmarkStart w:id="117" w:name="OLE_LINK521"/>
      <w:r>
        <w:rPr>
          <w:rFonts w:hint="eastAsia" w:cs="Arial" w:asciiTheme="minorEastAsia" w:hAnsiTheme="minorEastAsia" w:eastAsiaTheme="minorEastAsia"/>
          <w:szCs w:val="21"/>
        </w:rPr>
        <w:t>无。</w:t>
      </w:r>
    </w:p>
    <w:bookmarkEnd w:id="116"/>
    <w:bookmarkEnd w:id="117"/>
    <w:p w14:paraId="70225D77">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3</w:t>
      </w:r>
      <w:r>
        <w:rPr>
          <w:rFonts w:hint="eastAsia" w:cs="Arial" w:asciiTheme="minorEastAsia" w:hAnsiTheme="minorEastAsia" w:eastAsiaTheme="minorEastAsia"/>
          <w:b/>
          <w:szCs w:val="21"/>
        </w:rPr>
        <w:t>、销售退回</w:t>
      </w:r>
    </w:p>
    <w:p w14:paraId="11EFC5F0">
      <w:pPr>
        <w:pStyle w:val="66"/>
        <w:spacing w:line="400" w:lineRule="exact"/>
        <w:ind w:left="842" w:firstLine="0" w:firstLineChars="0"/>
        <w:rPr>
          <w:rFonts w:hint="eastAsia" w:cs="Arial" w:asciiTheme="minorEastAsia" w:hAnsiTheme="minorEastAsia" w:eastAsiaTheme="minorEastAsia"/>
          <w:szCs w:val="21"/>
        </w:rPr>
      </w:pPr>
      <w:bookmarkStart w:id="118" w:name="OLE_LINK524"/>
      <w:bookmarkStart w:id="119" w:name="OLE_LINK523"/>
      <w:r>
        <w:rPr>
          <w:rFonts w:hint="eastAsia" w:cs="Arial" w:asciiTheme="minorEastAsia" w:hAnsiTheme="minorEastAsia" w:eastAsiaTheme="minorEastAsia"/>
          <w:szCs w:val="21"/>
        </w:rPr>
        <w:t>无。</w:t>
      </w:r>
    </w:p>
    <w:bookmarkEnd w:id="118"/>
    <w:bookmarkEnd w:id="119"/>
    <w:p w14:paraId="0A8E9C71">
      <w:pPr>
        <w:tabs>
          <w:tab w:val="left" w:pos="9000"/>
          <w:tab w:val="left" w:pos="9180"/>
        </w:tabs>
        <w:autoSpaceDE w:val="0"/>
        <w:autoSpaceDN w:val="0"/>
        <w:adjustRightInd w:val="0"/>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4、其他重要的资产负债表日后非调整事项</w:t>
      </w:r>
    </w:p>
    <w:p w14:paraId="7AD2FCBA">
      <w:pPr>
        <w:pStyle w:val="66"/>
        <w:spacing w:line="400" w:lineRule="exact"/>
        <w:ind w:left="842" w:firstLine="0" w:firstLineChars="0"/>
        <w:rPr>
          <w:rFonts w:hint="eastAsia" w:cs="Arial" w:asciiTheme="minorEastAsia" w:hAnsiTheme="minorEastAsia" w:eastAsiaTheme="minorEastAsia"/>
          <w:szCs w:val="21"/>
        </w:rPr>
      </w:pPr>
      <w:r>
        <w:rPr>
          <w:rFonts w:hint="eastAsia" w:cs="Arial" w:asciiTheme="minorEastAsia" w:hAnsiTheme="minorEastAsia" w:eastAsiaTheme="minorEastAsia"/>
          <w:szCs w:val="21"/>
        </w:rPr>
        <w:t>无。</w:t>
      </w:r>
    </w:p>
    <w:p w14:paraId="16CBD718">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三</w:t>
      </w:r>
      <w:r>
        <w:rPr>
          <w:rFonts w:cs="Arial" w:asciiTheme="minorEastAsia" w:hAnsiTheme="minorEastAsia" w:eastAsiaTheme="minorEastAsia"/>
          <w:b/>
          <w:bCs/>
          <w:szCs w:val="21"/>
        </w:rPr>
        <w:t>、其他重要事项</w:t>
      </w:r>
    </w:p>
    <w:p w14:paraId="4A3D0D9E">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1、前期差错更正</w:t>
      </w:r>
    </w:p>
    <w:p w14:paraId="1FED05E5">
      <w:pPr>
        <w:spacing w:line="400" w:lineRule="exact"/>
        <w:ind w:firstLine="482"/>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无。</w:t>
      </w:r>
    </w:p>
    <w:p w14:paraId="2237AB23">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2、债务重组</w:t>
      </w:r>
    </w:p>
    <w:p w14:paraId="2C787352">
      <w:pPr>
        <w:spacing w:line="400" w:lineRule="exact"/>
        <w:ind w:firstLine="482"/>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无。</w:t>
      </w:r>
    </w:p>
    <w:p w14:paraId="40EEE1F7">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3、分部信息</w:t>
      </w:r>
    </w:p>
    <w:p w14:paraId="5F1591C6">
      <w:pPr>
        <w:spacing w:line="400" w:lineRule="exact"/>
        <w:ind w:firstLine="420" w:firstLineChars="200"/>
        <w:rPr>
          <w:rFonts w:hint="eastAsia" w:cs="Arial" w:asciiTheme="minorEastAsia" w:hAnsiTheme="minorEastAsia" w:eastAsiaTheme="minorEastAsia"/>
          <w:szCs w:val="21"/>
        </w:rPr>
      </w:pPr>
      <w:bookmarkStart w:id="120" w:name="OLE_LINK526"/>
      <w:bookmarkStart w:id="121" w:name="OLE_LINK525"/>
      <w:r>
        <w:rPr>
          <w:rFonts w:cs="Arial" w:asciiTheme="minorEastAsia" w:hAnsiTheme="minorEastAsia" w:eastAsiaTheme="minorEastAsia"/>
          <w:szCs w:val="21"/>
        </w:rPr>
        <w:t>根据经营管理需要，本集团的经营活动归属于一个单独的经营分部，提供终端安全管理服务解决方案，因此，并无其他经营分部。</w:t>
      </w:r>
      <w:bookmarkEnd w:id="120"/>
      <w:bookmarkEnd w:id="121"/>
    </w:p>
    <w:p w14:paraId="2C72A924">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4、其他对投资者决策有影响的重要事项</w:t>
      </w:r>
    </w:p>
    <w:p w14:paraId="15EF60DB">
      <w:pPr>
        <w:spacing w:line="400" w:lineRule="exact"/>
        <w:ind w:firstLine="420" w:firstLineChars="200"/>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w:t>
      </w:r>
      <w:r>
        <w:rPr>
          <w:rFonts w:cs="Arial" w:asciiTheme="minorEastAsia" w:hAnsiTheme="minorEastAsia" w:eastAsiaTheme="minorEastAsia"/>
          <w:szCs w:val="21"/>
          <w:highlight w:val="none"/>
        </w:rPr>
        <w:t>1</w:t>
      </w:r>
      <w:r>
        <w:rPr>
          <w:rFonts w:hint="eastAsia" w:cs="Arial" w:asciiTheme="minorEastAsia" w:hAnsiTheme="minorEastAsia" w:eastAsiaTheme="minorEastAsia"/>
          <w:szCs w:val="21"/>
          <w:highlight w:val="none"/>
        </w:rPr>
        <w:t>）募投项目进展及其他事项</w:t>
      </w:r>
    </w:p>
    <w:p w14:paraId="7D8F13BB">
      <w:pPr>
        <w:spacing w:line="400" w:lineRule="exact"/>
        <w:ind w:firstLine="420" w:firstLineChars="200"/>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本公司募投项目北信源（南京）研发运营基地项目与江苏省建筑工程集团有限公司之间的建设工程施工合同诉讼，</w:t>
      </w:r>
      <w:r>
        <w:rPr>
          <w:rFonts w:cs="Arial" w:asciiTheme="minorEastAsia" w:hAnsiTheme="minorEastAsia" w:eastAsiaTheme="minorEastAsia"/>
          <w:szCs w:val="21"/>
          <w:highlight w:val="none"/>
        </w:rPr>
        <w:t>2022</w:t>
      </w:r>
      <w:r>
        <w:rPr>
          <w:rFonts w:hint="eastAsia" w:cs="Arial" w:asciiTheme="minorEastAsia" w:hAnsiTheme="minorEastAsia" w:eastAsiaTheme="minorEastAsia"/>
          <w:szCs w:val="21"/>
          <w:highlight w:val="none"/>
        </w:rPr>
        <w:t>年度双方已就诉讼相关的后续建设问题协商一致，当年度公司与中国建筑第六工程局有限公司完成了合同签订，施工总承包责任主体单位变更为中国建筑第六工程局有限公司。</w:t>
      </w:r>
      <w:r>
        <w:rPr>
          <w:rFonts w:cs="Arial" w:asciiTheme="minorEastAsia" w:hAnsiTheme="minorEastAsia" w:eastAsiaTheme="minorEastAsia"/>
          <w:szCs w:val="21"/>
          <w:highlight w:val="none"/>
        </w:rPr>
        <w:t>2023</w:t>
      </w:r>
      <w:r>
        <w:rPr>
          <w:rFonts w:hint="eastAsia" w:cs="Arial" w:asciiTheme="minorEastAsia" w:hAnsiTheme="minorEastAsia" w:eastAsiaTheme="minorEastAsia"/>
          <w:szCs w:val="21"/>
          <w:highlight w:val="none"/>
        </w:rPr>
        <w:t>年度北信源（南京）研发运营基地项目正式封顶，主体结构经过质监站检验验收通过。</w:t>
      </w:r>
    </w:p>
    <w:p w14:paraId="026ACD39">
      <w:pPr>
        <w:spacing w:line="400" w:lineRule="exact"/>
        <w:ind w:firstLine="420" w:firstLineChars="200"/>
        <w:rPr>
          <w:rFonts w:hint="eastAsia" w:cs="Arial" w:asciiTheme="minorEastAsia" w:hAnsiTheme="minorEastAsia" w:eastAsiaTheme="minorEastAsia"/>
          <w:szCs w:val="21"/>
          <w:highlight w:val="none"/>
          <w:lang w:val="en-US" w:eastAsia="zh-CN"/>
        </w:rPr>
      </w:pPr>
      <w:r>
        <w:rPr>
          <w:rFonts w:hint="eastAsia" w:cs="Arial" w:asciiTheme="minorEastAsia" w:hAnsiTheme="minorEastAsia" w:eastAsiaTheme="minorEastAsia"/>
          <w:szCs w:val="21"/>
          <w:highlight w:val="none"/>
          <w:lang w:val="en-US" w:eastAsia="zh-CN"/>
        </w:rPr>
        <w:t>本</w:t>
      </w:r>
      <w:r>
        <w:rPr>
          <w:rFonts w:hint="eastAsia" w:cs="Arial" w:asciiTheme="minorEastAsia" w:hAnsiTheme="minorEastAsia" w:eastAsiaTheme="minorEastAsia"/>
          <w:szCs w:val="21"/>
          <w:highlight w:val="none"/>
        </w:rPr>
        <w:t>公司子公司北信源系统集成有限公司与江苏省建筑工程集团有限公司的建设工程施工合同纠纷，公司作为原告向南京市浦口区人民法院提起诉讼并结案，一审判决江苏省建筑工程集团有限公司返还公司工程款</w:t>
      </w:r>
      <w:r>
        <w:rPr>
          <w:rFonts w:cs="Arial" w:asciiTheme="minorEastAsia" w:hAnsiTheme="minorEastAsia" w:eastAsiaTheme="minorEastAsia"/>
          <w:szCs w:val="21"/>
          <w:highlight w:val="none"/>
        </w:rPr>
        <w:t>21,413,351.27</w:t>
      </w:r>
      <w:r>
        <w:rPr>
          <w:rFonts w:hint="eastAsia" w:cs="Arial" w:asciiTheme="minorEastAsia" w:hAnsiTheme="minorEastAsia" w:eastAsiaTheme="minorEastAsia"/>
          <w:szCs w:val="21"/>
          <w:highlight w:val="none"/>
        </w:rPr>
        <w:t>元；</w:t>
      </w:r>
      <w:r>
        <w:rPr>
          <w:rFonts w:hint="eastAsia" w:cs="Arial" w:asciiTheme="minorEastAsia" w:hAnsiTheme="minorEastAsia" w:eastAsiaTheme="minorEastAsia"/>
          <w:szCs w:val="21"/>
          <w:highlight w:val="none"/>
          <w:lang w:val="en-US" w:eastAsia="zh-CN"/>
        </w:rPr>
        <w:t>后经南京市中级人民法院二审审理认为，该款项已用于研发运营基地项目工程建设使用，无需全部退还。2023年11月公司子公司北信源系统集成有限公司向江苏省高级人民法院申请再审，江苏省高级人民法院已立案审查（（2023）苏民申9798号）。</w:t>
      </w:r>
    </w:p>
    <w:p w14:paraId="3AC86AB3">
      <w:pPr>
        <w:spacing w:line="400" w:lineRule="exact"/>
        <w:ind w:firstLine="420" w:firstLineChars="200"/>
        <w:rPr>
          <w:rFonts w:hint="eastAsia" w:cs="Arial" w:asciiTheme="minorEastAsia" w:hAnsiTheme="minorEastAsia" w:eastAsiaTheme="minorEastAsia"/>
          <w:szCs w:val="21"/>
          <w:highlight w:val="none"/>
          <w:lang w:val="en-US" w:eastAsia="zh-CN"/>
        </w:rPr>
      </w:pPr>
      <w:r>
        <w:rPr>
          <w:rFonts w:hint="eastAsia" w:cs="Arial" w:asciiTheme="minorEastAsia" w:hAnsiTheme="minorEastAsia" w:eastAsiaTheme="minorEastAsia"/>
          <w:szCs w:val="21"/>
          <w:highlight w:val="none"/>
          <w:lang w:val="en-US" w:eastAsia="zh-CN"/>
        </w:rPr>
        <w:t>本公司2020年第四届董事会第四次会议、2020年第三次临时股东大会审议通过了《关于部分募集资金投资项目延期的议案》，同意将非公开发行募集资金投资项目“北信源（南京）研发运营基地”的预计完工时间从2021年12月31日调整为2023年9月30日；2023年经公司第五届董事会第三次临时会议审议通过了《关于部分募集资金投资项目延期的议案》，同意将非公开发行募集资金投资项目“北信源（南京）研发运营基地”的预计完工时间从2023年9月30日调整为2024年5月8日；2024年经公司第五届董事会第九次临时会议决议审议通过了《关于部分募集资金投资项目延期的议案》，同意将非公开发行募集资金投资项目“北信源（南京）研发运营基地”的预计完工时间从2024年5月8日调整为2025年5月8日；2025年4月29日根据北京北信源软件股份有限公司</w:t>
      </w:r>
      <w:r>
        <w:rPr>
          <w:rFonts w:hint="default" w:cs="Arial" w:asciiTheme="minorEastAsia" w:hAnsiTheme="minorEastAsia" w:eastAsiaTheme="minorEastAsia"/>
          <w:szCs w:val="21"/>
          <w:highlight w:val="none"/>
          <w:lang w:val="en-US" w:eastAsia="zh-CN"/>
        </w:rPr>
        <w:t>关于部分募集资金投资项目延期的公告</w:t>
      </w:r>
      <w:r>
        <w:rPr>
          <w:rFonts w:hint="eastAsia" w:cs="Arial" w:asciiTheme="minorEastAsia" w:hAnsiTheme="minorEastAsia" w:eastAsiaTheme="minorEastAsia"/>
          <w:szCs w:val="21"/>
          <w:highlight w:val="none"/>
          <w:lang w:val="en-US" w:eastAsia="zh-CN"/>
        </w:rPr>
        <w:t>公司拟将该项目达到预定可使用状态的时间从2025年5月8日调整为2026年12月31日 ；2026年1月16日经公司第六届董事会第二次临时会议审议通过了《关于部分募集资金投资项目重新论证并延期的议案》，同意将公司北信源（南京）研发运营基地项目的可行性进行重新论证并延期至2027年12月31日。</w:t>
      </w:r>
    </w:p>
    <w:p w14:paraId="624BF10F">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四</w:t>
      </w:r>
      <w:r>
        <w:rPr>
          <w:rFonts w:cs="Arial" w:asciiTheme="minorEastAsia" w:hAnsiTheme="minorEastAsia" w:eastAsiaTheme="minorEastAsia"/>
          <w:b/>
          <w:bCs/>
          <w:szCs w:val="21"/>
        </w:rPr>
        <w:t>、公司财务报表主要项目注释</w:t>
      </w:r>
    </w:p>
    <w:p w14:paraId="3F8BA0EA">
      <w:pPr>
        <w:spacing w:line="400" w:lineRule="exact"/>
        <w:ind w:firstLine="420" w:firstLineChars="200"/>
        <w:outlineLvl w:val="1"/>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应收账款</w:t>
      </w:r>
    </w:p>
    <w:p w14:paraId="77438B5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按账龄披露</w:t>
      </w:r>
    </w:p>
    <w:tbl>
      <w:tblPr>
        <w:tblStyle w:val="20"/>
        <w:tblW w:w="8675"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139"/>
        <w:gridCol w:w="2268"/>
        <w:gridCol w:w="2268"/>
      </w:tblGrid>
      <w:tr w14:paraId="1F2F96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139" w:type="dxa"/>
            <w:vAlign w:val="center"/>
          </w:tcPr>
          <w:p w14:paraId="7894E9D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2268" w:type="dxa"/>
          </w:tcPr>
          <w:p w14:paraId="076A78E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268" w:type="dxa"/>
            <w:noWrap/>
            <w:vAlign w:val="center"/>
          </w:tcPr>
          <w:p w14:paraId="13FBF79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4CE97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139" w:type="dxa"/>
            <w:noWrap/>
            <w:vAlign w:val="center"/>
          </w:tcPr>
          <w:p w14:paraId="39FCBDB0">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2268" w:type="dxa"/>
            <w:vAlign w:val="center"/>
          </w:tcPr>
          <w:p w14:paraId="64774708">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72,160,181.08</w:t>
            </w:r>
          </w:p>
        </w:tc>
        <w:tc>
          <w:tcPr>
            <w:tcW w:w="2268" w:type="dxa"/>
            <w:noWrap/>
            <w:vAlign w:val="center"/>
          </w:tcPr>
          <w:p w14:paraId="529BB8F0">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146,343,610.81</w:t>
            </w:r>
          </w:p>
        </w:tc>
      </w:tr>
      <w:tr w14:paraId="362D62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527C351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2268" w:type="dxa"/>
            <w:vAlign w:val="center"/>
          </w:tcPr>
          <w:p w14:paraId="6ABE3BB4">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87,594,165.49</w:t>
            </w:r>
          </w:p>
        </w:tc>
        <w:tc>
          <w:tcPr>
            <w:tcW w:w="2268" w:type="dxa"/>
            <w:noWrap/>
            <w:vAlign w:val="center"/>
          </w:tcPr>
          <w:p w14:paraId="586A3459">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256,425,687.03</w:t>
            </w:r>
          </w:p>
        </w:tc>
      </w:tr>
      <w:tr w14:paraId="2C4C07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450E806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2268" w:type="dxa"/>
            <w:vAlign w:val="center"/>
          </w:tcPr>
          <w:p w14:paraId="0430BE48">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198,331,266.35</w:t>
            </w:r>
          </w:p>
        </w:tc>
        <w:tc>
          <w:tcPr>
            <w:tcW w:w="2268" w:type="dxa"/>
            <w:noWrap/>
            <w:vAlign w:val="center"/>
          </w:tcPr>
          <w:p w14:paraId="095C38BD">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57,577,042.24</w:t>
            </w:r>
          </w:p>
        </w:tc>
      </w:tr>
      <w:tr w14:paraId="547BC9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7D7B0A0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3至4年</w:t>
            </w:r>
          </w:p>
        </w:tc>
        <w:tc>
          <w:tcPr>
            <w:tcW w:w="2268" w:type="dxa"/>
            <w:vAlign w:val="center"/>
          </w:tcPr>
          <w:p w14:paraId="7006AAAF">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46,029,075.58</w:t>
            </w:r>
          </w:p>
        </w:tc>
        <w:tc>
          <w:tcPr>
            <w:tcW w:w="2268" w:type="dxa"/>
            <w:noWrap/>
            <w:vAlign w:val="center"/>
          </w:tcPr>
          <w:p w14:paraId="5DA7E818">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123,516,694.97</w:t>
            </w:r>
          </w:p>
        </w:tc>
      </w:tr>
      <w:tr w14:paraId="04A34C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605CF81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4至5年</w:t>
            </w:r>
          </w:p>
        </w:tc>
        <w:tc>
          <w:tcPr>
            <w:tcW w:w="2268" w:type="dxa"/>
            <w:vAlign w:val="center"/>
          </w:tcPr>
          <w:p w14:paraId="709B955F">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103,474,388.94</w:t>
            </w:r>
          </w:p>
        </w:tc>
        <w:tc>
          <w:tcPr>
            <w:tcW w:w="2268" w:type="dxa"/>
            <w:noWrap/>
            <w:vAlign w:val="center"/>
          </w:tcPr>
          <w:p w14:paraId="01E7A496">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122,802,018.07</w:t>
            </w:r>
          </w:p>
        </w:tc>
      </w:tr>
      <w:tr w14:paraId="763866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1CD7217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5年以上</w:t>
            </w:r>
          </w:p>
        </w:tc>
        <w:tc>
          <w:tcPr>
            <w:tcW w:w="2268" w:type="dxa"/>
            <w:vAlign w:val="center"/>
          </w:tcPr>
          <w:p w14:paraId="36E737F0">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493,185,765.51</w:t>
            </w:r>
          </w:p>
        </w:tc>
        <w:tc>
          <w:tcPr>
            <w:tcW w:w="2268" w:type="dxa"/>
            <w:noWrap/>
            <w:vAlign w:val="center"/>
          </w:tcPr>
          <w:p w14:paraId="20E04FEF">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382,871,669.30</w:t>
            </w:r>
          </w:p>
        </w:tc>
      </w:tr>
      <w:tr w14:paraId="210E58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56D17A2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2268" w:type="dxa"/>
            <w:vAlign w:val="center"/>
          </w:tcPr>
          <w:p w14:paraId="09B71F5B">
            <w:pPr>
              <w:ind w:firstLine="422" w:firstLineChars="200"/>
              <w:jc w:val="right"/>
              <w:rPr>
                <w:rFonts w:hint="eastAsia" w:ascii="Arial Narrow" w:hAnsi="Arial Narrow" w:eastAsia="宋体"/>
                <w:b/>
                <w:bCs/>
                <w:color w:val="000000"/>
                <w:szCs w:val="21"/>
                <w:lang w:eastAsia="zh-CN"/>
              </w:rPr>
            </w:pPr>
            <w:r>
              <w:rPr>
                <w:rFonts w:hint="eastAsia" w:ascii="Arial Narrow" w:hAnsi="Arial Narrow"/>
                <w:b/>
                <w:bCs/>
                <w:color w:val="000000"/>
                <w:szCs w:val="21"/>
              </w:rPr>
              <w:t>1,000,774,842.95</w:t>
            </w:r>
          </w:p>
        </w:tc>
        <w:tc>
          <w:tcPr>
            <w:tcW w:w="2268" w:type="dxa"/>
            <w:noWrap/>
            <w:vAlign w:val="center"/>
          </w:tcPr>
          <w:p w14:paraId="0679EB6B">
            <w:pPr>
              <w:ind w:firstLine="422" w:firstLineChars="200"/>
              <w:jc w:val="right"/>
              <w:rPr>
                <w:rFonts w:hint="eastAsia" w:ascii="Arial Narrow" w:hAnsi="Arial Narrow" w:eastAsia="宋体"/>
                <w:b/>
                <w:bCs/>
                <w:color w:val="000000"/>
                <w:szCs w:val="21"/>
                <w:lang w:eastAsia="zh-CN"/>
              </w:rPr>
            </w:pPr>
            <w:r>
              <w:rPr>
                <w:rFonts w:hint="eastAsia" w:ascii="Arial Narrow" w:hAnsi="Arial Narrow"/>
                <w:b/>
                <w:bCs/>
                <w:color w:val="000000"/>
                <w:szCs w:val="21"/>
              </w:rPr>
              <w:t>1,089,536,722.42</w:t>
            </w:r>
          </w:p>
        </w:tc>
      </w:tr>
      <w:tr w14:paraId="0B0FB1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29693A11">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268" w:type="dxa"/>
            <w:vAlign w:val="center"/>
          </w:tcPr>
          <w:p w14:paraId="2073F1EE">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756,031,700.56</w:t>
            </w:r>
          </w:p>
        </w:tc>
        <w:tc>
          <w:tcPr>
            <w:tcW w:w="2268" w:type="dxa"/>
            <w:noWrap/>
            <w:vAlign w:val="center"/>
          </w:tcPr>
          <w:p w14:paraId="04C451A4">
            <w:pPr>
              <w:ind w:firstLine="420" w:firstLineChars="200"/>
              <w:jc w:val="right"/>
              <w:rPr>
                <w:rFonts w:hint="eastAsia" w:ascii="Arial Narrow" w:hAnsi="Arial Narrow"/>
                <w:color w:val="000000"/>
                <w:szCs w:val="21"/>
              </w:rPr>
            </w:pPr>
            <w:r>
              <w:rPr>
                <w:rFonts w:hint="eastAsia" w:ascii="Arial Narrow" w:hAnsi="Arial Narrow"/>
                <w:color w:val="000000"/>
                <w:szCs w:val="21"/>
              </w:rPr>
              <w:t>643,846,779.56</w:t>
            </w:r>
          </w:p>
        </w:tc>
      </w:tr>
      <w:tr w14:paraId="66C1BD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6F31360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268" w:type="dxa"/>
            <w:vAlign w:val="center"/>
          </w:tcPr>
          <w:p w14:paraId="1551E9B7">
            <w:pPr>
              <w:ind w:firstLine="422" w:firstLineChars="200"/>
              <w:jc w:val="right"/>
              <w:rPr>
                <w:rFonts w:hint="eastAsia" w:ascii="Arial Narrow" w:hAnsi="Arial Narrow" w:eastAsia="宋体"/>
                <w:b/>
                <w:bCs/>
                <w:color w:val="000000"/>
                <w:szCs w:val="21"/>
                <w:lang w:eastAsia="zh-CN"/>
              </w:rPr>
            </w:pPr>
            <w:r>
              <w:rPr>
                <w:rFonts w:hint="eastAsia" w:ascii="Arial Narrow" w:hAnsi="Arial Narrow"/>
                <w:b/>
                <w:bCs/>
                <w:color w:val="000000"/>
                <w:szCs w:val="21"/>
              </w:rPr>
              <w:t>244,743,142.39</w:t>
            </w:r>
          </w:p>
        </w:tc>
        <w:tc>
          <w:tcPr>
            <w:tcW w:w="2268" w:type="dxa"/>
            <w:noWrap/>
            <w:vAlign w:val="center"/>
          </w:tcPr>
          <w:p w14:paraId="29323A73">
            <w:pPr>
              <w:ind w:firstLine="422" w:firstLineChars="200"/>
              <w:jc w:val="right"/>
              <w:rPr>
                <w:rFonts w:hint="eastAsia" w:ascii="Arial Narrow" w:hAnsi="Arial Narrow"/>
                <w:b/>
                <w:bCs/>
                <w:color w:val="000000"/>
                <w:szCs w:val="21"/>
              </w:rPr>
            </w:pPr>
            <w:r>
              <w:rPr>
                <w:rFonts w:hint="eastAsia" w:ascii="Arial Narrow" w:hAnsi="Arial Narrow"/>
                <w:b/>
                <w:bCs/>
                <w:color w:val="000000"/>
                <w:szCs w:val="21"/>
              </w:rPr>
              <w:t>445,689,942.86</w:t>
            </w:r>
          </w:p>
        </w:tc>
      </w:tr>
    </w:tbl>
    <w:p w14:paraId="4B5E33FC">
      <w:pPr>
        <w:numPr>
          <w:ilvl w:val="0"/>
          <w:numId w:val="10"/>
        </w:numPr>
        <w:spacing w:line="400" w:lineRule="exact"/>
        <w:ind w:firstLine="420" w:firstLineChars="200"/>
        <w:rPr>
          <w:rFonts w:cs="Arial" w:asciiTheme="minorEastAsia" w:hAnsiTheme="minorEastAsia" w:eastAsiaTheme="minorEastAsia"/>
          <w:szCs w:val="21"/>
        </w:rPr>
      </w:pPr>
      <w:r>
        <w:rPr>
          <w:rFonts w:hint="eastAsia" w:cs="Arial" w:asciiTheme="minorEastAsia" w:hAnsiTheme="minorEastAsia" w:eastAsiaTheme="minorEastAsia"/>
          <w:szCs w:val="21"/>
        </w:rPr>
        <w:t>按</w:t>
      </w:r>
      <w:r>
        <w:rPr>
          <w:rFonts w:cs="Arial" w:asciiTheme="minorEastAsia" w:hAnsiTheme="minorEastAsia" w:eastAsiaTheme="minorEastAsia"/>
          <w:szCs w:val="21"/>
        </w:rPr>
        <w:t>坏账计提方法分类列示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986"/>
        <w:gridCol w:w="1716"/>
        <w:gridCol w:w="1068"/>
        <w:gridCol w:w="1716"/>
        <w:gridCol w:w="1212"/>
        <w:gridCol w:w="1516"/>
      </w:tblGrid>
      <w:tr w14:paraId="0E4A5A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986" w:type="dxa"/>
            <w:vMerge w:val="restart"/>
            <w:vAlign w:val="center"/>
          </w:tcPr>
          <w:p w14:paraId="201E209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类别</w:t>
            </w:r>
          </w:p>
        </w:tc>
        <w:tc>
          <w:tcPr>
            <w:tcW w:w="7228" w:type="dxa"/>
            <w:gridSpan w:val="5"/>
            <w:noWrap/>
            <w:vAlign w:val="bottom"/>
          </w:tcPr>
          <w:p w14:paraId="33C7F77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w:t>
            </w:r>
            <w:r>
              <w:rPr>
                <w:rFonts w:cs="Arial" w:asciiTheme="minorEastAsia" w:hAnsiTheme="minorEastAsia" w:eastAsiaTheme="minorEastAsia"/>
                <w:kern w:val="0"/>
                <w:szCs w:val="21"/>
              </w:rPr>
              <w:t>余额</w:t>
            </w:r>
          </w:p>
        </w:tc>
      </w:tr>
      <w:tr w14:paraId="196DA1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986" w:type="dxa"/>
            <w:vMerge w:val="continue"/>
            <w:vAlign w:val="center"/>
          </w:tcPr>
          <w:p w14:paraId="4F4B368A">
            <w:pPr>
              <w:widowControl/>
              <w:spacing w:line="400" w:lineRule="exact"/>
              <w:jc w:val="center"/>
              <w:rPr>
                <w:rFonts w:hint="eastAsia" w:cs="Arial" w:asciiTheme="minorEastAsia" w:hAnsiTheme="minorEastAsia" w:eastAsiaTheme="minorEastAsia"/>
                <w:kern w:val="0"/>
                <w:szCs w:val="21"/>
              </w:rPr>
            </w:pPr>
          </w:p>
        </w:tc>
        <w:tc>
          <w:tcPr>
            <w:tcW w:w="2784" w:type="dxa"/>
            <w:gridSpan w:val="2"/>
            <w:noWrap/>
            <w:vAlign w:val="bottom"/>
          </w:tcPr>
          <w:p w14:paraId="268608C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928" w:type="dxa"/>
            <w:gridSpan w:val="2"/>
            <w:vAlign w:val="bottom"/>
          </w:tcPr>
          <w:p w14:paraId="3F06707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516" w:type="dxa"/>
            <w:vMerge w:val="restart"/>
            <w:vAlign w:val="center"/>
          </w:tcPr>
          <w:p w14:paraId="36F7DCE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账面价值</w:t>
            </w:r>
          </w:p>
        </w:tc>
      </w:tr>
      <w:tr w14:paraId="402782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986" w:type="dxa"/>
            <w:vMerge w:val="continue"/>
            <w:vAlign w:val="center"/>
          </w:tcPr>
          <w:p w14:paraId="6D477606">
            <w:pPr>
              <w:widowControl/>
              <w:spacing w:line="400" w:lineRule="exact"/>
              <w:jc w:val="left"/>
              <w:rPr>
                <w:rFonts w:hint="eastAsia" w:cs="Arial" w:asciiTheme="minorEastAsia" w:hAnsiTheme="minorEastAsia" w:eastAsiaTheme="minorEastAsia"/>
                <w:kern w:val="0"/>
                <w:szCs w:val="21"/>
              </w:rPr>
            </w:pPr>
          </w:p>
        </w:tc>
        <w:tc>
          <w:tcPr>
            <w:tcW w:w="1716" w:type="dxa"/>
            <w:noWrap/>
            <w:vAlign w:val="center"/>
          </w:tcPr>
          <w:p w14:paraId="162927C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068" w:type="dxa"/>
            <w:vAlign w:val="center"/>
          </w:tcPr>
          <w:p w14:paraId="0EA6121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716" w:type="dxa"/>
            <w:noWrap/>
            <w:vAlign w:val="center"/>
          </w:tcPr>
          <w:p w14:paraId="27C1437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212" w:type="dxa"/>
            <w:noWrap/>
            <w:vAlign w:val="center"/>
          </w:tcPr>
          <w:p w14:paraId="3963F86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r>
              <w:rPr>
                <w:rFonts w:cs="Arial" w:asciiTheme="minorEastAsia" w:hAnsiTheme="minorEastAsia" w:eastAsiaTheme="minorEastAsia"/>
                <w:kern w:val="0"/>
                <w:szCs w:val="21"/>
              </w:rPr>
              <w:t>比例（%）</w:t>
            </w:r>
          </w:p>
        </w:tc>
        <w:tc>
          <w:tcPr>
            <w:tcW w:w="1516" w:type="dxa"/>
            <w:vMerge w:val="continue"/>
            <w:vAlign w:val="bottom"/>
          </w:tcPr>
          <w:p w14:paraId="1250131E">
            <w:pPr>
              <w:widowControl/>
              <w:spacing w:line="400" w:lineRule="exact"/>
              <w:jc w:val="center"/>
              <w:rPr>
                <w:rFonts w:hint="eastAsia" w:cs="Arial" w:asciiTheme="minorEastAsia" w:hAnsiTheme="minorEastAsia" w:eastAsiaTheme="minorEastAsia"/>
                <w:kern w:val="0"/>
                <w:szCs w:val="21"/>
              </w:rPr>
            </w:pPr>
          </w:p>
        </w:tc>
      </w:tr>
      <w:tr w14:paraId="6A9176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1986" w:type="dxa"/>
            <w:vAlign w:val="center"/>
          </w:tcPr>
          <w:p w14:paraId="31221A5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单项计提坏账准备的应收</w:t>
            </w:r>
            <w:r>
              <w:rPr>
                <w:rFonts w:hint="eastAsia" w:cs="Arial" w:asciiTheme="minorEastAsia" w:hAnsiTheme="minorEastAsia" w:eastAsiaTheme="minorEastAsia"/>
                <w:kern w:val="0"/>
                <w:szCs w:val="21"/>
              </w:rPr>
              <w:t>账款</w:t>
            </w:r>
          </w:p>
        </w:tc>
        <w:tc>
          <w:tcPr>
            <w:tcW w:w="1716" w:type="dxa"/>
            <w:noWrap/>
            <w:vAlign w:val="center"/>
          </w:tcPr>
          <w:p w14:paraId="1CAD8B19">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460,104,156.08</w:t>
            </w:r>
          </w:p>
        </w:tc>
        <w:tc>
          <w:tcPr>
            <w:tcW w:w="1068" w:type="dxa"/>
            <w:noWrap/>
            <w:vAlign w:val="center"/>
          </w:tcPr>
          <w:p w14:paraId="6A3F7475">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45.97</w:t>
            </w:r>
          </w:p>
        </w:tc>
        <w:tc>
          <w:tcPr>
            <w:tcW w:w="1716" w:type="dxa"/>
            <w:noWrap/>
            <w:vAlign w:val="center"/>
          </w:tcPr>
          <w:p w14:paraId="50FFBF1F">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460,104,156.08</w:t>
            </w:r>
          </w:p>
        </w:tc>
        <w:tc>
          <w:tcPr>
            <w:tcW w:w="1212" w:type="dxa"/>
            <w:noWrap/>
            <w:vAlign w:val="center"/>
          </w:tcPr>
          <w:p w14:paraId="07EDDDB6">
            <w:pPr>
              <w:keepNext w:val="0"/>
              <w:keepLines w:val="0"/>
              <w:widowControl/>
              <w:suppressLineNumbers w:val="0"/>
              <w:jc w:val="right"/>
              <w:textAlignment w:val="center"/>
              <w:rPr>
                <w:rFonts w:hint="eastAsia" w:ascii="Arial Narrow" w:hAnsi="Arial Narrow"/>
                <w:color w:val="000000"/>
                <w:szCs w:val="21"/>
              </w:rPr>
            </w:pPr>
            <w:r>
              <w:rPr>
                <w:rFonts w:hint="default" w:ascii="Arial Narrow" w:hAnsi="Arial Narrow" w:eastAsia="Arial Narrow" w:cs="Arial Narrow"/>
                <w:i w:val="0"/>
                <w:iCs w:val="0"/>
                <w:color w:val="000000"/>
                <w:kern w:val="0"/>
                <w:sz w:val="21"/>
                <w:szCs w:val="21"/>
                <w:u w:val="none"/>
                <w:lang w:val="en-US" w:eastAsia="zh-CN" w:bidi="ar"/>
              </w:rPr>
              <w:t>100</w:t>
            </w:r>
          </w:p>
        </w:tc>
        <w:tc>
          <w:tcPr>
            <w:tcW w:w="1516" w:type="dxa"/>
            <w:vAlign w:val="center"/>
          </w:tcPr>
          <w:p w14:paraId="358F92EF">
            <w:pPr>
              <w:rPr>
                <w:rFonts w:hint="eastAsia" w:ascii="Arial Narrow" w:hAnsi="Arial Narrow"/>
                <w:color w:val="000000"/>
                <w:szCs w:val="21"/>
              </w:rPr>
            </w:pPr>
          </w:p>
        </w:tc>
      </w:tr>
      <w:tr w14:paraId="68429A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986" w:type="dxa"/>
            <w:vAlign w:val="center"/>
          </w:tcPr>
          <w:p w14:paraId="12683AC9">
            <w:pPr>
              <w:widowControl/>
              <w:spacing w:line="400" w:lineRule="exact"/>
              <w:rPr>
                <w:rFonts w:hint="eastAsia" w:ascii="宋体" w:hAnsi="宋体" w:eastAsia="宋体" w:cs="宋体"/>
                <w:i w:val="0"/>
                <w:iCs w:val="0"/>
                <w:color w:val="000000"/>
                <w:kern w:val="0"/>
                <w:sz w:val="21"/>
                <w:szCs w:val="21"/>
                <w:u w:val="none"/>
                <w:lang w:val="en-US" w:eastAsia="zh-CN" w:bidi="ar"/>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716" w:type="dxa"/>
            <w:noWrap/>
            <w:vAlign w:val="center"/>
          </w:tcPr>
          <w:p w14:paraId="4BCA510B">
            <w:pPr>
              <w:rPr>
                <w:rFonts w:hint="eastAsia" w:ascii="Arial Narrow" w:hAnsi="Arial Narrow"/>
                <w:color w:val="000000"/>
                <w:szCs w:val="21"/>
              </w:rPr>
            </w:pPr>
          </w:p>
        </w:tc>
        <w:tc>
          <w:tcPr>
            <w:tcW w:w="1068" w:type="dxa"/>
            <w:noWrap/>
            <w:vAlign w:val="center"/>
          </w:tcPr>
          <w:p w14:paraId="59FA9879">
            <w:pPr>
              <w:jc w:val="right"/>
              <w:rPr>
                <w:rFonts w:hint="eastAsia" w:ascii="Arial Narrow" w:hAnsi="Arial Narrow"/>
                <w:color w:val="000000"/>
                <w:szCs w:val="21"/>
              </w:rPr>
            </w:pPr>
          </w:p>
        </w:tc>
        <w:tc>
          <w:tcPr>
            <w:tcW w:w="1716" w:type="dxa"/>
            <w:noWrap/>
            <w:vAlign w:val="center"/>
          </w:tcPr>
          <w:p w14:paraId="0FC42993">
            <w:pPr>
              <w:rPr>
                <w:rFonts w:hint="eastAsia" w:ascii="Arial Narrow" w:hAnsi="Arial Narrow"/>
                <w:color w:val="000000"/>
                <w:szCs w:val="21"/>
              </w:rPr>
            </w:pPr>
          </w:p>
        </w:tc>
        <w:tc>
          <w:tcPr>
            <w:tcW w:w="1212" w:type="dxa"/>
            <w:noWrap/>
            <w:vAlign w:val="center"/>
          </w:tcPr>
          <w:p w14:paraId="6E225354">
            <w:pPr>
              <w:jc w:val="right"/>
              <w:rPr>
                <w:rFonts w:hint="eastAsia" w:ascii="Arial Narrow" w:hAnsi="Arial Narrow"/>
                <w:color w:val="000000"/>
                <w:szCs w:val="21"/>
                <w:lang w:val="en-US" w:eastAsia="zh-CN"/>
              </w:rPr>
            </w:pPr>
          </w:p>
        </w:tc>
        <w:tc>
          <w:tcPr>
            <w:tcW w:w="1516" w:type="dxa"/>
            <w:vAlign w:val="center"/>
          </w:tcPr>
          <w:p w14:paraId="5FF16DCC">
            <w:pPr>
              <w:rPr>
                <w:rFonts w:hint="eastAsia" w:ascii="Arial Narrow" w:hAnsi="Arial Narrow"/>
                <w:color w:val="000000"/>
                <w:szCs w:val="21"/>
              </w:rPr>
            </w:pPr>
          </w:p>
        </w:tc>
      </w:tr>
      <w:tr w14:paraId="6A9B93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986" w:type="dxa"/>
            <w:vAlign w:val="center"/>
          </w:tcPr>
          <w:p w14:paraId="1CF5DB0D">
            <w:pPr>
              <w:widowControl/>
              <w:spacing w:line="400" w:lineRule="exact"/>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①单项重大单项计提的应收账款</w:t>
            </w:r>
          </w:p>
        </w:tc>
        <w:tc>
          <w:tcPr>
            <w:tcW w:w="1716" w:type="dxa"/>
            <w:noWrap/>
            <w:vAlign w:val="center"/>
          </w:tcPr>
          <w:p w14:paraId="359353C8">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460,104,156.08</w:t>
            </w:r>
          </w:p>
        </w:tc>
        <w:tc>
          <w:tcPr>
            <w:tcW w:w="1068" w:type="dxa"/>
            <w:noWrap/>
            <w:vAlign w:val="center"/>
          </w:tcPr>
          <w:p w14:paraId="68A72E05">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45.97</w:t>
            </w:r>
          </w:p>
        </w:tc>
        <w:tc>
          <w:tcPr>
            <w:tcW w:w="1716" w:type="dxa"/>
            <w:noWrap/>
            <w:vAlign w:val="center"/>
          </w:tcPr>
          <w:p w14:paraId="78E35A20">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460,104,156.08</w:t>
            </w:r>
          </w:p>
        </w:tc>
        <w:tc>
          <w:tcPr>
            <w:tcW w:w="1212" w:type="dxa"/>
            <w:noWrap/>
            <w:vAlign w:val="center"/>
          </w:tcPr>
          <w:p w14:paraId="54711B28">
            <w:pPr>
              <w:keepNext w:val="0"/>
              <w:keepLines w:val="0"/>
              <w:widowControl/>
              <w:suppressLineNumbers w:val="0"/>
              <w:jc w:val="right"/>
              <w:textAlignment w:val="center"/>
              <w:rPr>
                <w:rFonts w:hint="default" w:ascii="Arial Narrow" w:hAnsi="Arial Narrow"/>
                <w:color w:val="000000"/>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100</w:t>
            </w:r>
          </w:p>
        </w:tc>
        <w:tc>
          <w:tcPr>
            <w:tcW w:w="1516" w:type="dxa"/>
            <w:vAlign w:val="center"/>
          </w:tcPr>
          <w:p w14:paraId="5F6A3616">
            <w:pPr>
              <w:rPr>
                <w:rFonts w:hint="eastAsia" w:ascii="Arial Narrow" w:hAnsi="Arial Narrow"/>
                <w:color w:val="000000"/>
                <w:szCs w:val="21"/>
              </w:rPr>
            </w:pPr>
          </w:p>
        </w:tc>
      </w:tr>
      <w:tr w14:paraId="407FBD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986" w:type="dxa"/>
            <w:vAlign w:val="center"/>
          </w:tcPr>
          <w:p w14:paraId="59D93A12">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按组合计提坏账准备的应收</w:t>
            </w:r>
            <w:r>
              <w:rPr>
                <w:rFonts w:hint="eastAsia" w:cs="Arial" w:asciiTheme="minorEastAsia" w:hAnsiTheme="minorEastAsia" w:eastAsiaTheme="minorEastAsia"/>
                <w:kern w:val="0"/>
                <w:szCs w:val="21"/>
              </w:rPr>
              <w:t>账款</w:t>
            </w:r>
          </w:p>
        </w:tc>
        <w:tc>
          <w:tcPr>
            <w:tcW w:w="1716" w:type="dxa"/>
            <w:noWrap/>
            <w:vAlign w:val="center"/>
          </w:tcPr>
          <w:p w14:paraId="75B029EE">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540,670,686.87</w:t>
            </w:r>
          </w:p>
        </w:tc>
        <w:tc>
          <w:tcPr>
            <w:tcW w:w="1068" w:type="dxa"/>
            <w:noWrap/>
            <w:vAlign w:val="center"/>
          </w:tcPr>
          <w:p w14:paraId="69080E44">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54.03</w:t>
            </w:r>
          </w:p>
        </w:tc>
        <w:tc>
          <w:tcPr>
            <w:tcW w:w="1716" w:type="dxa"/>
            <w:noWrap/>
            <w:vAlign w:val="center"/>
          </w:tcPr>
          <w:p w14:paraId="79334136">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295,927,544.48</w:t>
            </w:r>
          </w:p>
        </w:tc>
        <w:tc>
          <w:tcPr>
            <w:tcW w:w="1212" w:type="dxa"/>
            <w:noWrap/>
            <w:vAlign w:val="center"/>
          </w:tcPr>
          <w:p w14:paraId="26FF4D59">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54.73</w:t>
            </w:r>
          </w:p>
        </w:tc>
        <w:tc>
          <w:tcPr>
            <w:tcW w:w="1516" w:type="dxa"/>
            <w:vAlign w:val="center"/>
          </w:tcPr>
          <w:p w14:paraId="2993C411">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244,743,142.39</w:t>
            </w:r>
          </w:p>
        </w:tc>
      </w:tr>
      <w:tr w14:paraId="02A8E24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986" w:type="dxa"/>
            <w:vAlign w:val="center"/>
          </w:tcPr>
          <w:p w14:paraId="3FBC0B7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716" w:type="dxa"/>
            <w:noWrap/>
            <w:vAlign w:val="center"/>
          </w:tcPr>
          <w:p w14:paraId="43DE3878">
            <w:pPr>
              <w:rPr>
                <w:rFonts w:hint="eastAsia" w:ascii="Arial Narrow" w:hAnsi="Arial Narrow"/>
                <w:color w:val="000000"/>
                <w:szCs w:val="21"/>
              </w:rPr>
            </w:pPr>
          </w:p>
        </w:tc>
        <w:tc>
          <w:tcPr>
            <w:tcW w:w="1068" w:type="dxa"/>
            <w:noWrap/>
            <w:vAlign w:val="center"/>
          </w:tcPr>
          <w:p w14:paraId="4E067C73">
            <w:pPr>
              <w:jc w:val="right"/>
              <w:rPr>
                <w:rFonts w:hint="eastAsia" w:ascii="Arial Narrow" w:hAnsi="Arial Narrow"/>
                <w:color w:val="000000"/>
                <w:szCs w:val="21"/>
              </w:rPr>
            </w:pPr>
          </w:p>
        </w:tc>
        <w:tc>
          <w:tcPr>
            <w:tcW w:w="1716" w:type="dxa"/>
            <w:noWrap/>
            <w:vAlign w:val="center"/>
          </w:tcPr>
          <w:p w14:paraId="1D43CAD2">
            <w:pPr>
              <w:rPr>
                <w:rFonts w:hint="eastAsia" w:ascii="Arial Narrow" w:hAnsi="Arial Narrow"/>
                <w:color w:val="000000"/>
                <w:szCs w:val="21"/>
              </w:rPr>
            </w:pPr>
          </w:p>
        </w:tc>
        <w:tc>
          <w:tcPr>
            <w:tcW w:w="1212" w:type="dxa"/>
            <w:noWrap/>
            <w:vAlign w:val="center"/>
          </w:tcPr>
          <w:p w14:paraId="2D951FD9">
            <w:pPr>
              <w:jc w:val="right"/>
              <w:rPr>
                <w:rFonts w:hint="eastAsia" w:ascii="Arial Narrow" w:hAnsi="Arial Narrow"/>
                <w:color w:val="000000"/>
                <w:szCs w:val="21"/>
              </w:rPr>
            </w:pPr>
          </w:p>
        </w:tc>
        <w:tc>
          <w:tcPr>
            <w:tcW w:w="1516" w:type="dxa"/>
            <w:vAlign w:val="center"/>
          </w:tcPr>
          <w:p w14:paraId="12260ECE">
            <w:pPr>
              <w:rPr>
                <w:rFonts w:hint="eastAsia" w:ascii="Arial Narrow" w:hAnsi="Arial Narrow"/>
                <w:color w:val="000000"/>
                <w:szCs w:val="21"/>
              </w:rPr>
            </w:pPr>
          </w:p>
        </w:tc>
      </w:tr>
      <w:tr w14:paraId="0B6735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450" w:hRule="atLeast"/>
          <w:jc w:val="center"/>
        </w:trPr>
        <w:tc>
          <w:tcPr>
            <w:tcW w:w="1986" w:type="dxa"/>
            <w:vAlign w:val="bottom"/>
          </w:tcPr>
          <w:p w14:paraId="32B17594">
            <w:pPr>
              <w:keepNext w:val="0"/>
              <w:keepLines w:val="0"/>
              <w:widowControl/>
              <w:suppressLineNumbers w:val="0"/>
              <w:jc w:val="both"/>
              <w:textAlignment w:val="bottom"/>
              <w:rPr>
                <w:rFonts w:hint="eastAsia" w:cs="Arial" w:asciiTheme="minorEastAsia" w:hAnsiTheme="minorEastAsia" w:eastAsiaTheme="minorEastAsia"/>
                <w:color w:val="FF0000"/>
                <w:kern w:val="0"/>
                <w:szCs w:val="21"/>
              </w:rPr>
            </w:pPr>
            <w:r>
              <w:rPr>
                <w:rFonts w:hint="eastAsia" w:ascii="宋体" w:hAnsi="宋体" w:eastAsia="宋体" w:cs="宋体"/>
                <w:i w:val="0"/>
                <w:iCs w:val="0"/>
                <w:color w:val="000000"/>
                <w:kern w:val="0"/>
                <w:sz w:val="21"/>
                <w:szCs w:val="21"/>
                <w:u w:val="none"/>
                <w:lang w:val="en-US" w:eastAsia="zh-CN" w:bidi="ar"/>
              </w:rPr>
              <w:t>③软件与信息技术服务业务客户</w:t>
            </w:r>
          </w:p>
        </w:tc>
        <w:tc>
          <w:tcPr>
            <w:tcW w:w="1716" w:type="dxa"/>
            <w:noWrap/>
            <w:vAlign w:val="center"/>
          </w:tcPr>
          <w:p w14:paraId="2186B272">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540,670,686.87</w:t>
            </w:r>
          </w:p>
        </w:tc>
        <w:tc>
          <w:tcPr>
            <w:tcW w:w="1068" w:type="dxa"/>
            <w:noWrap/>
            <w:vAlign w:val="center"/>
          </w:tcPr>
          <w:p w14:paraId="18BD2BBC">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54.03</w:t>
            </w:r>
          </w:p>
        </w:tc>
        <w:tc>
          <w:tcPr>
            <w:tcW w:w="1716" w:type="dxa"/>
            <w:noWrap/>
            <w:vAlign w:val="center"/>
          </w:tcPr>
          <w:p w14:paraId="6D634C06">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295,927,544.48</w:t>
            </w:r>
          </w:p>
        </w:tc>
        <w:tc>
          <w:tcPr>
            <w:tcW w:w="1212" w:type="dxa"/>
            <w:noWrap/>
            <w:vAlign w:val="center"/>
          </w:tcPr>
          <w:p w14:paraId="2E81A1F7">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54.73</w:t>
            </w:r>
          </w:p>
        </w:tc>
        <w:tc>
          <w:tcPr>
            <w:tcW w:w="1516" w:type="dxa"/>
            <w:vAlign w:val="center"/>
          </w:tcPr>
          <w:p w14:paraId="3327BC37">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244,743,142.39</w:t>
            </w:r>
          </w:p>
        </w:tc>
      </w:tr>
      <w:tr w14:paraId="01A041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1986" w:type="dxa"/>
            <w:noWrap/>
            <w:vAlign w:val="center"/>
          </w:tcPr>
          <w:p w14:paraId="2392B59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716" w:type="dxa"/>
            <w:noWrap/>
            <w:vAlign w:val="center"/>
          </w:tcPr>
          <w:p w14:paraId="63305CC1">
            <w:pPr>
              <w:keepNext w:val="0"/>
              <w:keepLines w:val="0"/>
              <w:widowControl/>
              <w:suppressLineNumbers w:val="0"/>
              <w:jc w:val="right"/>
              <w:textAlignment w:val="center"/>
              <w:rPr>
                <w:rFonts w:hint="eastAsia" w:ascii="Arial Narrow" w:hAnsi="Arial Narrow" w:eastAsia="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1,000,774,842.95</w:t>
            </w:r>
          </w:p>
        </w:tc>
        <w:tc>
          <w:tcPr>
            <w:tcW w:w="1068" w:type="dxa"/>
            <w:noWrap/>
            <w:vAlign w:val="center"/>
          </w:tcPr>
          <w:p w14:paraId="4FA500E0">
            <w:pPr>
              <w:keepNext w:val="0"/>
              <w:keepLines w:val="0"/>
              <w:widowControl/>
              <w:suppressLineNumbers w:val="0"/>
              <w:jc w:val="right"/>
              <w:textAlignment w:val="center"/>
              <w:rPr>
                <w:rFonts w:hint="eastAsia" w:ascii="Arial Narrow" w:hAnsi="Arial Narrow"/>
                <w:b/>
                <w:bCs/>
                <w:color w:val="000000"/>
                <w:szCs w:val="21"/>
              </w:rPr>
            </w:pPr>
            <w:r>
              <w:rPr>
                <w:rFonts w:hint="eastAsia" w:ascii="宋体" w:hAnsi="宋体" w:eastAsia="宋体" w:cs="宋体"/>
                <w:b/>
                <w:bCs/>
                <w:i w:val="0"/>
                <w:iCs w:val="0"/>
                <w:color w:val="000000"/>
                <w:kern w:val="0"/>
                <w:sz w:val="21"/>
                <w:szCs w:val="21"/>
                <w:u w:val="none"/>
                <w:lang w:val="en-US" w:eastAsia="zh-CN" w:bidi="ar"/>
              </w:rPr>
              <w:t>——</w:t>
            </w:r>
          </w:p>
        </w:tc>
        <w:tc>
          <w:tcPr>
            <w:tcW w:w="1716" w:type="dxa"/>
            <w:noWrap/>
            <w:vAlign w:val="center"/>
          </w:tcPr>
          <w:p w14:paraId="474E89B9">
            <w:pPr>
              <w:keepNext w:val="0"/>
              <w:keepLines w:val="0"/>
              <w:widowControl/>
              <w:suppressLineNumbers w:val="0"/>
              <w:jc w:val="right"/>
              <w:textAlignment w:val="center"/>
              <w:rPr>
                <w:rFonts w:hint="eastAsia" w:ascii="Arial Narrow" w:hAnsi="Arial Narrow" w:eastAsia="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756,031,700.56</w:t>
            </w:r>
          </w:p>
        </w:tc>
        <w:tc>
          <w:tcPr>
            <w:tcW w:w="1212" w:type="dxa"/>
            <w:noWrap/>
            <w:vAlign w:val="center"/>
          </w:tcPr>
          <w:p w14:paraId="0E16F9F0">
            <w:pPr>
              <w:keepNext w:val="0"/>
              <w:keepLines w:val="0"/>
              <w:widowControl/>
              <w:suppressLineNumbers w:val="0"/>
              <w:jc w:val="right"/>
              <w:textAlignment w:val="center"/>
              <w:rPr>
                <w:rFonts w:hint="eastAsia" w:ascii="Arial Narrow" w:hAnsi="Arial Narrow"/>
                <w:b/>
                <w:bCs/>
                <w:color w:val="000000"/>
                <w:szCs w:val="21"/>
              </w:rPr>
            </w:pPr>
            <w:r>
              <w:rPr>
                <w:rFonts w:hint="eastAsia" w:ascii="宋体" w:hAnsi="宋体" w:eastAsia="宋体" w:cs="宋体"/>
                <w:b/>
                <w:bCs/>
                <w:i w:val="0"/>
                <w:iCs w:val="0"/>
                <w:color w:val="000000"/>
                <w:kern w:val="0"/>
                <w:sz w:val="21"/>
                <w:szCs w:val="21"/>
                <w:u w:val="none"/>
                <w:lang w:val="en-US" w:eastAsia="zh-CN" w:bidi="ar"/>
              </w:rPr>
              <w:t>——</w:t>
            </w:r>
          </w:p>
        </w:tc>
        <w:tc>
          <w:tcPr>
            <w:tcW w:w="1516" w:type="dxa"/>
            <w:vAlign w:val="center"/>
          </w:tcPr>
          <w:p w14:paraId="3781C882">
            <w:pPr>
              <w:keepNext w:val="0"/>
              <w:keepLines w:val="0"/>
              <w:widowControl/>
              <w:suppressLineNumbers w:val="0"/>
              <w:jc w:val="right"/>
              <w:textAlignment w:val="center"/>
              <w:rPr>
                <w:rFonts w:hint="eastAsia" w:ascii="Arial Narrow" w:hAnsi="Arial Narrow"/>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244,743,142.39</w:t>
            </w:r>
          </w:p>
        </w:tc>
      </w:tr>
    </w:tbl>
    <w:p w14:paraId="4FBB64CB">
      <w:pPr>
        <w:spacing w:line="400" w:lineRule="exact"/>
        <w:ind w:firstLine="420" w:firstLineChars="200"/>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（续）</w:t>
      </w:r>
    </w:p>
    <w:tbl>
      <w:tblPr>
        <w:tblStyle w:val="20"/>
        <w:tblW w:w="9249"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28" w:type="dxa"/>
          <w:bottom w:w="0" w:type="dxa"/>
          <w:right w:w="28" w:type="dxa"/>
        </w:tblCellMar>
      </w:tblPr>
      <w:tblGrid>
        <w:gridCol w:w="1599"/>
        <w:gridCol w:w="1842"/>
        <w:gridCol w:w="993"/>
        <w:gridCol w:w="1674"/>
        <w:gridCol w:w="1485"/>
        <w:gridCol w:w="1656"/>
      </w:tblGrid>
      <w:tr w14:paraId="182679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599" w:type="dxa"/>
            <w:vMerge w:val="restart"/>
            <w:vAlign w:val="center"/>
          </w:tcPr>
          <w:p w14:paraId="747E798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类别</w:t>
            </w:r>
          </w:p>
        </w:tc>
        <w:tc>
          <w:tcPr>
            <w:tcW w:w="7650" w:type="dxa"/>
            <w:gridSpan w:val="5"/>
            <w:noWrap/>
            <w:vAlign w:val="bottom"/>
          </w:tcPr>
          <w:p w14:paraId="59A7D7D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w:t>
            </w:r>
            <w:r>
              <w:rPr>
                <w:rFonts w:cs="Arial" w:asciiTheme="minorEastAsia" w:hAnsiTheme="minorEastAsia" w:eastAsiaTheme="minorEastAsia"/>
                <w:kern w:val="0"/>
                <w:szCs w:val="21"/>
              </w:rPr>
              <w:t>余额</w:t>
            </w:r>
          </w:p>
        </w:tc>
      </w:tr>
      <w:tr w14:paraId="4BDB0F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599" w:type="dxa"/>
            <w:vMerge w:val="continue"/>
            <w:vAlign w:val="center"/>
          </w:tcPr>
          <w:p w14:paraId="575DA1EB">
            <w:pPr>
              <w:widowControl/>
              <w:spacing w:line="400" w:lineRule="exact"/>
              <w:jc w:val="center"/>
              <w:rPr>
                <w:rFonts w:hint="eastAsia" w:cs="Arial" w:asciiTheme="minorEastAsia" w:hAnsiTheme="minorEastAsia" w:eastAsiaTheme="minorEastAsia"/>
                <w:kern w:val="0"/>
                <w:szCs w:val="21"/>
              </w:rPr>
            </w:pPr>
          </w:p>
        </w:tc>
        <w:tc>
          <w:tcPr>
            <w:tcW w:w="2835" w:type="dxa"/>
            <w:gridSpan w:val="2"/>
            <w:noWrap/>
            <w:vAlign w:val="bottom"/>
          </w:tcPr>
          <w:p w14:paraId="0EF011D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3159" w:type="dxa"/>
            <w:gridSpan w:val="2"/>
            <w:vAlign w:val="bottom"/>
          </w:tcPr>
          <w:p w14:paraId="5BB8E51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656" w:type="dxa"/>
            <w:vMerge w:val="restart"/>
            <w:vAlign w:val="center"/>
          </w:tcPr>
          <w:p w14:paraId="77E44A3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账面价值</w:t>
            </w:r>
          </w:p>
        </w:tc>
      </w:tr>
      <w:tr w14:paraId="39F148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599" w:type="dxa"/>
            <w:vMerge w:val="continue"/>
            <w:vAlign w:val="center"/>
          </w:tcPr>
          <w:p w14:paraId="64D707F0">
            <w:pPr>
              <w:widowControl/>
              <w:spacing w:line="400" w:lineRule="exact"/>
              <w:jc w:val="left"/>
              <w:rPr>
                <w:rFonts w:hint="eastAsia" w:cs="Arial" w:asciiTheme="minorEastAsia" w:hAnsiTheme="minorEastAsia" w:eastAsiaTheme="minorEastAsia"/>
                <w:kern w:val="0"/>
                <w:szCs w:val="21"/>
              </w:rPr>
            </w:pPr>
          </w:p>
        </w:tc>
        <w:tc>
          <w:tcPr>
            <w:tcW w:w="1842" w:type="dxa"/>
            <w:noWrap/>
            <w:vAlign w:val="center"/>
          </w:tcPr>
          <w:p w14:paraId="2826A3B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993" w:type="dxa"/>
            <w:vAlign w:val="center"/>
          </w:tcPr>
          <w:p w14:paraId="2E8A5F8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674" w:type="dxa"/>
            <w:noWrap/>
            <w:vAlign w:val="center"/>
          </w:tcPr>
          <w:p w14:paraId="3A29593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85" w:type="dxa"/>
            <w:noWrap/>
            <w:vAlign w:val="center"/>
          </w:tcPr>
          <w:p w14:paraId="52886E9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r>
              <w:rPr>
                <w:rFonts w:cs="Arial" w:asciiTheme="minorEastAsia" w:hAnsiTheme="minorEastAsia" w:eastAsiaTheme="minorEastAsia"/>
                <w:kern w:val="0"/>
                <w:szCs w:val="21"/>
              </w:rPr>
              <w:t>比例（%）</w:t>
            </w:r>
          </w:p>
        </w:tc>
        <w:tc>
          <w:tcPr>
            <w:tcW w:w="1656" w:type="dxa"/>
            <w:vMerge w:val="continue"/>
            <w:vAlign w:val="bottom"/>
          </w:tcPr>
          <w:p w14:paraId="26AAE01A">
            <w:pPr>
              <w:widowControl/>
              <w:spacing w:line="400" w:lineRule="exact"/>
              <w:jc w:val="center"/>
              <w:rPr>
                <w:rFonts w:hint="eastAsia" w:cs="Arial" w:asciiTheme="minorEastAsia" w:hAnsiTheme="minorEastAsia" w:eastAsiaTheme="minorEastAsia"/>
                <w:kern w:val="0"/>
                <w:szCs w:val="21"/>
              </w:rPr>
            </w:pPr>
          </w:p>
        </w:tc>
      </w:tr>
      <w:tr w14:paraId="5AE599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4C6C2E91">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单项计提坏账准备的应收账款</w:t>
            </w:r>
          </w:p>
        </w:tc>
        <w:tc>
          <w:tcPr>
            <w:tcW w:w="1842" w:type="dxa"/>
            <w:noWrap/>
            <w:vAlign w:val="center"/>
          </w:tcPr>
          <w:p w14:paraId="37C4ED44">
            <w:pPr>
              <w:ind w:firstLine="420" w:firstLineChars="200"/>
              <w:jc w:val="right"/>
              <w:rPr>
                <w:rFonts w:hint="eastAsia" w:ascii="Arial Narrow" w:hAnsi="Arial Narrow" w:cs="宋体"/>
                <w:color w:val="000000"/>
                <w:szCs w:val="21"/>
                <w:lang w:eastAsia="zh-CN"/>
              </w:rPr>
            </w:pPr>
            <w:r>
              <w:rPr>
                <w:rFonts w:hint="eastAsia" w:ascii="Arial Narrow" w:hAnsi="Arial Narrow" w:cs="宋体"/>
                <w:color w:val="000000"/>
                <w:szCs w:val="21"/>
                <w:lang w:eastAsia="zh-CN"/>
              </w:rPr>
              <w:t>340,954,412.99</w:t>
            </w:r>
          </w:p>
        </w:tc>
        <w:tc>
          <w:tcPr>
            <w:tcW w:w="993" w:type="dxa"/>
            <w:noWrap/>
            <w:vAlign w:val="center"/>
          </w:tcPr>
          <w:p w14:paraId="4A2AA278">
            <w:pPr>
              <w:ind w:firstLine="420" w:firstLineChars="200"/>
              <w:jc w:val="right"/>
              <w:rPr>
                <w:rFonts w:hint="eastAsia" w:ascii="Arial Narrow" w:hAnsi="Arial Narrow" w:eastAsia="宋体" w:cs="宋体"/>
                <w:color w:val="000000"/>
                <w:szCs w:val="21"/>
                <w:lang w:eastAsia="zh-CN"/>
              </w:rPr>
            </w:pPr>
            <w:r>
              <w:rPr>
                <w:rFonts w:hint="eastAsia" w:ascii="Arial Narrow" w:hAnsi="Arial Narrow" w:cs="宋体"/>
                <w:color w:val="000000"/>
                <w:szCs w:val="21"/>
              </w:rPr>
              <w:t>31.29</w:t>
            </w:r>
          </w:p>
        </w:tc>
        <w:tc>
          <w:tcPr>
            <w:tcW w:w="1674" w:type="dxa"/>
            <w:noWrap/>
            <w:vAlign w:val="center"/>
          </w:tcPr>
          <w:p w14:paraId="7074E337">
            <w:pPr>
              <w:ind w:firstLine="420" w:firstLineChars="200"/>
              <w:jc w:val="right"/>
              <w:rPr>
                <w:rFonts w:hint="eastAsia" w:ascii="Arial Narrow" w:hAnsi="Arial Narrow" w:cs="宋体"/>
                <w:color w:val="000000"/>
                <w:szCs w:val="21"/>
              </w:rPr>
            </w:pPr>
            <w:r>
              <w:rPr>
                <w:rFonts w:hint="eastAsia" w:ascii="Arial Narrow" w:hAnsi="Arial Narrow" w:cs="宋体"/>
                <w:color w:val="000000"/>
                <w:szCs w:val="21"/>
              </w:rPr>
              <w:t>340,954,412.99</w:t>
            </w:r>
          </w:p>
        </w:tc>
        <w:tc>
          <w:tcPr>
            <w:tcW w:w="1485" w:type="dxa"/>
            <w:noWrap/>
            <w:vAlign w:val="center"/>
          </w:tcPr>
          <w:p w14:paraId="6EB3546B">
            <w:pPr>
              <w:ind w:firstLine="420" w:firstLineChars="200"/>
              <w:jc w:val="right"/>
              <w:rPr>
                <w:rFonts w:hint="default" w:ascii="Arial Narrow" w:hAnsi="Arial Narrow" w:cs="宋体"/>
                <w:color w:val="000000"/>
                <w:szCs w:val="21"/>
                <w:lang w:val="en-US"/>
              </w:rPr>
            </w:pPr>
            <w:r>
              <w:rPr>
                <w:rFonts w:hint="eastAsia" w:ascii="Arial Narrow" w:hAnsi="Arial Narrow" w:cs="宋体"/>
                <w:color w:val="000000"/>
                <w:szCs w:val="21"/>
              </w:rPr>
              <w:t>100</w:t>
            </w:r>
            <w:r>
              <w:rPr>
                <w:rFonts w:hint="eastAsia" w:ascii="Arial Narrow" w:hAnsi="Arial Narrow" w:cs="宋体"/>
                <w:color w:val="000000"/>
                <w:szCs w:val="21"/>
                <w:lang w:eastAsia="zh-CN"/>
              </w:rPr>
              <w:t>.</w:t>
            </w:r>
            <w:r>
              <w:rPr>
                <w:rFonts w:hint="eastAsia" w:ascii="Arial Narrow" w:hAnsi="Arial Narrow" w:cs="宋体"/>
                <w:color w:val="000000"/>
                <w:szCs w:val="21"/>
                <w:lang w:val="en-US" w:eastAsia="zh-CN"/>
              </w:rPr>
              <w:t>00</w:t>
            </w:r>
          </w:p>
        </w:tc>
        <w:tc>
          <w:tcPr>
            <w:tcW w:w="1656" w:type="dxa"/>
            <w:vAlign w:val="center"/>
          </w:tcPr>
          <w:p w14:paraId="0A1C7DFF">
            <w:pPr>
              <w:ind w:firstLine="420" w:firstLineChars="200"/>
              <w:jc w:val="right"/>
              <w:rPr>
                <w:rFonts w:hint="eastAsia" w:ascii="Arial Narrow" w:hAnsi="Arial Narrow" w:cs="宋体"/>
                <w:color w:val="000000"/>
                <w:szCs w:val="21"/>
              </w:rPr>
            </w:pPr>
          </w:p>
        </w:tc>
      </w:tr>
      <w:tr w14:paraId="6F7C1B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660B5CB0">
            <w:pPr>
              <w:keepNext w:val="0"/>
              <w:keepLines w:val="0"/>
              <w:widowControl/>
              <w:suppressLineNumbers w:val="0"/>
              <w:jc w:val="both"/>
              <w:textAlignment w:val="center"/>
              <w:rPr>
                <w:rFonts w:hint="eastAsia" w:cs="Arial" w:asciiTheme="minorEastAsia" w:hAnsiTheme="minorEastAsia" w:eastAsiaTheme="minorEastAsia"/>
                <w:color w:val="FF0000"/>
                <w:kern w:val="0"/>
                <w:szCs w:val="21"/>
              </w:rPr>
            </w:pPr>
            <w:r>
              <w:rPr>
                <w:rFonts w:hint="eastAsia" w:ascii="宋体" w:hAnsi="宋体" w:eastAsia="宋体" w:cs="宋体"/>
                <w:i w:val="0"/>
                <w:iCs w:val="0"/>
                <w:color w:val="000000"/>
                <w:kern w:val="0"/>
                <w:sz w:val="21"/>
                <w:szCs w:val="21"/>
                <w:u w:val="none"/>
                <w:lang w:val="en-US" w:eastAsia="zh-CN" w:bidi="ar"/>
              </w:rPr>
              <w:t>其中：</w:t>
            </w:r>
          </w:p>
        </w:tc>
        <w:tc>
          <w:tcPr>
            <w:tcW w:w="1842" w:type="dxa"/>
            <w:noWrap/>
            <w:vAlign w:val="center"/>
          </w:tcPr>
          <w:p w14:paraId="51AC9239">
            <w:pPr>
              <w:widowControl/>
              <w:spacing w:line="400" w:lineRule="exact"/>
              <w:jc w:val="right"/>
              <w:rPr>
                <w:rFonts w:hint="eastAsia" w:cs="Arial" w:asciiTheme="minorEastAsia" w:hAnsiTheme="minorEastAsia" w:eastAsiaTheme="minorEastAsia"/>
                <w:kern w:val="0"/>
                <w:szCs w:val="21"/>
              </w:rPr>
            </w:pPr>
          </w:p>
        </w:tc>
        <w:tc>
          <w:tcPr>
            <w:tcW w:w="993" w:type="dxa"/>
            <w:noWrap/>
            <w:vAlign w:val="center"/>
          </w:tcPr>
          <w:p w14:paraId="240BB97F">
            <w:pPr>
              <w:widowControl/>
              <w:spacing w:line="400" w:lineRule="exact"/>
              <w:jc w:val="right"/>
              <w:rPr>
                <w:rFonts w:hint="eastAsia" w:cs="Arial" w:asciiTheme="minorEastAsia" w:hAnsiTheme="minorEastAsia" w:eastAsiaTheme="minorEastAsia"/>
                <w:kern w:val="0"/>
                <w:szCs w:val="21"/>
              </w:rPr>
            </w:pPr>
          </w:p>
        </w:tc>
        <w:tc>
          <w:tcPr>
            <w:tcW w:w="1674" w:type="dxa"/>
            <w:noWrap/>
            <w:vAlign w:val="center"/>
          </w:tcPr>
          <w:p w14:paraId="25828309">
            <w:pPr>
              <w:widowControl/>
              <w:spacing w:line="400" w:lineRule="exact"/>
              <w:jc w:val="right"/>
              <w:rPr>
                <w:rFonts w:hint="eastAsia" w:cs="Arial" w:asciiTheme="minorEastAsia" w:hAnsiTheme="minorEastAsia" w:eastAsiaTheme="minorEastAsia"/>
                <w:kern w:val="0"/>
                <w:szCs w:val="21"/>
              </w:rPr>
            </w:pPr>
          </w:p>
        </w:tc>
        <w:tc>
          <w:tcPr>
            <w:tcW w:w="1485" w:type="dxa"/>
            <w:noWrap/>
            <w:vAlign w:val="center"/>
          </w:tcPr>
          <w:p w14:paraId="519EDF7A">
            <w:pPr>
              <w:widowControl/>
              <w:spacing w:line="400" w:lineRule="exact"/>
              <w:jc w:val="right"/>
              <w:rPr>
                <w:rFonts w:hint="eastAsia" w:cs="Arial" w:asciiTheme="minorEastAsia" w:hAnsiTheme="minorEastAsia" w:eastAsiaTheme="minorEastAsia"/>
                <w:kern w:val="0"/>
                <w:szCs w:val="21"/>
              </w:rPr>
            </w:pPr>
          </w:p>
        </w:tc>
        <w:tc>
          <w:tcPr>
            <w:tcW w:w="1656" w:type="dxa"/>
            <w:vAlign w:val="center"/>
          </w:tcPr>
          <w:p w14:paraId="323EAA8A">
            <w:pPr>
              <w:widowControl/>
              <w:spacing w:line="400" w:lineRule="exact"/>
              <w:jc w:val="right"/>
              <w:rPr>
                <w:rFonts w:hint="eastAsia" w:cs="Arial" w:asciiTheme="minorEastAsia" w:hAnsiTheme="minorEastAsia" w:eastAsiaTheme="minorEastAsia"/>
                <w:kern w:val="0"/>
                <w:szCs w:val="21"/>
              </w:rPr>
            </w:pPr>
          </w:p>
        </w:tc>
      </w:tr>
      <w:tr w14:paraId="039657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62A40DBD">
            <w:pPr>
              <w:keepNext w:val="0"/>
              <w:keepLines w:val="0"/>
              <w:widowControl/>
              <w:suppressLineNumbers w:val="0"/>
              <w:jc w:val="both"/>
              <w:textAlignment w:val="center"/>
              <w:rPr>
                <w:rFonts w:ascii="Arial Narrow" w:hAnsi="Arial Narrow" w:cs="宋体"/>
                <w:color w:val="000000"/>
                <w:szCs w:val="21"/>
              </w:rPr>
            </w:pPr>
            <w:r>
              <w:rPr>
                <w:rFonts w:hint="eastAsia" w:ascii="宋体" w:hAnsi="宋体" w:eastAsia="宋体" w:cs="宋体"/>
                <w:i w:val="0"/>
                <w:iCs w:val="0"/>
                <w:color w:val="000000"/>
                <w:kern w:val="0"/>
                <w:sz w:val="21"/>
                <w:szCs w:val="21"/>
                <w:u w:val="none"/>
                <w:lang w:val="en-US" w:eastAsia="zh-CN" w:bidi="ar"/>
              </w:rPr>
              <w:t>①单项重大单项计提的应收账款</w:t>
            </w:r>
          </w:p>
        </w:tc>
        <w:tc>
          <w:tcPr>
            <w:tcW w:w="1842" w:type="dxa"/>
            <w:noWrap/>
            <w:vAlign w:val="center"/>
          </w:tcPr>
          <w:p w14:paraId="518CEBC1">
            <w:pPr>
              <w:ind w:firstLine="420" w:firstLineChars="200"/>
              <w:jc w:val="right"/>
              <w:rPr>
                <w:rFonts w:ascii="Arial Narrow" w:hAnsi="Arial Narrow" w:cs="宋体"/>
                <w:color w:val="000000"/>
                <w:szCs w:val="21"/>
              </w:rPr>
            </w:pPr>
            <w:r>
              <w:rPr>
                <w:rFonts w:hint="eastAsia" w:ascii="Arial Narrow" w:hAnsi="Arial Narrow" w:cs="宋体"/>
                <w:color w:val="000000"/>
                <w:szCs w:val="21"/>
              </w:rPr>
              <w:t>340,954,412.99</w:t>
            </w:r>
          </w:p>
        </w:tc>
        <w:tc>
          <w:tcPr>
            <w:tcW w:w="993" w:type="dxa"/>
            <w:noWrap/>
            <w:vAlign w:val="center"/>
          </w:tcPr>
          <w:p w14:paraId="79AEDB7D">
            <w:pPr>
              <w:jc w:val="right"/>
              <w:rPr>
                <w:rFonts w:hint="eastAsia" w:ascii="Arial Narrow" w:hAnsi="Arial Narrow" w:eastAsia="宋体"/>
                <w:color w:val="000000"/>
                <w:szCs w:val="21"/>
                <w:lang w:eastAsia="zh-CN"/>
              </w:rPr>
            </w:pPr>
            <w:r>
              <w:rPr>
                <w:rFonts w:hint="eastAsia" w:ascii="Arial Narrow" w:hAnsi="Arial Narrow"/>
                <w:color w:val="000000"/>
                <w:szCs w:val="21"/>
              </w:rPr>
              <w:t>31.29</w:t>
            </w:r>
          </w:p>
        </w:tc>
        <w:tc>
          <w:tcPr>
            <w:tcW w:w="1674" w:type="dxa"/>
            <w:noWrap/>
            <w:vAlign w:val="center"/>
          </w:tcPr>
          <w:p w14:paraId="54FF717D">
            <w:pPr>
              <w:jc w:val="right"/>
              <w:rPr>
                <w:rFonts w:ascii="Arial Narrow" w:hAnsi="Arial Narrow" w:cs="宋体"/>
                <w:color w:val="000000"/>
                <w:szCs w:val="21"/>
              </w:rPr>
            </w:pPr>
            <w:r>
              <w:rPr>
                <w:rFonts w:hint="eastAsia" w:ascii="Arial Narrow" w:hAnsi="Arial Narrow" w:cs="宋体"/>
                <w:color w:val="000000"/>
                <w:szCs w:val="21"/>
              </w:rPr>
              <w:t>340,954,412.99</w:t>
            </w:r>
          </w:p>
        </w:tc>
        <w:tc>
          <w:tcPr>
            <w:tcW w:w="1485" w:type="dxa"/>
            <w:noWrap/>
            <w:vAlign w:val="center"/>
          </w:tcPr>
          <w:p w14:paraId="36FFF6F0">
            <w:pPr>
              <w:jc w:val="right"/>
              <w:rPr>
                <w:rFonts w:hint="default" w:ascii="Arial Narrow" w:hAnsi="Arial Narrow" w:eastAsia="宋体" w:cs="宋体"/>
                <w:color w:val="000000"/>
                <w:szCs w:val="21"/>
                <w:lang w:val="en-US" w:eastAsia="zh-CN"/>
              </w:rPr>
            </w:pPr>
            <w:r>
              <w:rPr>
                <w:rFonts w:hint="eastAsia" w:ascii="Arial Narrow" w:hAnsi="Arial Narrow" w:cs="宋体"/>
                <w:color w:val="000000"/>
                <w:szCs w:val="21"/>
              </w:rPr>
              <w:t>100</w:t>
            </w:r>
            <w:r>
              <w:rPr>
                <w:rFonts w:hint="eastAsia" w:ascii="Arial Narrow" w:hAnsi="Arial Narrow" w:cs="宋体"/>
                <w:color w:val="000000"/>
                <w:szCs w:val="21"/>
                <w:lang w:eastAsia="zh-CN"/>
              </w:rPr>
              <w:t>.</w:t>
            </w:r>
            <w:r>
              <w:rPr>
                <w:rFonts w:hint="eastAsia" w:ascii="Arial Narrow" w:hAnsi="Arial Narrow" w:cs="宋体"/>
                <w:color w:val="000000"/>
                <w:szCs w:val="21"/>
                <w:lang w:val="en-US" w:eastAsia="zh-CN"/>
              </w:rPr>
              <w:t>00</w:t>
            </w:r>
          </w:p>
        </w:tc>
        <w:tc>
          <w:tcPr>
            <w:tcW w:w="1656" w:type="dxa"/>
            <w:vAlign w:val="center"/>
          </w:tcPr>
          <w:p w14:paraId="5E5B7A02">
            <w:pPr>
              <w:jc w:val="right"/>
              <w:rPr>
                <w:rFonts w:ascii="Arial Narrow" w:hAnsi="Arial Narrow" w:cs="宋体"/>
                <w:color w:val="000000"/>
                <w:szCs w:val="21"/>
              </w:rPr>
            </w:pPr>
          </w:p>
        </w:tc>
      </w:tr>
      <w:tr w14:paraId="2AEECB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2F80AB84">
            <w:pPr>
              <w:keepNext w:val="0"/>
              <w:keepLines w:val="0"/>
              <w:widowControl/>
              <w:suppressLineNumbers w:val="0"/>
              <w:jc w:val="both"/>
              <w:textAlignment w:val="center"/>
              <w:rPr>
                <w:rFonts w:ascii="Arial Narrow" w:hAnsi="Arial Narrow" w:cs="宋体"/>
                <w:color w:val="000000"/>
                <w:szCs w:val="21"/>
              </w:rPr>
            </w:pPr>
            <w:r>
              <w:rPr>
                <w:rFonts w:hint="eastAsia" w:ascii="宋体" w:hAnsi="宋体" w:eastAsia="宋体" w:cs="宋体"/>
                <w:i w:val="0"/>
                <w:iCs w:val="0"/>
                <w:color w:val="000000"/>
                <w:kern w:val="0"/>
                <w:sz w:val="21"/>
                <w:szCs w:val="21"/>
                <w:u w:val="none"/>
                <w:lang w:val="en-US" w:eastAsia="zh-CN" w:bidi="ar"/>
              </w:rPr>
              <w:t>按组合计提坏账准备的应收账款</w:t>
            </w:r>
          </w:p>
        </w:tc>
        <w:tc>
          <w:tcPr>
            <w:tcW w:w="1842" w:type="dxa"/>
            <w:noWrap/>
            <w:vAlign w:val="center"/>
          </w:tcPr>
          <w:p w14:paraId="78502658">
            <w:pPr>
              <w:ind w:firstLine="420" w:firstLineChars="200"/>
              <w:jc w:val="right"/>
              <w:rPr>
                <w:rFonts w:ascii="Arial Narrow" w:hAnsi="Arial Narrow" w:cs="宋体"/>
                <w:color w:val="000000"/>
                <w:szCs w:val="21"/>
              </w:rPr>
            </w:pPr>
            <w:r>
              <w:rPr>
                <w:rFonts w:hint="eastAsia" w:ascii="Arial Narrow" w:hAnsi="Arial Narrow" w:cs="宋体"/>
                <w:color w:val="000000"/>
                <w:szCs w:val="21"/>
              </w:rPr>
              <w:t>748,582,309.43</w:t>
            </w:r>
          </w:p>
        </w:tc>
        <w:tc>
          <w:tcPr>
            <w:tcW w:w="993" w:type="dxa"/>
            <w:noWrap/>
            <w:vAlign w:val="center"/>
          </w:tcPr>
          <w:p w14:paraId="4EA809CF">
            <w:pPr>
              <w:jc w:val="right"/>
              <w:rPr>
                <w:rFonts w:ascii="Arial Narrow" w:hAnsi="Arial Narrow"/>
                <w:color w:val="000000"/>
                <w:szCs w:val="21"/>
              </w:rPr>
            </w:pPr>
            <w:r>
              <w:rPr>
                <w:rFonts w:hint="eastAsia" w:ascii="Arial Narrow" w:hAnsi="Arial Narrow"/>
                <w:color w:val="000000"/>
                <w:szCs w:val="21"/>
              </w:rPr>
              <w:t>68.71</w:t>
            </w:r>
          </w:p>
        </w:tc>
        <w:tc>
          <w:tcPr>
            <w:tcW w:w="1674" w:type="dxa"/>
            <w:noWrap/>
            <w:vAlign w:val="center"/>
          </w:tcPr>
          <w:p w14:paraId="459868B1">
            <w:pPr>
              <w:jc w:val="right"/>
              <w:rPr>
                <w:rFonts w:ascii="Arial Narrow" w:hAnsi="Arial Narrow" w:cs="宋体"/>
                <w:color w:val="000000"/>
                <w:szCs w:val="21"/>
              </w:rPr>
            </w:pPr>
            <w:r>
              <w:rPr>
                <w:rFonts w:hint="eastAsia" w:ascii="Arial Narrow" w:hAnsi="Arial Narrow" w:cs="宋体"/>
                <w:color w:val="000000"/>
                <w:szCs w:val="21"/>
              </w:rPr>
              <w:t>302,892,366.57</w:t>
            </w:r>
          </w:p>
        </w:tc>
        <w:tc>
          <w:tcPr>
            <w:tcW w:w="1485" w:type="dxa"/>
            <w:noWrap/>
            <w:vAlign w:val="center"/>
          </w:tcPr>
          <w:p w14:paraId="64BF8FD6">
            <w:pPr>
              <w:jc w:val="right"/>
              <w:rPr>
                <w:rFonts w:hint="eastAsia" w:ascii="Arial Narrow" w:hAnsi="Arial Narrow" w:eastAsia="宋体" w:cs="宋体"/>
                <w:color w:val="000000"/>
                <w:szCs w:val="21"/>
                <w:lang w:eastAsia="zh-CN"/>
              </w:rPr>
            </w:pPr>
            <w:r>
              <w:rPr>
                <w:rFonts w:hint="eastAsia" w:ascii="Arial Narrow" w:hAnsi="Arial Narrow" w:cs="宋体"/>
                <w:color w:val="000000"/>
                <w:szCs w:val="21"/>
              </w:rPr>
              <w:t>40.46</w:t>
            </w:r>
          </w:p>
        </w:tc>
        <w:tc>
          <w:tcPr>
            <w:tcW w:w="1656" w:type="dxa"/>
            <w:vAlign w:val="center"/>
          </w:tcPr>
          <w:p w14:paraId="3ADB9AD9">
            <w:pPr>
              <w:jc w:val="right"/>
              <w:rPr>
                <w:rFonts w:ascii="Arial Narrow" w:hAnsi="Arial Narrow" w:cs="宋体"/>
                <w:color w:val="000000"/>
                <w:szCs w:val="21"/>
              </w:rPr>
            </w:pPr>
            <w:r>
              <w:rPr>
                <w:rFonts w:hint="eastAsia" w:ascii="Arial Narrow" w:hAnsi="Arial Narrow" w:cs="宋体"/>
                <w:color w:val="000000"/>
                <w:szCs w:val="21"/>
              </w:rPr>
              <w:t>445,689,942.86</w:t>
            </w:r>
          </w:p>
        </w:tc>
      </w:tr>
      <w:tr w14:paraId="2DD9C3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1BFA54FA">
            <w:pPr>
              <w:keepNext w:val="0"/>
              <w:keepLines w:val="0"/>
              <w:widowControl/>
              <w:suppressLineNumbers w:val="0"/>
              <w:jc w:val="both"/>
              <w:textAlignment w:val="center"/>
              <w:rPr>
                <w:rFonts w:ascii="Arial Narrow" w:hAnsi="Arial Narrow" w:cs="宋体"/>
                <w:color w:val="000000"/>
                <w:szCs w:val="21"/>
              </w:rPr>
            </w:pPr>
            <w:r>
              <w:rPr>
                <w:rFonts w:hint="eastAsia" w:ascii="宋体" w:hAnsi="宋体" w:eastAsia="宋体" w:cs="宋体"/>
                <w:i w:val="0"/>
                <w:iCs w:val="0"/>
                <w:color w:val="000000"/>
                <w:kern w:val="0"/>
                <w:sz w:val="21"/>
                <w:szCs w:val="21"/>
                <w:u w:val="none"/>
                <w:lang w:val="en-US" w:eastAsia="zh-CN" w:bidi="ar"/>
              </w:rPr>
              <w:t>其中：</w:t>
            </w:r>
          </w:p>
        </w:tc>
        <w:tc>
          <w:tcPr>
            <w:tcW w:w="1842" w:type="dxa"/>
            <w:noWrap/>
            <w:vAlign w:val="center"/>
          </w:tcPr>
          <w:p w14:paraId="08284FDE">
            <w:pPr>
              <w:ind w:firstLine="420" w:firstLineChars="200"/>
              <w:jc w:val="right"/>
              <w:rPr>
                <w:rFonts w:ascii="Arial Narrow" w:hAnsi="Arial Narrow" w:cs="宋体"/>
                <w:color w:val="000000"/>
                <w:szCs w:val="21"/>
              </w:rPr>
            </w:pPr>
          </w:p>
        </w:tc>
        <w:tc>
          <w:tcPr>
            <w:tcW w:w="993" w:type="dxa"/>
            <w:noWrap/>
            <w:vAlign w:val="center"/>
          </w:tcPr>
          <w:p w14:paraId="0788250C">
            <w:pPr>
              <w:jc w:val="right"/>
              <w:rPr>
                <w:rFonts w:ascii="Arial Narrow" w:hAnsi="Arial Narrow"/>
                <w:color w:val="000000"/>
                <w:szCs w:val="21"/>
              </w:rPr>
            </w:pPr>
          </w:p>
        </w:tc>
        <w:tc>
          <w:tcPr>
            <w:tcW w:w="1674" w:type="dxa"/>
            <w:noWrap/>
            <w:vAlign w:val="center"/>
          </w:tcPr>
          <w:p w14:paraId="478008BD">
            <w:pPr>
              <w:jc w:val="right"/>
              <w:rPr>
                <w:rFonts w:ascii="Arial Narrow" w:hAnsi="Arial Narrow" w:cs="宋体"/>
                <w:color w:val="000000"/>
                <w:szCs w:val="21"/>
              </w:rPr>
            </w:pPr>
          </w:p>
        </w:tc>
        <w:tc>
          <w:tcPr>
            <w:tcW w:w="1485" w:type="dxa"/>
            <w:noWrap/>
            <w:vAlign w:val="center"/>
          </w:tcPr>
          <w:p w14:paraId="5AA723AE">
            <w:pPr>
              <w:jc w:val="right"/>
              <w:rPr>
                <w:rFonts w:ascii="Arial Narrow" w:hAnsi="Arial Narrow" w:cs="宋体"/>
                <w:color w:val="000000"/>
                <w:szCs w:val="21"/>
              </w:rPr>
            </w:pPr>
          </w:p>
        </w:tc>
        <w:tc>
          <w:tcPr>
            <w:tcW w:w="1656" w:type="dxa"/>
            <w:vAlign w:val="center"/>
          </w:tcPr>
          <w:p w14:paraId="2475AD02">
            <w:pPr>
              <w:jc w:val="right"/>
              <w:rPr>
                <w:rFonts w:ascii="Arial Narrow" w:hAnsi="Arial Narrow" w:cs="宋体"/>
                <w:color w:val="000000"/>
                <w:szCs w:val="21"/>
              </w:rPr>
            </w:pPr>
          </w:p>
        </w:tc>
      </w:tr>
      <w:tr w14:paraId="330ABD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bottom"/>
          </w:tcPr>
          <w:p w14:paraId="6F78841D">
            <w:pPr>
              <w:keepNext w:val="0"/>
              <w:keepLines w:val="0"/>
              <w:widowControl/>
              <w:suppressLineNumbers w:val="0"/>
              <w:jc w:val="both"/>
              <w:textAlignment w:val="bottom"/>
              <w:rPr>
                <w:rFonts w:ascii="Arial Narrow" w:hAnsi="Arial Narrow" w:cs="宋体"/>
                <w:color w:val="000000"/>
                <w:szCs w:val="21"/>
              </w:rPr>
            </w:pPr>
            <w:r>
              <w:rPr>
                <w:rFonts w:hint="eastAsia" w:ascii="宋体" w:hAnsi="宋体" w:eastAsia="宋体" w:cs="宋体"/>
                <w:i w:val="0"/>
                <w:iCs w:val="0"/>
                <w:color w:val="000000"/>
                <w:kern w:val="0"/>
                <w:sz w:val="21"/>
                <w:szCs w:val="21"/>
                <w:u w:val="none"/>
                <w:lang w:val="en-US" w:eastAsia="zh-CN" w:bidi="ar"/>
              </w:rPr>
              <w:t>③软件与信息技术服务业务客户</w:t>
            </w:r>
          </w:p>
        </w:tc>
        <w:tc>
          <w:tcPr>
            <w:tcW w:w="1842" w:type="dxa"/>
            <w:noWrap/>
            <w:vAlign w:val="center"/>
          </w:tcPr>
          <w:p w14:paraId="7E202237">
            <w:pPr>
              <w:ind w:firstLine="420" w:firstLineChars="200"/>
              <w:jc w:val="right"/>
              <w:rPr>
                <w:rFonts w:ascii="Arial Narrow" w:hAnsi="Arial Narrow" w:cs="宋体"/>
                <w:color w:val="000000"/>
                <w:szCs w:val="21"/>
              </w:rPr>
            </w:pPr>
            <w:r>
              <w:rPr>
                <w:rFonts w:hint="eastAsia" w:ascii="Arial Narrow" w:hAnsi="Arial Narrow" w:cs="宋体"/>
                <w:color w:val="000000"/>
                <w:szCs w:val="21"/>
              </w:rPr>
              <w:t>748,582,309.43</w:t>
            </w:r>
          </w:p>
        </w:tc>
        <w:tc>
          <w:tcPr>
            <w:tcW w:w="993" w:type="dxa"/>
            <w:noWrap/>
            <w:vAlign w:val="center"/>
          </w:tcPr>
          <w:p w14:paraId="52CE7F4B">
            <w:pPr>
              <w:jc w:val="right"/>
              <w:rPr>
                <w:rFonts w:ascii="Arial Narrow" w:hAnsi="Arial Narrow"/>
                <w:color w:val="000000"/>
                <w:szCs w:val="21"/>
              </w:rPr>
            </w:pPr>
            <w:r>
              <w:rPr>
                <w:rFonts w:hint="eastAsia" w:ascii="Arial Narrow" w:hAnsi="Arial Narrow"/>
                <w:color w:val="000000"/>
                <w:szCs w:val="21"/>
              </w:rPr>
              <w:t>68.71</w:t>
            </w:r>
          </w:p>
        </w:tc>
        <w:tc>
          <w:tcPr>
            <w:tcW w:w="1674" w:type="dxa"/>
            <w:noWrap/>
            <w:vAlign w:val="center"/>
          </w:tcPr>
          <w:p w14:paraId="5991350B">
            <w:pPr>
              <w:jc w:val="right"/>
              <w:rPr>
                <w:rFonts w:ascii="Arial Narrow" w:hAnsi="Arial Narrow" w:cs="宋体"/>
                <w:color w:val="000000"/>
                <w:szCs w:val="21"/>
              </w:rPr>
            </w:pPr>
            <w:r>
              <w:rPr>
                <w:rFonts w:hint="eastAsia" w:ascii="Arial Narrow" w:hAnsi="Arial Narrow" w:cs="宋体"/>
                <w:color w:val="000000"/>
                <w:szCs w:val="21"/>
              </w:rPr>
              <w:t>302,892,366.57</w:t>
            </w:r>
          </w:p>
        </w:tc>
        <w:tc>
          <w:tcPr>
            <w:tcW w:w="1485" w:type="dxa"/>
            <w:noWrap/>
            <w:vAlign w:val="center"/>
          </w:tcPr>
          <w:p w14:paraId="15C616E5">
            <w:pPr>
              <w:jc w:val="right"/>
              <w:rPr>
                <w:rFonts w:hint="eastAsia" w:ascii="Arial Narrow" w:hAnsi="Arial Narrow" w:eastAsia="宋体" w:cs="宋体"/>
                <w:color w:val="000000"/>
                <w:szCs w:val="21"/>
                <w:lang w:eastAsia="zh-CN"/>
              </w:rPr>
            </w:pPr>
            <w:r>
              <w:rPr>
                <w:rFonts w:hint="eastAsia" w:ascii="Arial Narrow" w:hAnsi="Arial Narrow" w:cs="宋体"/>
                <w:color w:val="000000"/>
                <w:szCs w:val="21"/>
              </w:rPr>
              <w:t>40.46</w:t>
            </w:r>
          </w:p>
        </w:tc>
        <w:tc>
          <w:tcPr>
            <w:tcW w:w="1656" w:type="dxa"/>
            <w:vAlign w:val="center"/>
          </w:tcPr>
          <w:p w14:paraId="0EB45E32">
            <w:pPr>
              <w:jc w:val="right"/>
              <w:rPr>
                <w:rFonts w:ascii="Arial Narrow" w:hAnsi="Arial Narrow" w:cs="宋体"/>
                <w:color w:val="000000"/>
                <w:szCs w:val="21"/>
              </w:rPr>
            </w:pPr>
            <w:r>
              <w:rPr>
                <w:rFonts w:hint="eastAsia" w:ascii="Arial Narrow" w:hAnsi="Arial Narrow" w:cs="宋体"/>
                <w:color w:val="000000"/>
                <w:szCs w:val="21"/>
              </w:rPr>
              <w:t>445,689,942.86</w:t>
            </w:r>
          </w:p>
        </w:tc>
      </w:tr>
      <w:tr w14:paraId="4C6B5E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5F702E34">
            <w:pPr>
              <w:ind w:firstLine="422" w:firstLineChars="200"/>
              <w:jc w:val="center"/>
              <w:rPr>
                <w:rFonts w:hint="eastAsia" w:ascii="仿宋" w:hAnsi="仿宋" w:eastAsia="仿宋"/>
                <w:b/>
                <w:bCs/>
                <w:color w:val="000000"/>
                <w:szCs w:val="21"/>
              </w:rPr>
            </w:pPr>
            <w:r>
              <w:rPr>
                <w:rFonts w:hint="eastAsia" w:ascii="仿宋" w:hAnsi="仿宋" w:eastAsia="仿宋"/>
                <w:b/>
                <w:bCs/>
                <w:color w:val="000000"/>
                <w:szCs w:val="21"/>
              </w:rPr>
              <w:t>合计</w:t>
            </w:r>
          </w:p>
        </w:tc>
        <w:tc>
          <w:tcPr>
            <w:tcW w:w="1842" w:type="dxa"/>
            <w:noWrap/>
            <w:vAlign w:val="center"/>
          </w:tcPr>
          <w:p w14:paraId="158E2D6F">
            <w:pPr>
              <w:jc w:val="right"/>
              <w:rPr>
                <w:rFonts w:ascii="Arial Narrow" w:hAnsi="Arial Narrow" w:cs="宋体"/>
                <w:b/>
                <w:color w:val="000000"/>
                <w:szCs w:val="21"/>
              </w:rPr>
            </w:pPr>
            <w:r>
              <w:rPr>
                <w:rFonts w:hint="eastAsia" w:ascii="Arial Narrow" w:hAnsi="Arial Narrow" w:cs="宋体"/>
                <w:b/>
                <w:color w:val="000000"/>
                <w:szCs w:val="21"/>
              </w:rPr>
              <w:t>1,089,536,722.42</w:t>
            </w:r>
          </w:p>
        </w:tc>
        <w:tc>
          <w:tcPr>
            <w:tcW w:w="993" w:type="dxa"/>
            <w:noWrap/>
            <w:vAlign w:val="center"/>
          </w:tcPr>
          <w:p w14:paraId="0F1DF6D9">
            <w:pPr>
              <w:jc w:val="right"/>
              <w:rPr>
                <w:rFonts w:ascii="Arial Narrow" w:hAnsi="Arial Narrow" w:cs="宋体"/>
                <w:b/>
                <w:bCs/>
                <w:color w:val="000000"/>
                <w:szCs w:val="21"/>
              </w:rPr>
            </w:pPr>
            <w:r>
              <w:rPr>
                <w:rFonts w:hint="eastAsia" w:ascii="Arial Narrow" w:hAnsi="Arial Narrow"/>
                <w:b/>
                <w:bCs/>
                <w:color w:val="000000"/>
                <w:szCs w:val="21"/>
              </w:rPr>
              <w:t>——</w:t>
            </w:r>
          </w:p>
        </w:tc>
        <w:tc>
          <w:tcPr>
            <w:tcW w:w="1674" w:type="dxa"/>
            <w:noWrap/>
            <w:vAlign w:val="center"/>
          </w:tcPr>
          <w:p w14:paraId="0CD39839">
            <w:pPr>
              <w:jc w:val="right"/>
              <w:rPr>
                <w:rFonts w:ascii="Arial Narrow" w:hAnsi="Arial Narrow" w:cs="宋体"/>
                <w:b/>
                <w:bCs/>
                <w:color w:val="000000"/>
                <w:szCs w:val="21"/>
              </w:rPr>
            </w:pPr>
            <w:r>
              <w:rPr>
                <w:rFonts w:hint="eastAsia" w:ascii="Arial Narrow" w:hAnsi="Arial Narrow" w:cs="宋体"/>
                <w:b/>
                <w:bCs/>
                <w:color w:val="000000"/>
                <w:szCs w:val="21"/>
              </w:rPr>
              <w:t>643,846,779.56</w:t>
            </w:r>
          </w:p>
        </w:tc>
        <w:tc>
          <w:tcPr>
            <w:tcW w:w="1485" w:type="dxa"/>
            <w:noWrap/>
            <w:vAlign w:val="center"/>
          </w:tcPr>
          <w:p w14:paraId="6910E571">
            <w:pPr>
              <w:jc w:val="right"/>
              <w:rPr>
                <w:rFonts w:ascii="Arial Narrow" w:hAnsi="Arial Narrow" w:cs="宋体"/>
                <w:b/>
                <w:bCs/>
                <w:color w:val="000000"/>
                <w:szCs w:val="21"/>
              </w:rPr>
            </w:pPr>
            <w:r>
              <w:rPr>
                <w:rFonts w:hint="eastAsia" w:ascii="Arial Narrow" w:hAnsi="Arial Narrow"/>
                <w:b/>
                <w:bCs/>
                <w:color w:val="000000"/>
                <w:szCs w:val="21"/>
              </w:rPr>
              <w:t>——</w:t>
            </w:r>
          </w:p>
        </w:tc>
        <w:tc>
          <w:tcPr>
            <w:tcW w:w="1656" w:type="dxa"/>
            <w:vAlign w:val="center"/>
          </w:tcPr>
          <w:p w14:paraId="0291DB9E">
            <w:pPr>
              <w:jc w:val="right"/>
              <w:rPr>
                <w:rFonts w:ascii="Arial Narrow" w:hAnsi="Arial Narrow" w:cs="宋体"/>
                <w:b/>
                <w:color w:val="000000"/>
                <w:szCs w:val="21"/>
              </w:rPr>
            </w:pPr>
            <w:r>
              <w:rPr>
                <w:rFonts w:hint="eastAsia" w:ascii="Arial Narrow" w:hAnsi="Arial Narrow" w:cs="宋体"/>
                <w:b/>
                <w:color w:val="000000"/>
                <w:szCs w:val="21"/>
              </w:rPr>
              <w:t>445,689,942.86</w:t>
            </w:r>
          </w:p>
        </w:tc>
      </w:tr>
    </w:tbl>
    <w:p w14:paraId="734C26A4">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w:t>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663"/>
        <w:gridCol w:w="1440"/>
        <w:gridCol w:w="1451"/>
        <w:gridCol w:w="1411"/>
        <w:gridCol w:w="1455"/>
        <w:gridCol w:w="1793"/>
      </w:tblGrid>
      <w:tr w14:paraId="533B0A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blHeader/>
        </w:trPr>
        <w:tc>
          <w:tcPr>
            <w:tcW w:w="1663" w:type="dxa"/>
            <w:vMerge w:val="restart"/>
            <w:vAlign w:val="center"/>
          </w:tcPr>
          <w:p w14:paraId="2EA5883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440" w:type="dxa"/>
            <w:vMerge w:val="restart"/>
            <w:vAlign w:val="center"/>
          </w:tcPr>
          <w:p w14:paraId="3681E3C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317" w:type="dxa"/>
            <w:gridSpan w:val="3"/>
          </w:tcPr>
          <w:p w14:paraId="04E564FB">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793" w:type="dxa"/>
            <w:vMerge w:val="restart"/>
            <w:vAlign w:val="center"/>
          </w:tcPr>
          <w:p w14:paraId="0EC109BE">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1314CF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663" w:type="dxa"/>
            <w:vMerge w:val="continue"/>
          </w:tcPr>
          <w:p w14:paraId="2493AFBF">
            <w:pPr>
              <w:spacing w:line="400" w:lineRule="exact"/>
              <w:jc w:val="center"/>
              <w:rPr>
                <w:rFonts w:hint="eastAsia" w:cs="Arial" w:asciiTheme="minorEastAsia" w:hAnsiTheme="minorEastAsia" w:eastAsiaTheme="minorEastAsia"/>
                <w:szCs w:val="21"/>
              </w:rPr>
            </w:pPr>
          </w:p>
        </w:tc>
        <w:tc>
          <w:tcPr>
            <w:tcW w:w="1440" w:type="dxa"/>
            <w:vMerge w:val="continue"/>
          </w:tcPr>
          <w:p w14:paraId="5F8C1D0C">
            <w:pPr>
              <w:spacing w:line="400" w:lineRule="exact"/>
              <w:jc w:val="center"/>
              <w:rPr>
                <w:rFonts w:hint="eastAsia" w:cs="Arial" w:asciiTheme="minorEastAsia" w:hAnsiTheme="minorEastAsia" w:eastAsiaTheme="minorEastAsia"/>
                <w:szCs w:val="21"/>
              </w:rPr>
            </w:pPr>
          </w:p>
        </w:tc>
        <w:tc>
          <w:tcPr>
            <w:tcW w:w="1451" w:type="dxa"/>
          </w:tcPr>
          <w:p w14:paraId="4FCBB591">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计提</w:t>
            </w:r>
          </w:p>
        </w:tc>
        <w:tc>
          <w:tcPr>
            <w:tcW w:w="1411" w:type="dxa"/>
          </w:tcPr>
          <w:p w14:paraId="0F217C2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收回或转回</w:t>
            </w:r>
          </w:p>
        </w:tc>
        <w:tc>
          <w:tcPr>
            <w:tcW w:w="1455" w:type="dxa"/>
          </w:tcPr>
          <w:p w14:paraId="5A6CA54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转销或核销</w:t>
            </w:r>
          </w:p>
        </w:tc>
        <w:tc>
          <w:tcPr>
            <w:tcW w:w="1793" w:type="dxa"/>
            <w:vMerge w:val="continue"/>
          </w:tcPr>
          <w:p w14:paraId="632D2B43">
            <w:pPr>
              <w:spacing w:line="400" w:lineRule="exact"/>
              <w:jc w:val="center"/>
              <w:rPr>
                <w:rFonts w:hint="eastAsia" w:cs="Arial" w:asciiTheme="minorEastAsia" w:hAnsiTheme="minorEastAsia" w:eastAsiaTheme="minorEastAsia"/>
                <w:szCs w:val="21"/>
              </w:rPr>
            </w:pPr>
          </w:p>
        </w:tc>
      </w:tr>
      <w:tr w14:paraId="7FEA8B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3" w:type="dxa"/>
            <w:vAlign w:val="center"/>
          </w:tcPr>
          <w:p w14:paraId="33995D60">
            <w:pPr>
              <w:widowControl/>
              <w:spacing w:line="400" w:lineRule="exact"/>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应收账款坏账准备</w:t>
            </w:r>
          </w:p>
        </w:tc>
        <w:tc>
          <w:tcPr>
            <w:tcW w:w="1440" w:type="dxa"/>
            <w:vAlign w:val="bottom"/>
          </w:tcPr>
          <w:p w14:paraId="0F3C6661">
            <w:pPr>
              <w:keepNext w:val="0"/>
              <w:keepLines w:val="0"/>
              <w:widowControl/>
              <w:suppressLineNumbers w:val="0"/>
              <w:jc w:val="right"/>
              <w:textAlignment w:val="bottom"/>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643,846,779.56</w:t>
            </w:r>
          </w:p>
        </w:tc>
        <w:tc>
          <w:tcPr>
            <w:tcW w:w="1451" w:type="dxa"/>
            <w:vAlign w:val="bottom"/>
          </w:tcPr>
          <w:p w14:paraId="1E3BFDF4">
            <w:pPr>
              <w:keepNext w:val="0"/>
              <w:keepLines w:val="0"/>
              <w:widowControl/>
              <w:suppressLineNumbers w:val="0"/>
              <w:jc w:val="right"/>
              <w:textAlignment w:val="bottom"/>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115,408,906.97</w:t>
            </w:r>
          </w:p>
        </w:tc>
        <w:tc>
          <w:tcPr>
            <w:tcW w:w="1411" w:type="dxa"/>
            <w:vAlign w:val="bottom"/>
          </w:tcPr>
          <w:p w14:paraId="4A2DD088">
            <w:pPr>
              <w:jc w:val="right"/>
              <w:rPr>
                <w:rFonts w:hint="eastAsia" w:ascii="Arial Narrow" w:hAnsi="Arial Narrow"/>
                <w:color w:val="000000"/>
                <w:szCs w:val="21"/>
              </w:rPr>
            </w:pPr>
          </w:p>
        </w:tc>
        <w:tc>
          <w:tcPr>
            <w:tcW w:w="1455" w:type="dxa"/>
            <w:vAlign w:val="bottom"/>
          </w:tcPr>
          <w:p w14:paraId="181F75BF">
            <w:pPr>
              <w:keepNext w:val="0"/>
              <w:keepLines w:val="0"/>
              <w:widowControl/>
              <w:suppressLineNumbers w:val="0"/>
              <w:jc w:val="right"/>
              <w:textAlignment w:val="bottom"/>
              <w:rPr>
                <w:rFonts w:hint="eastAsia" w:ascii="Arial Narrow" w:hAnsi="Arial Narrow"/>
                <w:color w:val="000000"/>
                <w:szCs w:val="21"/>
              </w:rPr>
            </w:pPr>
            <w:r>
              <w:rPr>
                <w:rFonts w:hint="default" w:ascii="Arial Narrow" w:hAnsi="Arial Narrow" w:eastAsia="Arial Narrow" w:cs="Arial Narrow"/>
                <w:i w:val="0"/>
                <w:iCs w:val="0"/>
                <w:color w:val="000000"/>
                <w:kern w:val="0"/>
                <w:sz w:val="21"/>
                <w:szCs w:val="21"/>
                <w:u w:val="none"/>
                <w:lang w:val="en-US" w:eastAsia="zh-CN" w:bidi="ar"/>
              </w:rPr>
              <w:t>3,223,985.97</w:t>
            </w:r>
          </w:p>
        </w:tc>
        <w:tc>
          <w:tcPr>
            <w:tcW w:w="1793" w:type="dxa"/>
            <w:vAlign w:val="bottom"/>
          </w:tcPr>
          <w:p w14:paraId="589E840A">
            <w:pPr>
              <w:keepNext w:val="0"/>
              <w:keepLines w:val="0"/>
              <w:widowControl/>
              <w:suppressLineNumbers w:val="0"/>
              <w:jc w:val="right"/>
              <w:textAlignment w:val="bottom"/>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756,031,700.56</w:t>
            </w:r>
          </w:p>
        </w:tc>
      </w:tr>
      <w:tr w14:paraId="3C4AA9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3" w:type="dxa"/>
          </w:tcPr>
          <w:p w14:paraId="72A297B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c>
          <w:tcPr>
            <w:tcW w:w="1440" w:type="dxa"/>
            <w:vAlign w:val="bottom"/>
          </w:tcPr>
          <w:p w14:paraId="7C68076E">
            <w:pPr>
              <w:keepNext w:val="0"/>
              <w:keepLines w:val="0"/>
              <w:widowControl/>
              <w:suppressLineNumbers w:val="0"/>
              <w:jc w:val="right"/>
              <w:textAlignment w:val="bottom"/>
              <w:rPr>
                <w:rFonts w:hint="eastAsia" w:cs="Arial" w:asciiTheme="minorEastAsia" w:hAnsiTheme="minorEastAsia" w:eastAsiaTheme="minorEastAsia"/>
                <w:b/>
                <w:bCs/>
                <w:szCs w:val="21"/>
              </w:rPr>
            </w:pPr>
            <w:r>
              <w:rPr>
                <w:rFonts w:hint="default" w:ascii="Arial Narrow" w:hAnsi="Arial Narrow" w:eastAsia="Arial Narrow" w:cs="Arial Narrow"/>
                <w:b/>
                <w:bCs/>
                <w:i w:val="0"/>
                <w:iCs w:val="0"/>
                <w:color w:val="000000"/>
                <w:kern w:val="0"/>
                <w:sz w:val="21"/>
                <w:szCs w:val="21"/>
                <w:u w:val="none"/>
                <w:lang w:val="en-US" w:eastAsia="zh-CN" w:bidi="ar"/>
              </w:rPr>
              <w:t>643,846,779.56</w:t>
            </w:r>
          </w:p>
        </w:tc>
        <w:tc>
          <w:tcPr>
            <w:tcW w:w="1451" w:type="dxa"/>
            <w:vAlign w:val="bottom"/>
          </w:tcPr>
          <w:p w14:paraId="02828F25">
            <w:pPr>
              <w:keepNext w:val="0"/>
              <w:keepLines w:val="0"/>
              <w:widowControl/>
              <w:suppressLineNumbers w:val="0"/>
              <w:jc w:val="right"/>
              <w:textAlignment w:val="bottom"/>
              <w:rPr>
                <w:rFonts w:hint="eastAsia" w:eastAsia="宋体" w:cs="Arial" w:asciiTheme="minorEastAsia" w:hAnsiTheme="minorEastAsia"/>
                <w:b/>
                <w:bCs/>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115,408,906.97</w:t>
            </w:r>
          </w:p>
        </w:tc>
        <w:tc>
          <w:tcPr>
            <w:tcW w:w="1411" w:type="dxa"/>
            <w:vAlign w:val="bottom"/>
          </w:tcPr>
          <w:p w14:paraId="2F2F3D3C">
            <w:pPr>
              <w:jc w:val="right"/>
              <w:rPr>
                <w:rFonts w:hint="eastAsia" w:cs="Arial" w:asciiTheme="minorEastAsia" w:hAnsiTheme="minorEastAsia" w:eastAsiaTheme="minorEastAsia"/>
                <w:b/>
                <w:bCs/>
                <w:szCs w:val="21"/>
              </w:rPr>
            </w:pPr>
          </w:p>
        </w:tc>
        <w:tc>
          <w:tcPr>
            <w:tcW w:w="1455" w:type="dxa"/>
            <w:vAlign w:val="bottom"/>
          </w:tcPr>
          <w:p w14:paraId="1CEF28F2">
            <w:pPr>
              <w:keepNext w:val="0"/>
              <w:keepLines w:val="0"/>
              <w:widowControl/>
              <w:suppressLineNumbers w:val="0"/>
              <w:jc w:val="right"/>
              <w:textAlignment w:val="bottom"/>
              <w:rPr>
                <w:rFonts w:hint="eastAsia" w:cs="Arial" w:asciiTheme="minorEastAsia" w:hAnsiTheme="minorEastAsia" w:eastAsiaTheme="minorEastAsia"/>
                <w:b/>
                <w:bCs/>
                <w:szCs w:val="21"/>
              </w:rPr>
            </w:pPr>
            <w:r>
              <w:rPr>
                <w:rFonts w:hint="default" w:ascii="Arial Narrow" w:hAnsi="Arial Narrow" w:eastAsia="Arial Narrow" w:cs="Arial Narrow"/>
                <w:b/>
                <w:bCs/>
                <w:i w:val="0"/>
                <w:iCs w:val="0"/>
                <w:color w:val="000000"/>
                <w:kern w:val="0"/>
                <w:sz w:val="21"/>
                <w:szCs w:val="21"/>
                <w:u w:val="none"/>
                <w:lang w:val="en-US" w:eastAsia="zh-CN" w:bidi="ar"/>
              </w:rPr>
              <w:t>3,223,985.97</w:t>
            </w:r>
          </w:p>
        </w:tc>
        <w:tc>
          <w:tcPr>
            <w:tcW w:w="1793" w:type="dxa"/>
            <w:vAlign w:val="bottom"/>
          </w:tcPr>
          <w:p w14:paraId="25C2D4DD">
            <w:pPr>
              <w:keepNext w:val="0"/>
              <w:keepLines w:val="0"/>
              <w:widowControl/>
              <w:suppressLineNumbers w:val="0"/>
              <w:jc w:val="right"/>
              <w:textAlignment w:val="bottom"/>
              <w:rPr>
                <w:rFonts w:hint="eastAsia" w:eastAsia="宋体" w:cs="Arial" w:asciiTheme="minorEastAsia" w:hAnsiTheme="minorEastAsia"/>
                <w:b/>
                <w:bCs/>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756,031,700.56</w:t>
            </w:r>
          </w:p>
        </w:tc>
      </w:tr>
    </w:tbl>
    <w:p w14:paraId="019B52EC">
      <w:pPr>
        <w:numPr>
          <w:ilvl w:val="0"/>
          <w:numId w:val="10"/>
        </w:numPr>
        <w:tabs>
          <w:tab w:val="left" w:pos="9000"/>
        </w:tabs>
        <w:spacing w:line="400" w:lineRule="exact"/>
        <w:ind w:left="0" w:leftChars="0" w:right="359" w:rightChars="171" w:firstLine="420" w:firstLineChars="200"/>
        <w:rPr>
          <w:rFonts w:cs="Arial" w:asciiTheme="minorEastAsia" w:hAnsiTheme="minorEastAsia" w:eastAsiaTheme="minorEastAsia"/>
          <w:szCs w:val="21"/>
        </w:rPr>
      </w:pPr>
      <w:r>
        <w:rPr>
          <w:rFonts w:hint="eastAsia" w:cs="Arial" w:asciiTheme="minorEastAsia" w:hAnsiTheme="minorEastAsia" w:eastAsiaTheme="minorEastAsia"/>
          <w:szCs w:val="21"/>
        </w:rPr>
        <w:t>按欠款方归集的期末余额前五名的应收账款</w:t>
      </w:r>
      <w:r>
        <w:rPr>
          <w:rFonts w:cs="Arial" w:asciiTheme="minorEastAsia" w:hAnsiTheme="minorEastAsia" w:eastAsiaTheme="minorEastAsia"/>
          <w:szCs w:val="21"/>
        </w:rPr>
        <w:t>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750"/>
        <w:gridCol w:w="2613"/>
        <w:gridCol w:w="2312"/>
        <w:gridCol w:w="1425"/>
      </w:tblGrid>
      <w:tr w14:paraId="6C8926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blHeader/>
        </w:trPr>
        <w:tc>
          <w:tcPr>
            <w:tcW w:w="2750" w:type="dxa"/>
            <w:vAlign w:val="center"/>
          </w:tcPr>
          <w:p w14:paraId="6DEA2D80">
            <w:pPr>
              <w:jc w:val="center"/>
              <w:rPr>
                <w:rFonts w:hint="eastAsia" w:ascii="宋体" w:hAnsi="宋体"/>
                <w:szCs w:val="21"/>
              </w:rPr>
            </w:pPr>
            <w:r>
              <w:rPr>
                <w:rFonts w:hint="eastAsia" w:ascii="宋体" w:hAnsi="宋体"/>
                <w:szCs w:val="21"/>
              </w:rPr>
              <w:t>债务人名称</w:t>
            </w:r>
          </w:p>
        </w:tc>
        <w:tc>
          <w:tcPr>
            <w:tcW w:w="2613" w:type="dxa"/>
            <w:vAlign w:val="center"/>
          </w:tcPr>
          <w:p w14:paraId="73D047F7">
            <w:pPr>
              <w:rPr>
                <w:rFonts w:hint="eastAsia" w:ascii="宋体" w:hAnsi="宋体"/>
                <w:szCs w:val="21"/>
              </w:rPr>
            </w:pPr>
            <w:r>
              <w:rPr>
                <w:rFonts w:hint="eastAsia" w:ascii="宋体" w:hAnsi="宋体"/>
                <w:szCs w:val="21"/>
              </w:rPr>
              <w:t>应收账款期末余额</w:t>
            </w:r>
          </w:p>
        </w:tc>
        <w:tc>
          <w:tcPr>
            <w:tcW w:w="2312" w:type="dxa"/>
            <w:vAlign w:val="center"/>
          </w:tcPr>
          <w:p w14:paraId="50BA4990">
            <w:pPr>
              <w:rPr>
                <w:rFonts w:hint="eastAsia" w:ascii="宋体" w:hAnsi="宋体"/>
                <w:szCs w:val="21"/>
              </w:rPr>
            </w:pPr>
            <w:r>
              <w:rPr>
                <w:rFonts w:hint="eastAsia" w:ascii="宋体" w:hAnsi="宋体"/>
                <w:szCs w:val="21"/>
              </w:rPr>
              <w:t>占应收账款期末余额合计数的比例</w:t>
            </w:r>
            <w:r>
              <w:rPr>
                <w:rFonts w:ascii="宋体" w:hAnsi="宋体"/>
                <w:szCs w:val="21"/>
              </w:rPr>
              <w:t>(%)</w:t>
            </w:r>
          </w:p>
        </w:tc>
        <w:tc>
          <w:tcPr>
            <w:tcW w:w="1425" w:type="dxa"/>
            <w:vAlign w:val="center"/>
          </w:tcPr>
          <w:p w14:paraId="09B3D59E">
            <w:pPr>
              <w:rPr>
                <w:rFonts w:hint="eastAsia" w:ascii="宋体" w:hAnsi="宋体"/>
                <w:szCs w:val="21"/>
              </w:rPr>
            </w:pPr>
            <w:r>
              <w:rPr>
                <w:rFonts w:hint="eastAsia" w:ascii="宋体" w:hAnsi="宋体"/>
                <w:szCs w:val="21"/>
              </w:rPr>
              <w:t>坏账准备期末余额</w:t>
            </w:r>
          </w:p>
        </w:tc>
      </w:tr>
      <w:tr w14:paraId="5F1CF4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bottom"/>
          </w:tcPr>
          <w:p w14:paraId="3106FC6E">
            <w:pPr>
              <w:jc w:val="left"/>
              <w:rPr>
                <w:rFonts w:hint="default" w:ascii="宋体" w:hAnsi="宋体" w:eastAsia="宋体"/>
                <w:szCs w:val="21"/>
                <w:lang w:val="en-US" w:eastAsia="zh-CN"/>
              </w:rPr>
            </w:pPr>
            <w:r>
              <w:rPr>
                <w:rFonts w:hint="eastAsia" w:ascii="宋体" w:hAnsi="宋体"/>
                <w:szCs w:val="21"/>
                <w:lang w:val="en-US" w:eastAsia="zh-CN"/>
              </w:rPr>
              <w:t>客户一</w:t>
            </w:r>
          </w:p>
        </w:tc>
        <w:tc>
          <w:tcPr>
            <w:tcW w:w="2613" w:type="dxa"/>
            <w:vAlign w:val="center"/>
          </w:tcPr>
          <w:p w14:paraId="7FFACA41">
            <w:pPr>
              <w:jc w:val="right"/>
              <w:rPr>
                <w:rFonts w:hint="eastAsia" w:ascii="Arial Narrow" w:hAnsi="Arial Narrow" w:eastAsia="宋体" w:cs="Arial Narrow"/>
                <w:szCs w:val="21"/>
                <w:lang w:eastAsia="zh-CN"/>
              </w:rPr>
            </w:pPr>
            <w:r>
              <w:rPr>
                <w:rFonts w:hint="default" w:ascii="Arial Narrow" w:hAnsi="Arial Narrow" w:cs="Arial Narrow"/>
                <w:szCs w:val="21"/>
              </w:rPr>
              <w:t>22,445,853.18</w:t>
            </w:r>
          </w:p>
        </w:tc>
        <w:tc>
          <w:tcPr>
            <w:tcW w:w="2312" w:type="dxa"/>
            <w:vAlign w:val="center"/>
          </w:tcPr>
          <w:p w14:paraId="187E84CF">
            <w:pPr>
              <w:jc w:val="right"/>
              <w:rPr>
                <w:rFonts w:hint="eastAsia" w:ascii="Arial Narrow" w:hAnsi="Arial Narrow" w:eastAsia="宋体" w:cs="Arial Narrow"/>
                <w:szCs w:val="21"/>
                <w:lang w:eastAsia="zh-CN"/>
              </w:rPr>
            </w:pPr>
            <w:r>
              <w:rPr>
                <w:rFonts w:hint="default" w:ascii="Arial Narrow" w:hAnsi="Arial Narrow" w:cs="Arial Narrow"/>
                <w:szCs w:val="21"/>
              </w:rPr>
              <w:t>2.24</w:t>
            </w:r>
          </w:p>
        </w:tc>
        <w:tc>
          <w:tcPr>
            <w:tcW w:w="1425" w:type="dxa"/>
            <w:vAlign w:val="center"/>
          </w:tcPr>
          <w:p w14:paraId="74BF2C8F">
            <w:pPr>
              <w:jc w:val="right"/>
              <w:rPr>
                <w:rFonts w:hint="eastAsia" w:ascii="Arial Narrow" w:hAnsi="Arial Narrow" w:eastAsia="宋体" w:cs="Arial Narrow"/>
                <w:szCs w:val="21"/>
                <w:lang w:eastAsia="zh-CN"/>
              </w:rPr>
            </w:pPr>
            <w:r>
              <w:rPr>
                <w:rFonts w:hint="default" w:ascii="Arial Narrow" w:hAnsi="Arial Narrow" w:cs="Arial Narrow"/>
                <w:szCs w:val="21"/>
              </w:rPr>
              <w:t>22,445,853.18</w:t>
            </w:r>
          </w:p>
        </w:tc>
      </w:tr>
      <w:tr w14:paraId="4E111E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center"/>
          </w:tcPr>
          <w:p w14:paraId="5CA7EE22">
            <w:pPr>
              <w:keepNext w:val="0"/>
              <w:keepLines w:val="0"/>
              <w:widowControl/>
              <w:suppressLineNumbers w:val="0"/>
              <w:jc w:val="left"/>
              <w:textAlignment w:val="center"/>
              <w:rPr>
                <w:rFonts w:hint="default" w:ascii="宋体" w:hAnsi="宋体"/>
                <w:szCs w:val="21"/>
                <w:lang w:val="en-US"/>
              </w:rPr>
            </w:pPr>
            <w:r>
              <w:rPr>
                <w:rFonts w:hint="eastAsia" w:ascii="宋体" w:hAnsi="宋体"/>
                <w:szCs w:val="21"/>
                <w:lang w:val="en-US" w:eastAsia="zh-CN"/>
              </w:rPr>
              <w:t>客户二</w:t>
            </w:r>
          </w:p>
        </w:tc>
        <w:tc>
          <w:tcPr>
            <w:tcW w:w="2613" w:type="dxa"/>
            <w:vAlign w:val="center"/>
          </w:tcPr>
          <w:p w14:paraId="5EEEF902">
            <w:pPr>
              <w:jc w:val="right"/>
              <w:rPr>
                <w:rFonts w:hint="default" w:ascii="Arial Narrow" w:hAnsi="Arial Narrow" w:cs="Arial Narrow"/>
                <w:szCs w:val="21"/>
              </w:rPr>
            </w:pPr>
            <w:r>
              <w:rPr>
                <w:rFonts w:hint="default" w:ascii="Arial Narrow" w:hAnsi="Arial Narrow" w:cs="Arial Narrow"/>
                <w:szCs w:val="21"/>
                <w:lang w:val="en-US" w:eastAsia="zh-CN"/>
              </w:rPr>
              <w:t>15,564,880.03</w:t>
            </w:r>
          </w:p>
        </w:tc>
        <w:tc>
          <w:tcPr>
            <w:tcW w:w="2312" w:type="dxa"/>
            <w:vAlign w:val="center"/>
          </w:tcPr>
          <w:p w14:paraId="184A51FB">
            <w:pPr>
              <w:jc w:val="right"/>
              <w:rPr>
                <w:rFonts w:hint="eastAsia" w:ascii="Arial Narrow" w:hAnsi="Arial Narrow" w:eastAsia="宋体" w:cs="Arial Narrow"/>
                <w:szCs w:val="21"/>
                <w:lang w:eastAsia="zh-CN"/>
              </w:rPr>
            </w:pPr>
            <w:r>
              <w:rPr>
                <w:rFonts w:hint="default" w:ascii="Arial Narrow" w:hAnsi="Arial Narrow" w:cs="Arial Narrow"/>
                <w:szCs w:val="21"/>
              </w:rPr>
              <w:t>1.56</w:t>
            </w:r>
          </w:p>
        </w:tc>
        <w:tc>
          <w:tcPr>
            <w:tcW w:w="1425" w:type="dxa"/>
            <w:vAlign w:val="center"/>
          </w:tcPr>
          <w:p w14:paraId="232FFD90">
            <w:pPr>
              <w:jc w:val="right"/>
              <w:rPr>
                <w:rFonts w:hint="eastAsia" w:ascii="Arial Narrow" w:hAnsi="Arial Narrow" w:eastAsia="宋体" w:cs="Arial Narrow"/>
                <w:szCs w:val="21"/>
                <w:lang w:eastAsia="zh-CN"/>
              </w:rPr>
            </w:pPr>
            <w:r>
              <w:rPr>
                <w:rFonts w:hint="default" w:ascii="Arial Narrow" w:hAnsi="Arial Narrow" w:cs="Arial Narrow"/>
                <w:szCs w:val="21"/>
              </w:rPr>
              <w:t>5,363,983.77</w:t>
            </w:r>
          </w:p>
        </w:tc>
      </w:tr>
      <w:tr w14:paraId="3B391C7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center"/>
          </w:tcPr>
          <w:p w14:paraId="61F2A43C">
            <w:pPr>
              <w:keepNext w:val="0"/>
              <w:keepLines w:val="0"/>
              <w:widowControl/>
              <w:suppressLineNumbers w:val="0"/>
              <w:jc w:val="left"/>
              <w:textAlignment w:val="center"/>
              <w:rPr>
                <w:rFonts w:hint="default" w:ascii="宋体" w:hAnsi="宋体"/>
                <w:szCs w:val="21"/>
                <w:lang w:val="en-US"/>
              </w:rPr>
            </w:pPr>
            <w:r>
              <w:rPr>
                <w:rFonts w:hint="eastAsia" w:ascii="宋体" w:hAnsi="宋体"/>
                <w:szCs w:val="21"/>
                <w:lang w:val="en-US" w:eastAsia="zh-CN"/>
              </w:rPr>
              <w:t>客户三</w:t>
            </w:r>
          </w:p>
        </w:tc>
        <w:tc>
          <w:tcPr>
            <w:tcW w:w="2613" w:type="dxa"/>
            <w:vAlign w:val="center"/>
          </w:tcPr>
          <w:p w14:paraId="047E4C75">
            <w:pPr>
              <w:jc w:val="right"/>
              <w:rPr>
                <w:rFonts w:hint="eastAsia" w:ascii="Arial Narrow" w:hAnsi="Arial Narrow" w:eastAsia="宋体" w:cs="Arial Narrow"/>
                <w:szCs w:val="21"/>
                <w:lang w:eastAsia="zh-CN"/>
              </w:rPr>
            </w:pPr>
            <w:r>
              <w:rPr>
                <w:rFonts w:hint="default" w:ascii="Arial Narrow" w:hAnsi="Arial Narrow" w:cs="Arial Narrow"/>
                <w:szCs w:val="21"/>
              </w:rPr>
              <w:t>14,157,830.00</w:t>
            </w:r>
          </w:p>
        </w:tc>
        <w:tc>
          <w:tcPr>
            <w:tcW w:w="2312" w:type="dxa"/>
            <w:vAlign w:val="center"/>
          </w:tcPr>
          <w:p w14:paraId="38F6FFEF">
            <w:pPr>
              <w:jc w:val="right"/>
              <w:rPr>
                <w:rFonts w:hint="eastAsia" w:ascii="Arial Narrow" w:hAnsi="Arial Narrow" w:eastAsia="宋体" w:cs="Arial Narrow"/>
                <w:szCs w:val="21"/>
                <w:lang w:eastAsia="zh-CN"/>
              </w:rPr>
            </w:pPr>
            <w:r>
              <w:rPr>
                <w:rFonts w:hint="default" w:ascii="Arial Narrow" w:hAnsi="Arial Narrow" w:cs="Arial Narrow"/>
                <w:szCs w:val="21"/>
              </w:rPr>
              <w:t>1.41</w:t>
            </w:r>
          </w:p>
        </w:tc>
        <w:tc>
          <w:tcPr>
            <w:tcW w:w="1425" w:type="dxa"/>
            <w:vAlign w:val="center"/>
          </w:tcPr>
          <w:p w14:paraId="163FF4A8">
            <w:pPr>
              <w:jc w:val="right"/>
              <w:rPr>
                <w:rFonts w:hint="eastAsia" w:ascii="Arial Narrow" w:hAnsi="Arial Narrow" w:eastAsia="宋体" w:cs="Arial Narrow"/>
                <w:szCs w:val="21"/>
                <w:lang w:eastAsia="zh-CN"/>
              </w:rPr>
            </w:pPr>
            <w:r>
              <w:rPr>
                <w:rFonts w:hint="default" w:ascii="Arial Narrow" w:hAnsi="Arial Narrow" w:cs="Arial Narrow"/>
                <w:szCs w:val="21"/>
              </w:rPr>
              <w:t>14,157,830.00</w:t>
            </w:r>
          </w:p>
        </w:tc>
      </w:tr>
      <w:tr w14:paraId="4FC5E1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center"/>
          </w:tcPr>
          <w:p w14:paraId="5B52AF08">
            <w:pPr>
              <w:keepNext w:val="0"/>
              <w:keepLines w:val="0"/>
              <w:widowControl/>
              <w:suppressLineNumbers w:val="0"/>
              <w:jc w:val="left"/>
              <w:textAlignment w:val="center"/>
              <w:rPr>
                <w:rFonts w:hint="default" w:ascii="宋体" w:hAnsi="宋体" w:eastAsia="宋体"/>
                <w:szCs w:val="21"/>
                <w:lang w:val="en-US" w:eastAsia="zh-CN"/>
              </w:rPr>
            </w:pPr>
            <w:r>
              <w:rPr>
                <w:rFonts w:hint="eastAsia" w:ascii="宋体" w:hAnsi="宋体"/>
                <w:szCs w:val="21"/>
                <w:lang w:val="en-US" w:eastAsia="zh-CN"/>
              </w:rPr>
              <w:t>客户四</w:t>
            </w:r>
          </w:p>
        </w:tc>
        <w:tc>
          <w:tcPr>
            <w:tcW w:w="2613" w:type="dxa"/>
            <w:vAlign w:val="center"/>
          </w:tcPr>
          <w:p w14:paraId="7D26C763">
            <w:pPr>
              <w:jc w:val="right"/>
              <w:rPr>
                <w:rFonts w:hint="eastAsia" w:ascii="Arial Narrow" w:hAnsi="Arial Narrow" w:eastAsia="宋体" w:cs="Arial Narrow"/>
                <w:szCs w:val="21"/>
                <w:lang w:eastAsia="zh-CN"/>
              </w:rPr>
            </w:pPr>
            <w:r>
              <w:rPr>
                <w:rFonts w:hint="default" w:ascii="Arial Narrow" w:hAnsi="Arial Narrow" w:cs="Arial Narrow"/>
                <w:szCs w:val="21"/>
              </w:rPr>
              <w:t>13,548,124.87</w:t>
            </w:r>
          </w:p>
        </w:tc>
        <w:tc>
          <w:tcPr>
            <w:tcW w:w="2312" w:type="dxa"/>
            <w:vAlign w:val="center"/>
          </w:tcPr>
          <w:p w14:paraId="2065B191">
            <w:pPr>
              <w:jc w:val="right"/>
              <w:rPr>
                <w:rFonts w:hint="eastAsia" w:ascii="Arial Narrow" w:hAnsi="Arial Narrow" w:eastAsia="宋体" w:cs="Arial Narrow"/>
                <w:szCs w:val="21"/>
                <w:lang w:eastAsia="zh-CN"/>
              </w:rPr>
            </w:pPr>
            <w:r>
              <w:rPr>
                <w:rFonts w:hint="default" w:ascii="Arial Narrow" w:hAnsi="Arial Narrow" w:cs="Arial Narrow"/>
                <w:szCs w:val="21"/>
              </w:rPr>
              <w:t>1.35</w:t>
            </w:r>
          </w:p>
        </w:tc>
        <w:tc>
          <w:tcPr>
            <w:tcW w:w="1425" w:type="dxa"/>
            <w:vAlign w:val="center"/>
          </w:tcPr>
          <w:p w14:paraId="517EDBCC">
            <w:pPr>
              <w:jc w:val="right"/>
              <w:rPr>
                <w:rFonts w:hint="eastAsia" w:ascii="Arial Narrow" w:hAnsi="Arial Narrow" w:eastAsia="宋体" w:cs="Arial Narrow"/>
                <w:szCs w:val="21"/>
                <w:lang w:eastAsia="zh-CN"/>
              </w:rPr>
            </w:pPr>
            <w:r>
              <w:rPr>
                <w:rFonts w:hint="default" w:ascii="Arial Narrow" w:hAnsi="Arial Narrow" w:cs="Arial Narrow"/>
                <w:szCs w:val="21"/>
              </w:rPr>
              <w:t>9,316,374.18</w:t>
            </w:r>
          </w:p>
        </w:tc>
      </w:tr>
      <w:tr w14:paraId="4D51A8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center"/>
          </w:tcPr>
          <w:p w14:paraId="23129732">
            <w:pPr>
              <w:keepNext w:val="0"/>
              <w:keepLines w:val="0"/>
              <w:widowControl/>
              <w:suppressLineNumbers w:val="0"/>
              <w:jc w:val="left"/>
              <w:textAlignment w:val="center"/>
              <w:rPr>
                <w:rFonts w:hint="default" w:ascii="宋体" w:hAnsi="宋体"/>
                <w:szCs w:val="21"/>
                <w:lang w:val="en-US"/>
              </w:rPr>
            </w:pPr>
            <w:r>
              <w:rPr>
                <w:rFonts w:hint="eastAsia" w:ascii="宋体" w:hAnsi="宋体"/>
                <w:szCs w:val="21"/>
                <w:lang w:val="en-US" w:eastAsia="zh-CN"/>
              </w:rPr>
              <w:t>客户五</w:t>
            </w:r>
          </w:p>
        </w:tc>
        <w:tc>
          <w:tcPr>
            <w:tcW w:w="2613" w:type="dxa"/>
            <w:vAlign w:val="center"/>
          </w:tcPr>
          <w:p w14:paraId="144B0DF5">
            <w:pPr>
              <w:jc w:val="right"/>
              <w:rPr>
                <w:rFonts w:hint="default" w:ascii="Arial Narrow" w:hAnsi="Arial Narrow" w:cs="Arial Narrow"/>
                <w:szCs w:val="21"/>
              </w:rPr>
            </w:pPr>
            <w:r>
              <w:rPr>
                <w:rFonts w:hint="default" w:ascii="Arial Narrow" w:hAnsi="Arial Narrow" w:cs="Arial Narrow"/>
                <w:szCs w:val="21"/>
                <w:lang w:val="en-US" w:eastAsia="zh-CN"/>
              </w:rPr>
              <w:t>12,462,926.53</w:t>
            </w:r>
          </w:p>
        </w:tc>
        <w:tc>
          <w:tcPr>
            <w:tcW w:w="2312" w:type="dxa"/>
            <w:vAlign w:val="center"/>
          </w:tcPr>
          <w:p w14:paraId="1E4D4F3B">
            <w:pPr>
              <w:jc w:val="right"/>
              <w:rPr>
                <w:rFonts w:hint="eastAsia" w:ascii="Arial Narrow" w:hAnsi="Arial Narrow" w:eastAsia="宋体" w:cs="Arial Narrow"/>
                <w:szCs w:val="21"/>
                <w:lang w:eastAsia="zh-CN"/>
              </w:rPr>
            </w:pPr>
            <w:r>
              <w:rPr>
                <w:rFonts w:hint="default" w:ascii="Arial Narrow" w:hAnsi="Arial Narrow" w:cs="Arial Narrow"/>
                <w:szCs w:val="21"/>
              </w:rPr>
              <w:t>1.25</w:t>
            </w:r>
          </w:p>
        </w:tc>
        <w:tc>
          <w:tcPr>
            <w:tcW w:w="1425" w:type="dxa"/>
            <w:vAlign w:val="center"/>
          </w:tcPr>
          <w:p w14:paraId="46435AF9">
            <w:pPr>
              <w:jc w:val="right"/>
              <w:rPr>
                <w:rFonts w:hint="eastAsia" w:ascii="Arial Narrow" w:hAnsi="Arial Narrow" w:eastAsia="宋体" w:cs="Arial Narrow"/>
                <w:szCs w:val="21"/>
                <w:lang w:eastAsia="zh-CN"/>
              </w:rPr>
            </w:pPr>
            <w:r>
              <w:rPr>
                <w:rFonts w:hint="default" w:ascii="Arial Narrow" w:hAnsi="Arial Narrow" w:cs="Arial Narrow"/>
                <w:szCs w:val="21"/>
              </w:rPr>
              <w:t>10,203,402.64</w:t>
            </w:r>
          </w:p>
        </w:tc>
      </w:tr>
      <w:tr w14:paraId="13D3E2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bottom"/>
          </w:tcPr>
          <w:p w14:paraId="6AA8CFF7">
            <w:pPr>
              <w:jc w:val="center"/>
              <w:rPr>
                <w:rFonts w:hint="eastAsia" w:ascii="宋体" w:hAnsi="宋体"/>
                <w:szCs w:val="21"/>
              </w:rPr>
            </w:pPr>
            <w:r>
              <w:rPr>
                <w:rFonts w:hint="eastAsia" w:ascii="宋体" w:hAnsi="宋体"/>
                <w:szCs w:val="21"/>
              </w:rPr>
              <w:t>合计</w:t>
            </w:r>
          </w:p>
        </w:tc>
        <w:tc>
          <w:tcPr>
            <w:tcW w:w="2613" w:type="dxa"/>
            <w:vAlign w:val="center"/>
          </w:tcPr>
          <w:p w14:paraId="376F6743">
            <w:pPr>
              <w:jc w:val="right"/>
              <w:rPr>
                <w:rFonts w:hint="eastAsia" w:ascii="Arial Narrow" w:hAnsi="Arial Narrow" w:eastAsia="宋体" w:cs="Arial Narrow"/>
                <w:b/>
                <w:bCs/>
                <w:szCs w:val="21"/>
                <w:lang w:eastAsia="zh-CN"/>
              </w:rPr>
            </w:pPr>
            <w:r>
              <w:rPr>
                <w:rFonts w:hint="default" w:ascii="Arial Narrow" w:hAnsi="Arial Narrow" w:cs="Arial Narrow"/>
                <w:b/>
                <w:bCs/>
                <w:szCs w:val="21"/>
              </w:rPr>
              <w:t xml:space="preserve"> 78,179,614.61 </w:t>
            </w:r>
          </w:p>
        </w:tc>
        <w:tc>
          <w:tcPr>
            <w:tcW w:w="2312" w:type="dxa"/>
            <w:vAlign w:val="center"/>
          </w:tcPr>
          <w:p w14:paraId="58AD0279">
            <w:pPr>
              <w:jc w:val="right"/>
              <w:rPr>
                <w:rFonts w:hint="eastAsia" w:ascii="Arial Narrow" w:hAnsi="Arial Narrow" w:eastAsia="宋体" w:cs="Arial Narrow"/>
                <w:b/>
                <w:bCs/>
                <w:szCs w:val="21"/>
                <w:lang w:eastAsia="zh-CN"/>
              </w:rPr>
            </w:pPr>
            <w:r>
              <w:rPr>
                <w:rFonts w:hint="default" w:ascii="Arial Narrow" w:hAnsi="Arial Narrow" w:cs="Arial Narrow"/>
                <w:b/>
                <w:bCs/>
                <w:szCs w:val="21"/>
              </w:rPr>
              <w:t>7.81</w:t>
            </w:r>
          </w:p>
        </w:tc>
        <w:tc>
          <w:tcPr>
            <w:tcW w:w="1425" w:type="dxa"/>
            <w:vAlign w:val="center"/>
          </w:tcPr>
          <w:p w14:paraId="5CDF928B">
            <w:pPr>
              <w:jc w:val="right"/>
              <w:rPr>
                <w:rFonts w:hint="eastAsia" w:ascii="Arial Narrow" w:hAnsi="Arial Narrow" w:eastAsia="宋体" w:cs="Arial Narrow"/>
                <w:b/>
                <w:bCs/>
                <w:szCs w:val="21"/>
                <w:lang w:eastAsia="zh-CN"/>
              </w:rPr>
            </w:pPr>
            <w:r>
              <w:rPr>
                <w:rFonts w:hint="default" w:ascii="Arial Narrow" w:hAnsi="Arial Narrow" w:cs="Arial Narrow"/>
                <w:b/>
                <w:bCs/>
                <w:szCs w:val="21"/>
              </w:rPr>
              <w:t xml:space="preserve"> 61,487,443.77 </w:t>
            </w:r>
          </w:p>
        </w:tc>
      </w:tr>
    </w:tbl>
    <w:p w14:paraId="22794B1D">
      <w:pPr>
        <w:tabs>
          <w:tab w:val="left" w:pos="9000"/>
        </w:tabs>
        <w:spacing w:line="400" w:lineRule="exact"/>
        <w:ind w:right="359" w:rightChars="171" w:firstLine="420" w:firstLineChars="200"/>
        <w:rPr>
          <w:rFonts w:hint="eastAsia" w:cs="Arial" w:asciiTheme="minorEastAsia" w:hAnsiTheme="minorEastAsia" w:eastAsiaTheme="minorEastAsia"/>
          <w:color w:val="auto"/>
          <w:szCs w:val="21"/>
        </w:rPr>
      </w:pPr>
      <w:r>
        <w:rPr>
          <w:rFonts w:hint="eastAsia" w:cs="Arial" w:asciiTheme="minorEastAsia" w:hAnsiTheme="minorEastAsia" w:eastAsiaTheme="minorEastAsia"/>
          <w:color w:val="auto"/>
          <w:szCs w:val="21"/>
        </w:rPr>
        <w:t>本公司按欠款方归集的期末余额前五名应收账款汇总金额为 78,179,614.61 元，占应收账款期末余额合计数的比例为7.81%，相应计提的坏账准备期末余额汇总金额为 61,487,443.77 元。</w:t>
      </w:r>
    </w:p>
    <w:p w14:paraId="7A5D539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2、其他应收款</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952"/>
        <w:gridCol w:w="3111"/>
        <w:gridCol w:w="3151"/>
      </w:tblGrid>
      <w:tr w14:paraId="2A7D92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jc w:val="center"/>
        </w:trPr>
        <w:tc>
          <w:tcPr>
            <w:tcW w:w="2952" w:type="dxa"/>
            <w:noWrap/>
            <w:vAlign w:val="center"/>
          </w:tcPr>
          <w:p w14:paraId="5F82202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3111" w:type="dxa"/>
            <w:noWrap/>
            <w:vAlign w:val="center"/>
          </w:tcPr>
          <w:p w14:paraId="605318B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151" w:type="dxa"/>
            <w:vAlign w:val="center"/>
          </w:tcPr>
          <w:p w14:paraId="02C0E50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2045F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3CB667D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应收利息</w:t>
            </w:r>
          </w:p>
        </w:tc>
        <w:tc>
          <w:tcPr>
            <w:tcW w:w="3111" w:type="dxa"/>
            <w:noWrap/>
            <w:vAlign w:val="center"/>
          </w:tcPr>
          <w:p w14:paraId="27469C18">
            <w:pPr>
              <w:widowControl/>
              <w:spacing w:line="400" w:lineRule="exact"/>
              <w:jc w:val="right"/>
              <w:rPr>
                <w:rFonts w:hint="eastAsia" w:cs="Arial" w:asciiTheme="minorEastAsia" w:hAnsiTheme="minorEastAsia" w:eastAsiaTheme="minorEastAsia"/>
                <w:kern w:val="0"/>
                <w:szCs w:val="21"/>
              </w:rPr>
            </w:pPr>
          </w:p>
        </w:tc>
        <w:tc>
          <w:tcPr>
            <w:tcW w:w="3151" w:type="dxa"/>
            <w:noWrap/>
            <w:vAlign w:val="center"/>
          </w:tcPr>
          <w:p w14:paraId="0C1C9603">
            <w:pPr>
              <w:widowControl/>
              <w:spacing w:line="400" w:lineRule="exact"/>
              <w:jc w:val="right"/>
              <w:rPr>
                <w:rFonts w:hint="eastAsia" w:cs="Arial" w:asciiTheme="minorEastAsia" w:hAnsiTheme="minorEastAsia" w:eastAsiaTheme="minorEastAsia"/>
                <w:kern w:val="0"/>
                <w:szCs w:val="21"/>
              </w:rPr>
            </w:pPr>
          </w:p>
        </w:tc>
      </w:tr>
      <w:tr w14:paraId="7470D6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6F1CE372">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应收股利</w:t>
            </w:r>
          </w:p>
        </w:tc>
        <w:tc>
          <w:tcPr>
            <w:tcW w:w="3111" w:type="dxa"/>
            <w:noWrap/>
            <w:vAlign w:val="center"/>
          </w:tcPr>
          <w:p w14:paraId="13F121A4">
            <w:pPr>
              <w:widowControl/>
              <w:spacing w:line="400" w:lineRule="exact"/>
              <w:jc w:val="right"/>
              <w:rPr>
                <w:rFonts w:hint="eastAsia" w:cs="Arial" w:asciiTheme="minorEastAsia" w:hAnsiTheme="minorEastAsia" w:eastAsiaTheme="minorEastAsia"/>
                <w:kern w:val="0"/>
                <w:szCs w:val="21"/>
              </w:rPr>
            </w:pPr>
          </w:p>
        </w:tc>
        <w:tc>
          <w:tcPr>
            <w:tcW w:w="3151" w:type="dxa"/>
            <w:noWrap/>
            <w:vAlign w:val="center"/>
          </w:tcPr>
          <w:p w14:paraId="7C98A193">
            <w:pPr>
              <w:widowControl/>
              <w:spacing w:line="400" w:lineRule="exact"/>
              <w:jc w:val="right"/>
              <w:rPr>
                <w:rFonts w:hint="eastAsia" w:cs="Arial" w:asciiTheme="minorEastAsia" w:hAnsiTheme="minorEastAsia" w:eastAsiaTheme="minorEastAsia"/>
                <w:kern w:val="0"/>
                <w:szCs w:val="21"/>
              </w:rPr>
            </w:pPr>
          </w:p>
        </w:tc>
      </w:tr>
      <w:tr w14:paraId="353A98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39EDABA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其他应收款</w:t>
            </w:r>
          </w:p>
        </w:tc>
        <w:tc>
          <w:tcPr>
            <w:tcW w:w="3111" w:type="dxa"/>
            <w:noWrap/>
            <w:vAlign w:val="center"/>
          </w:tcPr>
          <w:p w14:paraId="2FE1ACB5">
            <w:pPr>
              <w:pStyle w:val="71"/>
              <w:spacing w:before="188" w:line="211" w:lineRule="auto"/>
              <w:ind w:left="1543"/>
              <w:jc w:val="right"/>
              <w:rPr>
                <w:rFonts w:hint="eastAsia" w:eastAsia="宋体"/>
                <w:spacing w:val="-1"/>
                <w:sz w:val="21"/>
                <w:szCs w:val="21"/>
                <w:lang w:eastAsia="zh-CN"/>
              </w:rPr>
            </w:pPr>
            <w:r>
              <w:rPr>
                <w:rFonts w:hint="eastAsia"/>
                <w:spacing w:val="-1"/>
                <w:sz w:val="21"/>
                <w:szCs w:val="21"/>
              </w:rPr>
              <w:t>291,179,959.74</w:t>
            </w:r>
          </w:p>
        </w:tc>
        <w:tc>
          <w:tcPr>
            <w:tcW w:w="3151" w:type="dxa"/>
            <w:noWrap/>
            <w:vAlign w:val="center"/>
          </w:tcPr>
          <w:p w14:paraId="644CF121">
            <w:pPr>
              <w:pStyle w:val="71"/>
              <w:spacing w:before="188" w:line="211" w:lineRule="auto"/>
              <w:ind w:left="1543"/>
              <w:jc w:val="right"/>
              <w:rPr>
                <w:sz w:val="21"/>
                <w:szCs w:val="21"/>
              </w:rPr>
            </w:pPr>
            <w:r>
              <w:rPr>
                <w:spacing w:val="-1"/>
                <w:sz w:val="21"/>
                <w:szCs w:val="21"/>
              </w:rPr>
              <w:t>229,733,615.96</w:t>
            </w:r>
          </w:p>
        </w:tc>
      </w:tr>
      <w:tr w14:paraId="249E77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2E3E411D">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3111" w:type="dxa"/>
            <w:noWrap/>
            <w:vAlign w:val="center"/>
          </w:tcPr>
          <w:p w14:paraId="72634C2F">
            <w:pPr>
              <w:pStyle w:val="71"/>
              <w:spacing w:before="188" w:line="211" w:lineRule="auto"/>
              <w:ind w:left="1543"/>
              <w:jc w:val="right"/>
              <w:rPr>
                <w:rFonts w:hint="eastAsia" w:eastAsia="宋体"/>
                <w:spacing w:val="-1"/>
                <w:sz w:val="21"/>
                <w:szCs w:val="21"/>
                <w:lang w:eastAsia="zh-CN"/>
              </w:rPr>
            </w:pPr>
            <w:r>
              <w:rPr>
                <w:rFonts w:hint="eastAsia"/>
                <w:b/>
                <w:bCs/>
                <w:spacing w:val="-1"/>
                <w:sz w:val="21"/>
                <w:szCs w:val="21"/>
              </w:rPr>
              <w:t>291,179,959.74</w:t>
            </w:r>
          </w:p>
        </w:tc>
        <w:tc>
          <w:tcPr>
            <w:tcW w:w="3151" w:type="dxa"/>
            <w:noWrap/>
            <w:vAlign w:val="center"/>
          </w:tcPr>
          <w:p w14:paraId="563E93AC">
            <w:pPr>
              <w:pStyle w:val="71"/>
              <w:spacing w:before="192" w:line="206" w:lineRule="auto"/>
              <w:ind w:left="1543"/>
              <w:jc w:val="right"/>
              <w:rPr>
                <w:sz w:val="21"/>
                <w:szCs w:val="21"/>
              </w:rPr>
            </w:pPr>
            <w:r>
              <w:rPr>
                <w:b/>
                <w:bCs/>
                <w:spacing w:val="-1"/>
                <w:sz w:val="21"/>
                <w:szCs w:val="21"/>
              </w:rPr>
              <w:t>229,733,615.96</w:t>
            </w:r>
          </w:p>
        </w:tc>
      </w:tr>
    </w:tbl>
    <w:p w14:paraId="3302DEAA">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（1）其他应收款</w:t>
      </w:r>
    </w:p>
    <w:p w14:paraId="5575A105">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cs="Arial" w:asciiTheme="minorEastAsia" w:hAnsiTheme="minorEastAsia" w:eastAsiaTheme="minorEastAsia"/>
          <w:szCs w:val="21"/>
        </w:rPr>
        <w:t>按账龄披露</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3119"/>
        <w:gridCol w:w="2976"/>
      </w:tblGrid>
      <w:tr w14:paraId="2E4A7E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Align w:val="center"/>
          </w:tcPr>
          <w:p w14:paraId="46687DE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3119" w:type="dxa"/>
          </w:tcPr>
          <w:p w14:paraId="5732007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976" w:type="dxa"/>
            <w:noWrap/>
            <w:vAlign w:val="center"/>
          </w:tcPr>
          <w:p w14:paraId="5D7F394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50B679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005" w:type="dxa"/>
            <w:noWrap/>
            <w:vAlign w:val="center"/>
          </w:tcPr>
          <w:p w14:paraId="78DB4BB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3119" w:type="dxa"/>
            <w:vAlign w:val="center"/>
          </w:tcPr>
          <w:p w14:paraId="6202A5E4">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286,047,455.87</w:t>
            </w:r>
          </w:p>
        </w:tc>
        <w:tc>
          <w:tcPr>
            <w:tcW w:w="2976" w:type="dxa"/>
            <w:noWrap/>
            <w:vAlign w:val="center"/>
          </w:tcPr>
          <w:p w14:paraId="4F9EBDEB">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222,981,592.89</w:t>
            </w:r>
          </w:p>
        </w:tc>
      </w:tr>
      <w:tr w14:paraId="2819B7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25308A9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3119" w:type="dxa"/>
            <w:vAlign w:val="center"/>
          </w:tcPr>
          <w:p w14:paraId="69A7C847">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2,561,770.00</w:t>
            </w:r>
          </w:p>
        </w:tc>
        <w:tc>
          <w:tcPr>
            <w:tcW w:w="2976" w:type="dxa"/>
            <w:noWrap/>
            <w:vAlign w:val="center"/>
          </w:tcPr>
          <w:p w14:paraId="3F0F68E4">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2,379,842.85</w:t>
            </w:r>
          </w:p>
        </w:tc>
      </w:tr>
      <w:tr w14:paraId="000BF6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2649069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3119" w:type="dxa"/>
            <w:vAlign w:val="center"/>
          </w:tcPr>
          <w:p w14:paraId="295FBEC1">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976,002.07</w:t>
            </w:r>
          </w:p>
        </w:tc>
        <w:tc>
          <w:tcPr>
            <w:tcW w:w="2976" w:type="dxa"/>
            <w:noWrap/>
            <w:vAlign w:val="center"/>
          </w:tcPr>
          <w:p w14:paraId="302198FA">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2,217,523.20</w:t>
            </w:r>
          </w:p>
        </w:tc>
      </w:tr>
      <w:tr w14:paraId="52DCD1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330C1897">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3至4年</w:t>
            </w:r>
          </w:p>
        </w:tc>
        <w:tc>
          <w:tcPr>
            <w:tcW w:w="3119" w:type="dxa"/>
            <w:vAlign w:val="center"/>
          </w:tcPr>
          <w:p w14:paraId="1BC86261">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915,130.79</w:t>
            </w:r>
          </w:p>
        </w:tc>
        <w:tc>
          <w:tcPr>
            <w:tcW w:w="2976" w:type="dxa"/>
            <w:noWrap/>
            <w:vAlign w:val="center"/>
          </w:tcPr>
          <w:p w14:paraId="15FEBBA6">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756,242.72</w:t>
            </w:r>
          </w:p>
        </w:tc>
      </w:tr>
      <w:tr w14:paraId="3F82BF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4626387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4至5年</w:t>
            </w:r>
          </w:p>
        </w:tc>
        <w:tc>
          <w:tcPr>
            <w:tcW w:w="3119" w:type="dxa"/>
            <w:vAlign w:val="center"/>
          </w:tcPr>
          <w:p w14:paraId="6C7A8056">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460,979.36</w:t>
            </w:r>
          </w:p>
        </w:tc>
        <w:tc>
          <w:tcPr>
            <w:tcW w:w="2976" w:type="dxa"/>
            <w:noWrap/>
            <w:vAlign w:val="center"/>
          </w:tcPr>
          <w:p w14:paraId="478287BF">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1,170,837.59</w:t>
            </w:r>
          </w:p>
        </w:tc>
      </w:tr>
      <w:tr w14:paraId="4ACCBB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09B49EA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5年以上</w:t>
            </w:r>
          </w:p>
        </w:tc>
        <w:tc>
          <w:tcPr>
            <w:tcW w:w="3119" w:type="dxa"/>
            <w:vAlign w:val="center"/>
          </w:tcPr>
          <w:p w14:paraId="18A5513D">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733,313.70</w:t>
            </w:r>
          </w:p>
        </w:tc>
        <w:tc>
          <w:tcPr>
            <w:tcW w:w="2976" w:type="dxa"/>
            <w:noWrap/>
            <w:vAlign w:val="center"/>
          </w:tcPr>
          <w:p w14:paraId="2D292752">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590,921.44</w:t>
            </w:r>
          </w:p>
        </w:tc>
      </w:tr>
      <w:tr w14:paraId="3E816B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615D82F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3119" w:type="dxa"/>
            <w:vAlign w:val="center"/>
          </w:tcPr>
          <w:p w14:paraId="09C1213B">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291,694,651.79</w:t>
            </w:r>
          </w:p>
        </w:tc>
        <w:tc>
          <w:tcPr>
            <w:tcW w:w="2976" w:type="dxa"/>
            <w:noWrap/>
            <w:vAlign w:val="center"/>
          </w:tcPr>
          <w:p w14:paraId="12C6CE16">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230,096,960.69</w:t>
            </w:r>
          </w:p>
        </w:tc>
      </w:tr>
      <w:tr w14:paraId="3762A4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4113A618">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3119" w:type="dxa"/>
            <w:vAlign w:val="center"/>
          </w:tcPr>
          <w:p w14:paraId="7FFB25C1">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514,692.05</w:t>
            </w:r>
          </w:p>
        </w:tc>
        <w:tc>
          <w:tcPr>
            <w:tcW w:w="2976" w:type="dxa"/>
            <w:noWrap/>
            <w:vAlign w:val="center"/>
          </w:tcPr>
          <w:p w14:paraId="5B2EDE2E">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363,344.73</w:t>
            </w:r>
          </w:p>
        </w:tc>
      </w:tr>
      <w:tr w14:paraId="013E20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7D379D5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19" w:type="dxa"/>
            <w:vAlign w:val="center"/>
          </w:tcPr>
          <w:p w14:paraId="680B9C38">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291,179,959.74</w:t>
            </w:r>
          </w:p>
        </w:tc>
        <w:tc>
          <w:tcPr>
            <w:tcW w:w="2976" w:type="dxa"/>
            <w:noWrap/>
            <w:vAlign w:val="center"/>
          </w:tcPr>
          <w:p w14:paraId="6312AF05">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229,733,615.96</w:t>
            </w:r>
          </w:p>
        </w:tc>
      </w:tr>
    </w:tbl>
    <w:p w14:paraId="77DDB5B4">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2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②</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按款项性质分类情况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423"/>
        <w:gridCol w:w="2535"/>
        <w:gridCol w:w="2142"/>
      </w:tblGrid>
      <w:tr w14:paraId="1CDEF1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18D16EF4">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款项性质</w:t>
            </w:r>
          </w:p>
        </w:tc>
        <w:tc>
          <w:tcPr>
            <w:tcW w:w="2535" w:type="dxa"/>
            <w:vAlign w:val="center"/>
          </w:tcPr>
          <w:p w14:paraId="1E690B1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期末账面余额</w:t>
            </w:r>
          </w:p>
        </w:tc>
        <w:tc>
          <w:tcPr>
            <w:tcW w:w="2142" w:type="dxa"/>
            <w:vAlign w:val="center"/>
          </w:tcPr>
          <w:p w14:paraId="3CE50E87">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hint="eastAsia" w:cs="Arial" w:asciiTheme="minorEastAsia" w:hAnsiTheme="minorEastAsia" w:eastAsiaTheme="minorEastAsia"/>
                <w:szCs w:val="21"/>
              </w:rPr>
              <w:t>账面余额</w:t>
            </w:r>
          </w:p>
        </w:tc>
      </w:tr>
      <w:tr w14:paraId="19C6B3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6DDC1CE9">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押金保证金</w:t>
            </w:r>
          </w:p>
        </w:tc>
        <w:tc>
          <w:tcPr>
            <w:tcW w:w="2535" w:type="dxa"/>
            <w:vAlign w:val="center"/>
          </w:tcPr>
          <w:p w14:paraId="1D3E4F8D">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6,040,656.70</w:t>
            </w:r>
          </w:p>
        </w:tc>
        <w:tc>
          <w:tcPr>
            <w:tcW w:w="2142" w:type="dxa"/>
            <w:vAlign w:val="center"/>
          </w:tcPr>
          <w:p w14:paraId="0E9E7553">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7,642,960.32</w:t>
            </w:r>
          </w:p>
        </w:tc>
      </w:tr>
      <w:tr w14:paraId="21A12B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755C2D8C">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企业往来款</w:t>
            </w:r>
          </w:p>
        </w:tc>
        <w:tc>
          <w:tcPr>
            <w:tcW w:w="2535" w:type="dxa"/>
            <w:vAlign w:val="center"/>
          </w:tcPr>
          <w:p w14:paraId="15E3F853">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2,732,195.37</w:t>
            </w:r>
          </w:p>
        </w:tc>
        <w:tc>
          <w:tcPr>
            <w:tcW w:w="2142" w:type="dxa"/>
            <w:vAlign w:val="center"/>
          </w:tcPr>
          <w:p w14:paraId="69B1C8FD">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2,233,668.13</w:t>
            </w:r>
          </w:p>
        </w:tc>
      </w:tr>
      <w:tr w14:paraId="48A50F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31BF249A">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备用金</w:t>
            </w:r>
          </w:p>
        </w:tc>
        <w:tc>
          <w:tcPr>
            <w:tcW w:w="2535" w:type="dxa"/>
            <w:vAlign w:val="center"/>
          </w:tcPr>
          <w:p w14:paraId="448A08D7">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270,319.84</w:t>
            </w:r>
          </w:p>
        </w:tc>
        <w:tc>
          <w:tcPr>
            <w:tcW w:w="2142" w:type="dxa"/>
            <w:vAlign w:val="center"/>
          </w:tcPr>
          <w:p w14:paraId="30A0655E">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406,461.24</w:t>
            </w:r>
          </w:p>
        </w:tc>
      </w:tr>
      <w:tr w14:paraId="0EB290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2C19DBBB">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合并范围内关联方</w:t>
            </w:r>
          </w:p>
        </w:tc>
        <w:tc>
          <w:tcPr>
            <w:tcW w:w="2535" w:type="dxa"/>
            <w:vAlign w:val="center"/>
          </w:tcPr>
          <w:p w14:paraId="1BD89F8C">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281,592,517.09</w:t>
            </w:r>
          </w:p>
        </w:tc>
        <w:tc>
          <w:tcPr>
            <w:tcW w:w="2142" w:type="dxa"/>
            <w:vAlign w:val="center"/>
          </w:tcPr>
          <w:p w14:paraId="05952958">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208,906,198.37</w:t>
            </w:r>
          </w:p>
        </w:tc>
      </w:tr>
      <w:tr w14:paraId="21A08A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1C1836C7">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2535" w:type="dxa"/>
            <w:vAlign w:val="center"/>
          </w:tcPr>
          <w:p w14:paraId="62D3BBF2">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1,058,962.79</w:t>
            </w:r>
          </w:p>
        </w:tc>
        <w:tc>
          <w:tcPr>
            <w:tcW w:w="2142" w:type="dxa"/>
            <w:vAlign w:val="center"/>
          </w:tcPr>
          <w:p w14:paraId="298BD041">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10,907,672.63</w:t>
            </w:r>
          </w:p>
        </w:tc>
      </w:tr>
      <w:tr w14:paraId="269315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0B98EB71">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kern w:val="0"/>
                <w:szCs w:val="21"/>
              </w:rPr>
              <w:t>小计</w:t>
            </w:r>
          </w:p>
        </w:tc>
        <w:tc>
          <w:tcPr>
            <w:tcW w:w="2535" w:type="dxa"/>
            <w:vAlign w:val="center"/>
          </w:tcPr>
          <w:p w14:paraId="2A2C4B2F">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291,694,651.79</w:t>
            </w:r>
          </w:p>
        </w:tc>
        <w:tc>
          <w:tcPr>
            <w:tcW w:w="2142" w:type="dxa"/>
            <w:vAlign w:val="center"/>
          </w:tcPr>
          <w:p w14:paraId="42670A19">
            <w:pPr>
              <w:spacing w:line="400" w:lineRule="exact"/>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230,096,960.69</w:t>
            </w:r>
          </w:p>
        </w:tc>
      </w:tr>
      <w:tr w14:paraId="4536F9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6F1891DA">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535" w:type="dxa"/>
            <w:vAlign w:val="center"/>
          </w:tcPr>
          <w:p w14:paraId="4704B7F0">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514,692.05</w:t>
            </w:r>
          </w:p>
        </w:tc>
        <w:tc>
          <w:tcPr>
            <w:tcW w:w="2142" w:type="dxa"/>
            <w:vAlign w:val="center"/>
          </w:tcPr>
          <w:p w14:paraId="751B115B">
            <w:pPr>
              <w:jc w:val="right"/>
              <w:rPr>
                <w:rFonts w:hint="eastAsia" w:ascii="Arial Narrow" w:hAnsi="Arial Narrow" w:eastAsia="宋体" w:cs="宋体"/>
                <w:sz w:val="20"/>
                <w:lang w:eastAsia="zh-CN"/>
              </w:rPr>
            </w:pPr>
            <w:r>
              <w:rPr>
                <w:rFonts w:hint="eastAsia" w:ascii="Arial Narrow" w:hAnsi="Arial Narrow" w:cs="宋体"/>
                <w:sz w:val="20"/>
              </w:rPr>
              <w:t>363,344.73</w:t>
            </w:r>
          </w:p>
        </w:tc>
      </w:tr>
      <w:tr w14:paraId="748F21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7F12A875">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2535" w:type="dxa"/>
            <w:vAlign w:val="center"/>
          </w:tcPr>
          <w:p w14:paraId="73AC7EAE">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291,179,959.74</w:t>
            </w:r>
          </w:p>
        </w:tc>
        <w:tc>
          <w:tcPr>
            <w:tcW w:w="2142" w:type="dxa"/>
            <w:vAlign w:val="center"/>
          </w:tcPr>
          <w:p w14:paraId="001A37C8">
            <w:pPr>
              <w:jc w:val="right"/>
              <w:rPr>
                <w:rFonts w:hint="eastAsia" w:ascii="Arial Narrow" w:hAnsi="Arial Narrow" w:eastAsia="宋体" w:cs="宋体"/>
                <w:sz w:val="20"/>
                <w:lang w:eastAsia="zh-CN"/>
              </w:rPr>
            </w:pPr>
            <w:r>
              <w:rPr>
                <w:rFonts w:hint="eastAsia" w:ascii="Arial Narrow" w:hAnsi="Arial Narrow" w:eastAsia="Arial Narrow" w:cs="Arial Narrow"/>
                <w:b/>
                <w:bCs/>
                <w:color w:val="000000"/>
                <w:spacing w:val="-1"/>
                <w:kern w:val="0"/>
                <w:szCs w:val="21"/>
                <w:lang w:eastAsia="en-US"/>
              </w:rPr>
              <w:t>229,733,615.96</w:t>
            </w:r>
          </w:p>
        </w:tc>
      </w:tr>
    </w:tbl>
    <w:p w14:paraId="72C3BACF">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3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③</w:t>
      </w:r>
      <w:r>
        <w:rPr>
          <w:rFonts w:cs="Arial" w:asciiTheme="minorEastAsia" w:hAnsiTheme="minorEastAsia" w:eastAsiaTheme="minorEastAsia"/>
          <w:szCs w:val="21"/>
        </w:rPr>
        <w:fldChar w:fldCharType="end"/>
      </w:r>
      <w:r>
        <w:rPr>
          <w:rFonts w:cs="Arial" w:asciiTheme="minorEastAsia" w:hAnsiTheme="minorEastAsia" w:eastAsiaTheme="minorEastAsia"/>
          <w:szCs w:val="21"/>
        </w:rPr>
        <w:t>坏账准备计提情况</w:t>
      </w:r>
    </w:p>
    <w:tbl>
      <w:tblPr>
        <w:tblStyle w:val="20"/>
        <w:tblW w:w="0" w:type="auto"/>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376"/>
        <w:gridCol w:w="1701"/>
        <w:gridCol w:w="1701"/>
        <w:gridCol w:w="1843"/>
        <w:gridCol w:w="1592"/>
      </w:tblGrid>
      <w:tr w14:paraId="2AA155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376" w:type="dxa"/>
            <w:vMerge w:val="restart"/>
            <w:vAlign w:val="center"/>
          </w:tcPr>
          <w:p w14:paraId="295B005C">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坏账准备</w:t>
            </w:r>
          </w:p>
        </w:tc>
        <w:tc>
          <w:tcPr>
            <w:tcW w:w="1701" w:type="dxa"/>
            <w:vAlign w:val="center"/>
          </w:tcPr>
          <w:p w14:paraId="1D32764A">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第一阶段</w:t>
            </w:r>
          </w:p>
        </w:tc>
        <w:tc>
          <w:tcPr>
            <w:tcW w:w="1701" w:type="dxa"/>
            <w:vAlign w:val="center"/>
          </w:tcPr>
          <w:p w14:paraId="5DABA1EB">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第二阶段</w:t>
            </w:r>
          </w:p>
        </w:tc>
        <w:tc>
          <w:tcPr>
            <w:tcW w:w="1843" w:type="dxa"/>
            <w:vAlign w:val="center"/>
          </w:tcPr>
          <w:p w14:paraId="101DD037">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第三阶段</w:t>
            </w:r>
          </w:p>
        </w:tc>
        <w:tc>
          <w:tcPr>
            <w:tcW w:w="1592" w:type="dxa"/>
            <w:vMerge w:val="restart"/>
            <w:vAlign w:val="center"/>
          </w:tcPr>
          <w:p w14:paraId="500A654C">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r>
      <w:tr w14:paraId="397EA5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376" w:type="dxa"/>
            <w:vMerge w:val="continue"/>
          </w:tcPr>
          <w:p w14:paraId="263006AA">
            <w:pPr>
              <w:spacing w:line="400" w:lineRule="exact"/>
              <w:rPr>
                <w:rFonts w:hint="eastAsia" w:cs="Arial" w:asciiTheme="minorEastAsia" w:hAnsiTheme="minorEastAsia" w:eastAsiaTheme="minorEastAsia"/>
                <w:szCs w:val="21"/>
              </w:rPr>
            </w:pPr>
          </w:p>
        </w:tc>
        <w:tc>
          <w:tcPr>
            <w:tcW w:w="1701" w:type="dxa"/>
            <w:vAlign w:val="center"/>
          </w:tcPr>
          <w:p w14:paraId="3DFB7CC1">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未来</w:t>
            </w:r>
            <w:r>
              <w:rPr>
                <w:rFonts w:hint="eastAsia" w:cs="Arial" w:asciiTheme="minorEastAsia" w:hAnsiTheme="minorEastAsia" w:eastAsiaTheme="minorEastAsia"/>
                <w:szCs w:val="21"/>
              </w:rPr>
              <w:t>12个月预期信用损失</w:t>
            </w:r>
          </w:p>
        </w:tc>
        <w:tc>
          <w:tcPr>
            <w:tcW w:w="1701" w:type="dxa"/>
            <w:vAlign w:val="center"/>
          </w:tcPr>
          <w:p w14:paraId="3CA15812">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整个存续期预期信用损失</w:t>
            </w:r>
            <w:r>
              <w:rPr>
                <w:rFonts w:hint="eastAsia" w:cs="Arial" w:asciiTheme="minorEastAsia" w:hAnsiTheme="minorEastAsia" w:eastAsiaTheme="minorEastAsia"/>
                <w:szCs w:val="21"/>
              </w:rPr>
              <w:t>（未发生信用减值）</w:t>
            </w:r>
          </w:p>
        </w:tc>
        <w:tc>
          <w:tcPr>
            <w:tcW w:w="1843" w:type="dxa"/>
            <w:vAlign w:val="center"/>
          </w:tcPr>
          <w:p w14:paraId="089C74F1">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整个存续期预期信用损失</w:t>
            </w:r>
            <w:r>
              <w:rPr>
                <w:rFonts w:hint="eastAsia" w:cs="Arial" w:asciiTheme="minorEastAsia" w:hAnsiTheme="minorEastAsia" w:eastAsiaTheme="minorEastAsia"/>
                <w:szCs w:val="21"/>
              </w:rPr>
              <w:t>（已发生信用减值）</w:t>
            </w:r>
          </w:p>
        </w:tc>
        <w:tc>
          <w:tcPr>
            <w:tcW w:w="1592" w:type="dxa"/>
            <w:vMerge w:val="continue"/>
          </w:tcPr>
          <w:p w14:paraId="5B7E5FEA">
            <w:pPr>
              <w:spacing w:line="400" w:lineRule="exact"/>
              <w:rPr>
                <w:rFonts w:hint="eastAsia" w:cs="Arial" w:asciiTheme="minorEastAsia" w:hAnsiTheme="minorEastAsia" w:eastAsiaTheme="minorEastAsia"/>
                <w:szCs w:val="21"/>
              </w:rPr>
            </w:pPr>
          </w:p>
        </w:tc>
      </w:tr>
      <w:tr w14:paraId="23F96F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5A2ECFDE">
            <w:pPr>
              <w:spacing w:line="400" w:lineRule="exact"/>
              <w:rPr>
                <w:rFonts w:hint="eastAsia" w:cs="Arial" w:asciiTheme="minorEastAsia" w:hAnsiTheme="minorEastAsia" w:eastAsiaTheme="minorEastAsia"/>
                <w:szCs w:val="21"/>
              </w:rPr>
            </w:pPr>
            <w:bookmarkStart w:id="122" w:name="_Hlk227515609"/>
            <w:r>
              <w:rPr>
                <w:rFonts w:hint="eastAsia" w:cs="Arial" w:asciiTheme="minorEastAsia" w:hAnsiTheme="minorEastAsia" w:eastAsiaTheme="minorEastAsia"/>
                <w:szCs w:val="21"/>
              </w:rPr>
              <w:t>上年年末余额</w:t>
            </w:r>
          </w:p>
        </w:tc>
        <w:tc>
          <w:tcPr>
            <w:tcW w:w="1701" w:type="dxa"/>
          </w:tcPr>
          <w:p w14:paraId="345EC66A">
            <w:pPr>
              <w:spacing w:line="400" w:lineRule="exact"/>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187,244.73</w:t>
            </w:r>
          </w:p>
        </w:tc>
        <w:tc>
          <w:tcPr>
            <w:tcW w:w="1701" w:type="dxa"/>
          </w:tcPr>
          <w:p w14:paraId="05986A27">
            <w:pPr>
              <w:spacing w:line="400" w:lineRule="exact"/>
              <w:jc w:val="right"/>
              <w:rPr>
                <w:rFonts w:ascii="Arial Narrow" w:hAnsi="Arial Narrow" w:eastAsia="Arial Narrow" w:cs="Arial Narrow"/>
                <w:color w:val="000000"/>
                <w:spacing w:val="-1"/>
                <w:kern w:val="0"/>
                <w:szCs w:val="21"/>
                <w:lang w:eastAsia="en-US"/>
              </w:rPr>
            </w:pPr>
          </w:p>
        </w:tc>
        <w:tc>
          <w:tcPr>
            <w:tcW w:w="1843" w:type="dxa"/>
          </w:tcPr>
          <w:p w14:paraId="66B94156">
            <w:pPr>
              <w:spacing w:line="400" w:lineRule="exact"/>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176,100.00</w:t>
            </w:r>
          </w:p>
        </w:tc>
        <w:tc>
          <w:tcPr>
            <w:tcW w:w="1592" w:type="dxa"/>
          </w:tcPr>
          <w:p w14:paraId="5F67E226">
            <w:pPr>
              <w:spacing w:line="400" w:lineRule="exact"/>
              <w:jc w:val="right"/>
              <w:rPr>
                <w:rFonts w:hint="eastAsia" w:cs="Arial" w:asciiTheme="minorEastAsia" w:hAnsiTheme="minorEastAsia" w:eastAsiaTheme="minorEastAsia"/>
                <w:szCs w:val="21"/>
              </w:rPr>
            </w:pPr>
            <w:r>
              <w:rPr>
                <w:rFonts w:hint="eastAsia" w:ascii="Arial Narrow" w:hAnsi="Arial Narrow"/>
                <w:sz w:val="20"/>
              </w:rPr>
              <w:t>363,344.73</w:t>
            </w:r>
          </w:p>
        </w:tc>
      </w:tr>
      <w:bookmarkEnd w:id="122"/>
      <w:tr w14:paraId="48BAE7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39BDDC89">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上年年末其他应收款账面余额在本期：</w:t>
            </w:r>
          </w:p>
        </w:tc>
        <w:tc>
          <w:tcPr>
            <w:tcW w:w="1701" w:type="dxa"/>
          </w:tcPr>
          <w:p w14:paraId="4B17B489">
            <w:pPr>
              <w:spacing w:line="400" w:lineRule="exact"/>
              <w:rPr>
                <w:rFonts w:hint="eastAsia" w:cs="Arial" w:asciiTheme="minorEastAsia" w:hAnsiTheme="minorEastAsia" w:eastAsiaTheme="minorEastAsia"/>
                <w:szCs w:val="21"/>
              </w:rPr>
            </w:pPr>
          </w:p>
        </w:tc>
        <w:tc>
          <w:tcPr>
            <w:tcW w:w="1701" w:type="dxa"/>
          </w:tcPr>
          <w:p w14:paraId="47B669AC">
            <w:pPr>
              <w:spacing w:line="400" w:lineRule="exact"/>
              <w:rPr>
                <w:rFonts w:hint="eastAsia" w:cs="Arial" w:asciiTheme="minorEastAsia" w:hAnsiTheme="minorEastAsia" w:eastAsiaTheme="minorEastAsia"/>
                <w:szCs w:val="21"/>
              </w:rPr>
            </w:pPr>
          </w:p>
        </w:tc>
        <w:tc>
          <w:tcPr>
            <w:tcW w:w="1843" w:type="dxa"/>
          </w:tcPr>
          <w:p w14:paraId="45B1FC68">
            <w:pPr>
              <w:spacing w:line="400" w:lineRule="exact"/>
              <w:rPr>
                <w:rFonts w:hint="eastAsia" w:cs="Arial" w:asciiTheme="minorEastAsia" w:hAnsiTheme="minorEastAsia" w:eastAsiaTheme="minorEastAsia"/>
                <w:szCs w:val="21"/>
              </w:rPr>
            </w:pPr>
          </w:p>
        </w:tc>
        <w:tc>
          <w:tcPr>
            <w:tcW w:w="1592" w:type="dxa"/>
          </w:tcPr>
          <w:p w14:paraId="3840D379">
            <w:pPr>
              <w:spacing w:line="400" w:lineRule="exact"/>
              <w:rPr>
                <w:rFonts w:hint="eastAsia" w:cs="Arial" w:asciiTheme="minorEastAsia" w:hAnsiTheme="minorEastAsia" w:eastAsiaTheme="minorEastAsia"/>
                <w:szCs w:val="21"/>
              </w:rPr>
            </w:pPr>
          </w:p>
        </w:tc>
      </w:tr>
      <w:tr w14:paraId="307DE7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1E14C778">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转入第二阶段</w:t>
            </w:r>
          </w:p>
        </w:tc>
        <w:tc>
          <w:tcPr>
            <w:tcW w:w="1701" w:type="dxa"/>
          </w:tcPr>
          <w:p w14:paraId="36C349B7">
            <w:pPr>
              <w:spacing w:line="400" w:lineRule="exact"/>
              <w:rPr>
                <w:rFonts w:hint="eastAsia" w:cs="Arial" w:asciiTheme="minorEastAsia" w:hAnsiTheme="minorEastAsia" w:eastAsiaTheme="minorEastAsia"/>
                <w:szCs w:val="21"/>
              </w:rPr>
            </w:pPr>
          </w:p>
        </w:tc>
        <w:tc>
          <w:tcPr>
            <w:tcW w:w="1701" w:type="dxa"/>
          </w:tcPr>
          <w:p w14:paraId="16208464">
            <w:pPr>
              <w:spacing w:line="400" w:lineRule="exact"/>
              <w:rPr>
                <w:rFonts w:hint="eastAsia" w:cs="Arial" w:asciiTheme="minorEastAsia" w:hAnsiTheme="minorEastAsia" w:eastAsiaTheme="minorEastAsia"/>
                <w:szCs w:val="21"/>
              </w:rPr>
            </w:pPr>
          </w:p>
        </w:tc>
        <w:tc>
          <w:tcPr>
            <w:tcW w:w="1843" w:type="dxa"/>
          </w:tcPr>
          <w:p w14:paraId="6D6C5CE8">
            <w:pPr>
              <w:spacing w:line="400" w:lineRule="exact"/>
              <w:rPr>
                <w:rFonts w:hint="eastAsia" w:cs="Arial" w:asciiTheme="minorEastAsia" w:hAnsiTheme="minorEastAsia" w:eastAsiaTheme="minorEastAsia"/>
                <w:szCs w:val="21"/>
              </w:rPr>
            </w:pPr>
          </w:p>
        </w:tc>
        <w:tc>
          <w:tcPr>
            <w:tcW w:w="1592" w:type="dxa"/>
          </w:tcPr>
          <w:p w14:paraId="07500BEC">
            <w:pPr>
              <w:spacing w:line="400" w:lineRule="exact"/>
              <w:rPr>
                <w:rFonts w:hint="eastAsia" w:cs="Arial" w:asciiTheme="minorEastAsia" w:hAnsiTheme="minorEastAsia" w:eastAsiaTheme="minorEastAsia"/>
                <w:szCs w:val="21"/>
              </w:rPr>
            </w:pPr>
          </w:p>
        </w:tc>
      </w:tr>
      <w:tr w14:paraId="629BC1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008E1B68">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转入第三阶段</w:t>
            </w:r>
          </w:p>
        </w:tc>
        <w:tc>
          <w:tcPr>
            <w:tcW w:w="1701" w:type="dxa"/>
          </w:tcPr>
          <w:p w14:paraId="7100219E">
            <w:pPr>
              <w:spacing w:line="400" w:lineRule="exact"/>
              <w:rPr>
                <w:rFonts w:hint="eastAsia" w:cs="Arial" w:asciiTheme="minorEastAsia" w:hAnsiTheme="minorEastAsia" w:eastAsiaTheme="minorEastAsia"/>
                <w:szCs w:val="21"/>
              </w:rPr>
            </w:pPr>
          </w:p>
        </w:tc>
        <w:tc>
          <w:tcPr>
            <w:tcW w:w="1701" w:type="dxa"/>
          </w:tcPr>
          <w:p w14:paraId="4DC368B0">
            <w:pPr>
              <w:spacing w:line="400" w:lineRule="exact"/>
              <w:rPr>
                <w:rFonts w:hint="eastAsia" w:cs="Arial" w:asciiTheme="minorEastAsia" w:hAnsiTheme="minorEastAsia" w:eastAsiaTheme="minorEastAsia"/>
                <w:szCs w:val="21"/>
              </w:rPr>
            </w:pPr>
          </w:p>
        </w:tc>
        <w:tc>
          <w:tcPr>
            <w:tcW w:w="1843" w:type="dxa"/>
          </w:tcPr>
          <w:p w14:paraId="493C95B6">
            <w:pPr>
              <w:spacing w:line="400" w:lineRule="exact"/>
              <w:rPr>
                <w:rFonts w:hint="eastAsia" w:cs="Arial" w:asciiTheme="minorEastAsia" w:hAnsiTheme="minorEastAsia" w:eastAsiaTheme="minorEastAsia"/>
                <w:szCs w:val="21"/>
              </w:rPr>
            </w:pPr>
          </w:p>
        </w:tc>
        <w:tc>
          <w:tcPr>
            <w:tcW w:w="1592" w:type="dxa"/>
          </w:tcPr>
          <w:p w14:paraId="02504FF1">
            <w:pPr>
              <w:spacing w:line="400" w:lineRule="exact"/>
              <w:rPr>
                <w:rFonts w:hint="eastAsia" w:cs="Arial" w:asciiTheme="minorEastAsia" w:hAnsiTheme="minorEastAsia" w:eastAsiaTheme="minorEastAsia"/>
                <w:szCs w:val="21"/>
              </w:rPr>
            </w:pPr>
          </w:p>
        </w:tc>
      </w:tr>
      <w:tr w14:paraId="39B743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49CD11AD">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转回第二阶段</w:t>
            </w:r>
          </w:p>
        </w:tc>
        <w:tc>
          <w:tcPr>
            <w:tcW w:w="1701" w:type="dxa"/>
          </w:tcPr>
          <w:p w14:paraId="193A827E">
            <w:pPr>
              <w:spacing w:line="400" w:lineRule="exact"/>
              <w:rPr>
                <w:rFonts w:hint="eastAsia" w:cs="Arial" w:asciiTheme="minorEastAsia" w:hAnsiTheme="minorEastAsia" w:eastAsiaTheme="minorEastAsia"/>
                <w:szCs w:val="21"/>
              </w:rPr>
            </w:pPr>
          </w:p>
        </w:tc>
        <w:tc>
          <w:tcPr>
            <w:tcW w:w="1701" w:type="dxa"/>
          </w:tcPr>
          <w:p w14:paraId="4E921581">
            <w:pPr>
              <w:spacing w:line="400" w:lineRule="exact"/>
              <w:rPr>
                <w:rFonts w:hint="eastAsia" w:cs="Arial" w:asciiTheme="minorEastAsia" w:hAnsiTheme="minorEastAsia" w:eastAsiaTheme="minorEastAsia"/>
                <w:szCs w:val="21"/>
              </w:rPr>
            </w:pPr>
          </w:p>
        </w:tc>
        <w:tc>
          <w:tcPr>
            <w:tcW w:w="1843" w:type="dxa"/>
          </w:tcPr>
          <w:p w14:paraId="5971FF8C">
            <w:pPr>
              <w:spacing w:line="400" w:lineRule="exact"/>
              <w:rPr>
                <w:rFonts w:hint="eastAsia" w:cs="Arial" w:asciiTheme="minorEastAsia" w:hAnsiTheme="minorEastAsia" w:eastAsiaTheme="minorEastAsia"/>
                <w:szCs w:val="21"/>
              </w:rPr>
            </w:pPr>
          </w:p>
        </w:tc>
        <w:tc>
          <w:tcPr>
            <w:tcW w:w="1592" w:type="dxa"/>
          </w:tcPr>
          <w:p w14:paraId="1C04F2BB">
            <w:pPr>
              <w:spacing w:line="400" w:lineRule="exact"/>
              <w:rPr>
                <w:rFonts w:hint="eastAsia" w:cs="Arial" w:asciiTheme="minorEastAsia" w:hAnsiTheme="minorEastAsia" w:eastAsiaTheme="minorEastAsia"/>
                <w:szCs w:val="21"/>
              </w:rPr>
            </w:pPr>
          </w:p>
        </w:tc>
      </w:tr>
      <w:tr w14:paraId="1816B7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1450766B">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转回第一阶段</w:t>
            </w:r>
          </w:p>
        </w:tc>
        <w:tc>
          <w:tcPr>
            <w:tcW w:w="1701" w:type="dxa"/>
          </w:tcPr>
          <w:p w14:paraId="74DC5EBF">
            <w:pPr>
              <w:spacing w:line="400" w:lineRule="exact"/>
              <w:rPr>
                <w:rFonts w:hint="eastAsia" w:cs="Arial" w:asciiTheme="minorEastAsia" w:hAnsiTheme="minorEastAsia" w:eastAsiaTheme="minorEastAsia"/>
                <w:szCs w:val="21"/>
              </w:rPr>
            </w:pPr>
          </w:p>
        </w:tc>
        <w:tc>
          <w:tcPr>
            <w:tcW w:w="1701" w:type="dxa"/>
          </w:tcPr>
          <w:p w14:paraId="568EE6E1">
            <w:pPr>
              <w:spacing w:line="400" w:lineRule="exact"/>
              <w:rPr>
                <w:rFonts w:hint="eastAsia" w:cs="Arial" w:asciiTheme="minorEastAsia" w:hAnsiTheme="minorEastAsia" w:eastAsiaTheme="minorEastAsia"/>
                <w:szCs w:val="21"/>
              </w:rPr>
            </w:pPr>
          </w:p>
        </w:tc>
        <w:tc>
          <w:tcPr>
            <w:tcW w:w="1843" w:type="dxa"/>
          </w:tcPr>
          <w:p w14:paraId="1E4011CC">
            <w:pPr>
              <w:spacing w:line="400" w:lineRule="exact"/>
              <w:rPr>
                <w:rFonts w:hint="eastAsia" w:cs="Arial" w:asciiTheme="minorEastAsia" w:hAnsiTheme="minorEastAsia" w:eastAsiaTheme="minorEastAsia"/>
                <w:szCs w:val="21"/>
              </w:rPr>
            </w:pPr>
          </w:p>
        </w:tc>
        <w:tc>
          <w:tcPr>
            <w:tcW w:w="1592" w:type="dxa"/>
          </w:tcPr>
          <w:p w14:paraId="057E336A">
            <w:pPr>
              <w:spacing w:line="400" w:lineRule="exact"/>
              <w:rPr>
                <w:rFonts w:hint="eastAsia" w:cs="Arial" w:asciiTheme="minorEastAsia" w:hAnsiTheme="minorEastAsia" w:eastAsiaTheme="minorEastAsia"/>
                <w:szCs w:val="21"/>
              </w:rPr>
            </w:pPr>
          </w:p>
        </w:tc>
      </w:tr>
      <w:tr w14:paraId="749D2C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027A8EFD">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计提</w:t>
            </w:r>
          </w:p>
        </w:tc>
        <w:tc>
          <w:tcPr>
            <w:tcW w:w="1701" w:type="dxa"/>
          </w:tcPr>
          <w:p w14:paraId="44491E02">
            <w:pPr>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151,347.32</w:t>
            </w:r>
          </w:p>
        </w:tc>
        <w:tc>
          <w:tcPr>
            <w:tcW w:w="1701" w:type="dxa"/>
          </w:tcPr>
          <w:p w14:paraId="33F12CEC">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1A7417D0">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63D7103D">
            <w:pPr>
              <w:spacing w:line="400" w:lineRule="exact"/>
              <w:jc w:val="right"/>
              <w:rPr>
                <w:rFonts w:hint="eastAsia"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151,347.32</w:t>
            </w:r>
          </w:p>
        </w:tc>
      </w:tr>
      <w:tr w14:paraId="0B6BC1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7B168F14">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转回</w:t>
            </w:r>
          </w:p>
        </w:tc>
        <w:tc>
          <w:tcPr>
            <w:tcW w:w="1701" w:type="dxa"/>
          </w:tcPr>
          <w:p w14:paraId="10CD9D3D">
            <w:pPr>
              <w:spacing w:line="400" w:lineRule="exact"/>
              <w:jc w:val="right"/>
              <w:rPr>
                <w:rFonts w:hint="eastAsia" w:ascii="Arial Narrow" w:hAnsi="Arial Narrow" w:eastAsia="Arial Narrow" w:cs="Arial Narrow"/>
                <w:color w:val="000000"/>
                <w:spacing w:val="-1"/>
                <w:kern w:val="0"/>
                <w:szCs w:val="21"/>
                <w:lang w:eastAsia="en-US"/>
              </w:rPr>
            </w:pPr>
          </w:p>
        </w:tc>
        <w:tc>
          <w:tcPr>
            <w:tcW w:w="1701" w:type="dxa"/>
          </w:tcPr>
          <w:p w14:paraId="32CB922E">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77268E1F">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1826ACAD">
            <w:pPr>
              <w:spacing w:line="400" w:lineRule="exact"/>
              <w:jc w:val="right"/>
              <w:rPr>
                <w:rFonts w:hint="eastAsia" w:ascii="Arial Narrow" w:hAnsi="Arial Narrow" w:eastAsia="Arial Narrow" w:cs="Arial Narrow"/>
                <w:color w:val="000000"/>
                <w:spacing w:val="-1"/>
                <w:kern w:val="0"/>
                <w:szCs w:val="21"/>
                <w:lang w:eastAsia="en-US"/>
              </w:rPr>
            </w:pPr>
          </w:p>
        </w:tc>
      </w:tr>
      <w:tr w14:paraId="4D450A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5C52DF82">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转销</w:t>
            </w:r>
          </w:p>
        </w:tc>
        <w:tc>
          <w:tcPr>
            <w:tcW w:w="1701" w:type="dxa"/>
          </w:tcPr>
          <w:p w14:paraId="0A07325E">
            <w:pPr>
              <w:spacing w:line="400" w:lineRule="exact"/>
              <w:jc w:val="right"/>
              <w:rPr>
                <w:rFonts w:hint="eastAsia" w:ascii="Arial Narrow" w:hAnsi="Arial Narrow" w:eastAsia="Arial Narrow" w:cs="Arial Narrow"/>
                <w:color w:val="000000"/>
                <w:spacing w:val="-1"/>
                <w:kern w:val="0"/>
                <w:szCs w:val="21"/>
                <w:lang w:eastAsia="en-US"/>
              </w:rPr>
            </w:pPr>
          </w:p>
        </w:tc>
        <w:tc>
          <w:tcPr>
            <w:tcW w:w="1701" w:type="dxa"/>
          </w:tcPr>
          <w:p w14:paraId="3FE5BEB8">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6E525305">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0C37707E">
            <w:pPr>
              <w:spacing w:line="400" w:lineRule="exact"/>
              <w:jc w:val="right"/>
              <w:rPr>
                <w:rFonts w:hint="eastAsia" w:ascii="Arial Narrow" w:hAnsi="Arial Narrow" w:eastAsia="Arial Narrow" w:cs="Arial Narrow"/>
                <w:color w:val="000000"/>
                <w:spacing w:val="-1"/>
                <w:kern w:val="0"/>
                <w:szCs w:val="21"/>
                <w:lang w:eastAsia="en-US"/>
              </w:rPr>
            </w:pPr>
          </w:p>
        </w:tc>
      </w:tr>
      <w:tr w14:paraId="272B0E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1911917C">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核销</w:t>
            </w:r>
          </w:p>
        </w:tc>
        <w:tc>
          <w:tcPr>
            <w:tcW w:w="1701" w:type="dxa"/>
          </w:tcPr>
          <w:p w14:paraId="5B8FDDC3">
            <w:pPr>
              <w:spacing w:line="400" w:lineRule="exact"/>
              <w:jc w:val="right"/>
              <w:rPr>
                <w:rFonts w:hint="eastAsia" w:ascii="Arial Narrow" w:hAnsi="Arial Narrow" w:eastAsia="Arial Narrow" w:cs="Arial Narrow"/>
                <w:color w:val="000000"/>
                <w:spacing w:val="-1"/>
                <w:kern w:val="0"/>
                <w:szCs w:val="21"/>
                <w:lang w:eastAsia="en-US"/>
              </w:rPr>
            </w:pPr>
          </w:p>
        </w:tc>
        <w:tc>
          <w:tcPr>
            <w:tcW w:w="1701" w:type="dxa"/>
          </w:tcPr>
          <w:p w14:paraId="407B77B8">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1A4281D2">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0D07AEE6">
            <w:pPr>
              <w:spacing w:line="400" w:lineRule="exact"/>
              <w:jc w:val="right"/>
              <w:rPr>
                <w:rFonts w:hint="eastAsia" w:ascii="Arial Narrow" w:hAnsi="Arial Narrow" w:eastAsia="Arial Narrow" w:cs="Arial Narrow"/>
                <w:color w:val="000000"/>
                <w:spacing w:val="-1"/>
                <w:kern w:val="0"/>
                <w:szCs w:val="21"/>
                <w:lang w:eastAsia="en-US"/>
              </w:rPr>
            </w:pPr>
          </w:p>
        </w:tc>
      </w:tr>
      <w:tr w14:paraId="3D3A57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1B8D2B1F">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其他变动</w:t>
            </w:r>
          </w:p>
        </w:tc>
        <w:tc>
          <w:tcPr>
            <w:tcW w:w="1701" w:type="dxa"/>
          </w:tcPr>
          <w:p w14:paraId="1368EE3C">
            <w:pPr>
              <w:spacing w:line="400" w:lineRule="exact"/>
              <w:jc w:val="right"/>
              <w:rPr>
                <w:rFonts w:hint="eastAsia" w:ascii="Arial Narrow" w:hAnsi="Arial Narrow" w:eastAsia="Arial Narrow" w:cs="Arial Narrow"/>
                <w:color w:val="000000"/>
                <w:spacing w:val="-1"/>
                <w:kern w:val="0"/>
                <w:szCs w:val="21"/>
                <w:lang w:eastAsia="en-US"/>
              </w:rPr>
            </w:pPr>
          </w:p>
        </w:tc>
        <w:tc>
          <w:tcPr>
            <w:tcW w:w="1701" w:type="dxa"/>
          </w:tcPr>
          <w:p w14:paraId="6D0A4E7B">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29F3E313">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7047F012">
            <w:pPr>
              <w:spacing w:line="400" w:lineRule="exact"/>
              <w:jc w:val="right"/>
              <w:rPr>
                <w:rFonts w:hint="eastAsia" w:ascii="Arial Narrow" w:hAnsi="Arial Narrow" w:eastAsia="Arial Narrow" w:cs="Arial Narrow"/>
                <w:color w:val="000000"/>
                <w:spacing w:val="-1"/>
                <w:kern w:val="0"/>
                <w:szCs w:val="21"/>
                <w:lang w:eastAsia="en-US"/>
              </w:rPr>
            </w:pPr>
          </w:p>
        </w:tc>
      </w:tr>
      <w:tr w14:paraId="60F9BB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6433BD5E">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c>
          <w:tcPr>
            <w:tcW w:w="1701" w:type="dxa"/>
          </w:tcPr>
          <w:p w14:paraId="6DC88BAF">
            <w:pPr>
              <w:spacing w:line="400" w:lineRule="exact"/>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338,592.05</w:t>
            </w:r>
          </w:p>
        </w:tc>
        <w:tc>
          <w:tcPr>
            <w:tcW w:w="1701" w:type="dxa"/>
          </w:tcPr>
          <w:p w14:paraId="24906A40">
            <w:pPr>
              <w:spacing w:line="400" w:lineRule="exact"/>
              <w:jc w:val="right"/>
              <w:rPr>
                <w:rFonts w:hint="eastAsia" w:ascii="Arial Narrow" w:hAnsi="Arial Narrow" w:eastAsia="Arial Narrow" w:cs="Arial Narrow"/>
                <w:b/>
                <w:bCs/>
                <w:color w:val="000000"/>
                <w:spacing w:val="-1"/>
                <w:kern w:val="0"/>
                <w:szCs w:val="21"/>
                <w:lang w:eastAsia="en-US"/>
              </w:rPr>
            </w:pPr>
          </w:p>
        </w:tc>
        <w:tc>
          <w:tcPr>
            <w:tcW w:w="1843" w:type="dxa"/>
          </w:tcPr>
          <w:p w14:paraId="2C79FB0D">
            <w:pPr>
              <w:spacing w:line="400" w:lineRule="exact"/>
              <w:jc w:val="right"/>
              <w:rPr>
                <w:rFonts w:hint="eastAsia"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176,100.00</w:t>
            </w:r>
          </w:p>
        </w:tc>
        <w:tc>
          <w:tcPr>
            <w:tcW w:w="1592" w:type="dxa"/>
          </w:tcPr>
          <w:p w14:paraId="04B38579">
            <w:pPr>
              <w:spacing w:line="400" w:lineRule="exact"/>
              <w:jc w:val="right"/>
              <w:rPr>
                <w:rFonts w:hint="eastAsia"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514,692.05</w:t>
            </w:r>
          </w:p>
        </w:tc>
      </w:tr>
    </w:tbl>
    <w:p w14:paraId="18FFE089">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vanish/>
          <w:szCs w:val="21"/>
        </w:rPr>
        <w:t xml:space="preserve"> (..期应收账款情</w:t>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4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④</w:t>
      </w:r>
      <w:r>
        <w:rPr>
          <w:rFonts w:cs="Arial" w:asciiTheme="minorEastAsia" w:hAnsiTheme="minorEastAsia" w:eastAsiaTheme="minorEastAsia"/>
          <w:szCs w:val="21"/>
        </w:rPr>
        <w:fldChar w:fldCharType="end"/>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251"/>
        <w:gridCol w:w="1524"/>
        <w:gridCol w:w="1296"/>
        <w:gridCol w:w="1404"/>
        <w:gridCol w:w="1380"/>
        <w:gridCol w:w="1358"/>
      </w:tblGrid>
      <w:tr w14:paraId="358B36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rPr>
        <w:tc>
          <w:tcPr>
            <w:tcW w:w="2251" w:type="dxa"/>
            <w:vMerge w:val="restart"/>
            <w:vAlign w:val="center"/>
          </w:tcPr>
          <w:p w14:paraId="11A312BE">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524" w:type="dxa"/>
            <w:vMerge w:val="restart"/>
            <w:vAlign w:val="center"/>
          </w:tcPr>
          <w:p w14:paraId="1834BD2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080" w:type="dxa"/>
            <w:gridSpan w:val="3"/>
          </w:tcPr>
          <w:p w14:paraId="20A67346">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358" w:type="dxa"/>
            <w:vMerge w:val="restart"/>
            <w:vAlign w:val="center"/>
          </w:tcPr>
          <w:p w14:paraId="4235FFB4">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79205E5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51" w:type="dxa"/>
            <w:vMerge w:val="continue"/>
          </w:tcPr>
          <w:p w14:paraId="28B12851">
            <w:pPr>
              <w:spacing w:line="400" w:lineRule="exact"/>
              <w:jc w:val="center"/>
              <w:rPr>
                <w:rFonts w:hint="eastAsia" w:cs="Arial" w:asciiTheme="minorEastAsia" w:hAnsiTheme="minorEastAsia" w:eastAsiaTheme="minorEastAsia"/>
                <w:szCs w:val="21"/>
              </w:rPr>
            </w:pPr>
          </w:p>
        </w:tc>
        <w:tc>
          <w:tcPr>
            <w:tcW w:w="1524" w:type="dxa"/>
            <w:vMerge w:val="continue"/>
          </w:tcPr>
          <w:p w14:paraId="0A0CF115">
            <w:pPr>
              <w:spacing w:line="400" w:lineRule="exact"/>
              <w:jc w:val="center"/>
              <w:rPr>
                <w:rFonts w:hint="eastAsia" w:cs="Arial" w:asciiTheme="minorEastAsia" w:hAnsiTheme="minorEastAsia" w:eastAsiaTheme="minorEastAsia"/>
                <w:szCs w:val="21"/>
              </w:rPr>
            </w:pPr>
          </w:p>
        </w:tc>
        <w:tc>
          <w:tcPr>
            <w:tcW w:w="1296" w:type="dxa"/>
          </w:tcPr>
          <w:p w14:paraId="40569D5D">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计提</w:t>
            </w:r>
          </w:p>
        </w:tc>
        <w:tc>
          <w:tcPr>
            <w:tcW w:w="1404" w:type="dxa"/>
          </w:tcPr>
          <w:p w14:paraId="60535E84">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收回或转回</w:t>
            </w:r>
          </w:p>
        </w:tc>
        <w:tc>
          <w:tcPr>
            <w:tcW w:w="1380" w:type="dxa"/>
          </w:tcPr>
          <w:p w14:paraId="02B3628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转销或核销</w:t>
            </w:r>
          </w:p>
        </w:tc>
        <w:tc>
          <w:tcPr>
            <w:tcW w:w="1358" w:type="dxa"/>
            <w:vMerge w:val="continue"/>
          </w:tcPr>
          <w:p w14:paraId="22C9DEF0">
            <w:pPr>
              <w:spacing w:line="400" w:lineRule="exact"/>
              <w:jc w:val="center"/>
              <w:rPr>
                <w:rFonts w:hint="eastAsia" w:cs="Arial" w:asciiTheme="minorEastAsia" w:hAnsiTheme="minorEastAsia" w:eastAsiaTheme="minorEastAsia"/>
                <w:szCs w:val="21"/>
              </w:rPr>
            </w:pPr>
          </w:p>
        </w:tc>
      </w:tr>
      <w:tr w14:paraId="1762A0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51" w:type="dxa"/>
            <w:vAlign w:val="center"/>
          </w:tcPr>
          <w:p w14:paraId="06E2E39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其他应收款坏账准备</w:t>
            </w:r>
          </w:p>
        </w:tc>
        <w:tc>
          <w:tcPr>
            <w:tcW w:w="1524" w:type="dxa"/>
          </w:tcPr>
          <w:p w14:paraId="04D8F32E">
            <w:pPr>
              <w:spacing w:line="400" w:lineRule="exact"/>
              <w:jc w:val="right"/>
              <w:rPr>
                <w:rFonts w:hint="eastAsia" w:eastAsia="宋体" w:cs="Arial" w:asciiTheme="minorEastAsia" w:hAnsiTheme="minorEastAsia"/>
                <w:sz w:val="21"/>
                <w:szCs w:val="21"/>
                <w:lang w:eastAsia="zh-CN"/>
              </w:rPr>
            </w:pPr>
            <w:r>
              <w:rPr>
                <w:rFonts w:hint="eastAsia" w:ascii="Arial Narrow" w:hAnsi="Arial Narrow"/>
                <w:sz w:val="21"/>
                <w:szCs w:val="21"/>
              </w:rPr>
              <w:t>363,344.73</w:t>
            </w:r>
          </w:p>
        </w:tc>
        <w:tc>
          <w:tcPr>
            <w:tcW w:w="1296" w:type="dxa"/>
          </w:tcPr>
          <w:p w14:paraId="08814A3C">
            <w:pPr>
              <w:spacing w:line="400" w:lineRule="exact"/>
              <w:jc w:val="right"/>
              <w:rPr>
                <w:rFonts w:hint="eastAsia" w:ascii="Arial Narrow" w:hAnsi="Arial Narrow"/>
                <w:sz w:val="21"/>
                <w:szCs w:val="21"/>
              </w:rPr>
            </w:pPr>
            <w:r>
              <w:rPr>
                <w:rFonts w:hint="eastAsia" w:ascii="Arial Narrow" w:hAnsi="Arial Narrow"/>
                <w:sz w:val="21"/>
                <w:szCs w:val="21"/>
              </w:rPr>
              <w:t>151,347.32</w:t>
            </w:r>
          </w:p>
        </w:tc>
        <w:tc>
          <w:tcPr>
            <w:tcW w:w="1404" w:type="dxa"/>
          </w:tcPr>
          <w:p w14:paraId="49A28EBA">
            <w:pPr>
              <w:spacing w:line="400" w:lineRule="exact"/>
              <w:jc w:val="right"/>
              <w:rPr>
                <w:rFonts w:hint="eastAsia" w:ascii="Arial Narrow" w:hAnsi="Arial Narrow"/>
                <w:sz w:val="21"/>
                <w:szCs w:val="21"/>
              </w:rPr>
            </w:pPr>
          </w:p>
        </w:tc>
        <w:tc>
          <w:tcPr>
            <w:tcW w:w="1380" w:type="dxa"/>
          </w:tcPr>
          <w:p w14:paraId="4FA8D80D">
            <w:pPr>
              <w:spacing w:line="400" w:lineRule="exact"/>
              <w:jc w:val="right"/>
              <w:rPr>
                <w:rFonts w:hint="eastAsia" w:ascii="Arial Narrow" w:hAnsi="Arial Narrow"/>
                <w:sz w:val="21"/>
                <w:szCs w:val="21"/>
              </w:rPr>
            </w:pPr>
          </w:p>
        </w:tc>
        <w:tc>
          <w:tcPr>
            <w:tcW w:w="1358" w:type="dxa"/>
          </w:tcPr>
          <w:p w14:paraId="7AF44D0D">
            <w:pPr>
              <w:spacing w:line="400" w:lineRule="exact"/>
              <w:jc w:val="right"/>
              <w:rPr>
                <w:rFonts w:hint="eastAsia" w:ascii="Arial Narrow" w:hAnsi="Arial Narrow"/>
                <w:sz w:val="21"/>
                <w:szCs w:val="21"/>
              </w:rPr>
            </w:pPr>
            <w:r>
              <w:rPr>
                <w:rFonts w:hint="eastAsia" w:ascii="Arial Narrow" w:hAnsi="Arial Narrow"/>
                <w:sz w:val="21"/>
                <w:szCs w:val="21"/>
              </w:rPr>
              <w:t>514,692.05</w:t>
            </w:r>
          </w:p>
        </w:tc>
      </w:tr>
      <w:tr w14:paraId="240C14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51" w:type="dxa"/>
          </w:tcPr>
          <w:p w14:paraId="58ECB472">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c>
          <w:tcPr>
            <w:tcW w:w="1524" w:type="dxa"/>
          </w:tcPr>
          <w:p w14:paraId="11D893BA">
            <w:pPr>
              <w:spacing w:line="400" w:lineRule="exact"/>
              <w:jc w:val="right"/>
              <w:rPr>
                <w:rFonts w:hint="eastAsia" w:eastAsia="宋体" w:cs="Arial" w:asciiTheme="minorEastAsia" w:hAnsiTheme="minorEastAsia"/>
                <w:b/>
                <w:bCs/>
                <w:sz w:val="21"/>
                <w:szCs w:val="21"/>
                <w:lang w:eastAsia="zh-CN"/>
              </w:rPr>
            </w:pPr>
            <w:r>
              <w:rPr>
                <w:rFonts w:hint="eastAsia" w:ascii="Arial Narrow" w:hAnsi="Arial Narrow"/>
                <w:b/>
                <w:bCs/>
                <w:sz w:val="21"/>
                <w:szCs w:val="21"/>
              </w:rPr>
              <w:t>363,344.73</w:t>
            </w:r>
          </w:p>
        </w:tc>
        <w:tc>
          <w:tcPr>
            <w:tcW w:w="1296" w:type="dxa"/>
          </w:tcPr>
          <w:p w14:paraId="58A760E5">
            <w:pPr>
              <w:spacing w:line="400" w:lineRule="exact"/>
              <w:jc w:val="right"/>
              <w:rPr>
                <w:rFonts w:hint="eastAsia" w:ascii="Arial Narrow" w:hAnsi="Arial Narrow"/>
                <w:b/>
                <w:bCs/>
                <w:sz w:val="21"/>
                <w:szCs w:val="21"/>
              </w:rPr>
            </w:pPr>
            <w:r>
              <w:rPr>
                <w:rFonts w:hint="eastAsia" w:ascii="Arial Narrow" w:hAnsi="Arial Narrow"/>
                <w:b/>
                <w:bCs/>
                <w:sz w:val="21"/>
                <w:szCs w:val="21"/>
              </w:rPr>
              <w:t>151,347.32</w:t>
            </w:r>
          </w:p>
        </w:tc>
        <w:tc>
          <w:tcPr>
            <w:tcW w:w="1404" w:type="dxa"/>
          </w:tcPr>
          <w:p w14:paraId="27263218">
            <w:pPr>
              <w:spacing w:line="400" w:lineRule="exact"/>
              <w:jc w:val="right"/>
              <w:rPr>
                <w:rFonts w:hint="eastAsia" w:ascii="Arial Narrow" w:hAnsi="Arial Narrow"/>
                <w:b/>
                <w:bCs/>
                <w:sz w:val="21"/>
                <w:szCs w:val="21"/>
              </w:rPr>
            </w:pPr>
          </w:p>
        </w:tc>
        <w:tc>
          <w:tcPr>
            <w:tcW w:w="1380" w:type="dxa"/>
          </w:tcPr>
          <w:p w14:paraId="020FBB60">
            <w:pPr>
              <w:spacing w:line="400" w:lineRule="exact"/>
              <w:jc w:val="right"/>
              <w:rPr>
                <w:rFonts w:hint="eastAsia" w:ascii="Arial Narrow" w:hAnsi="Arial Narrow"/>
                <w:b/>
                <w:bCs/>
                <w:sz w:val="21"/>
                <w:szCs w:val="21"/>
              </w:rPr>
            </w:pPr>
          </w:p>
        </w:tc>
        <w:tc>
          <w:tcPr>
            <w:tcW w:w="1358" w:type="dxa"/>
          </w:tcPr>
          <w:p w14:paraId="5C6E1919">
            <w:pPr>
              <w:spacing w:line="400" w:lineRule="exact"/>
              <w:jc w:val="right"/>
              <w:rPr>
                <w:rFonts w:hint="eastAsia" w:ascii="Arial Narrow" w:hAnsi="Arial Narrow"/>
                <w:b/>
                <w:bCs/>
                <w:sz w:val="21"/>
                <w:szCs w:val="21"/>
              </w:rPr>
            </w:pPr>
            <w:r>
              <w:rPr>
                <w:rFonts w:hint="eastAsia" w:ascii="Arial Narrow" w:hAnsi="Arial Narrow"/>
                <w:b/>
                <w:bCs/>
                <w:sz w:val="21"/>
                <w:szCs w:val="21"/>
              </w:rPr>
              <w:t>514,692.05</w:t>
            </w:r>
          </w:p>
        </w:tc>
      </w:tr>
    </w:tbl>
    <w:p w14:paraId="41010B29">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hint="eastAsia" w:ascii="宋体" w:hAnsi="宋体" w:cs="宋体"/>
          <w:szCs w:val="21"/>
        </w:rPr>
        <w:t>⑤</w:t>
      </w:r>
      <w:r>
        <w:rPr>
          <w:rFonts w:hint="eastAsia" w:cs="Arial" w:asciiTheme="minorEastAsia" w:hAnsiTheme="minorEastAsia" w:eastAsiaTheme="minorEastAsia"/>
          <w:szCs w:val="21"/>
        </w:rPr>
        <w:t>按欠款方归集的期末余额</w:t>
      </w:r>
      <w:r>
        <w:rPr>
          <w:rFonts w:cs="Arial" w:asciiTheme="minorEastAsia" w:hAnsiTheme="minorEastAsia" w:eastAsiaTheme="minorEastAsia"/>
          <w:szCs w:val="21"/>
        </w:rPr>
        <w:t>前五名</w:t>
      </w:r>
      <w:r>
        <w:rPr>
          <w:rFonts w:hint="eastAsia" w:cs="Arial" w:asciiTheme="minorEastAsia" w:hAnsiTheme="minorEastAsia" w:eastAsiaTheme="minorEastAsia"/>
          <w:szCs w:val="21"/>
        </w:rPr>
        <w:t>的其他应收款</w:t>
      </w:r>
      <w:r>
        <w:rPr>
          <w:rFonts w:cs="Arial" w:asciiTheme="minorEastAsia" w:hAnsiTheme="minorEastAsia" w:eastAsiaTheme="minorEastAsia"/>
          <w:szCs w:val="21"/>
        </w:rPr>
        <w:t>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28" w:type="dxa"/>
          <w:bottom w:w="0" w:type="dxa"/>
          <w:right w:w="28" w:type="dxa"/>
        </w:tblCellMar>
      </w:tblPr>
      <w:tblGrid>
        <w:gridCol w:w="2384"/>
        <w:gridCol w:w="1245"/>
        <w:gridCol w:w="1542"/>
        <w:gridCol w:w="856"/>
        <w:gridCol w:w="1956"/>
        <w:gridCol w:w="1117"/>
      </w:tblGrid>
      <w:tr w14:paraId="524E335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384" w:type="dxa"/>
            <w:vAlign w:val="center"/>
          </w:tcPr>
          <w:p w14:paraId="688B0F3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单位名称</w:t>
            </w:r>
          </w:p>
        </w:tc>
        <w:tc>
          <w:tcPr>
            <w:tcW w:w="1245" w:type="dxa"/>
            <w:vAlign w:val="center"/>
          </w:tcPr>
          <w:p w14:paraId="079F19C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款项</w:t>
            </w:r>
            <w:r>
              <w:rPr>
                <w:rFonts w:cs="Arial" w:asciiTheme="minorEastAsia" w:hAnsiTheme="minorEastAsia" w:eastAsiaTheme="minorEastAsia"/>
                <w:kern w:val="0"/>
                <w:szCs w:val="21"/>
              </w:rPr>
              <w:t>性质</w:t>
            </w:r>
          </w:p>
        </w:tc>
        <w:tc>
          <w:tcPr>
            <w:tcW w:w="1542" w:type="dxa"/>
            <w:vAlign w:val="center"/>
          </w:tcPr>
          <w:p w14:paraId="0957AEA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w:t>
            </w:r>
          </w:p>
        </w:tc>
        <w:tc>
          <w:tcPr>
            <w:tcW w:w="856" w:type="dxa"/>
            <w:vAlign w:val="center"/>
          </w:tcPr>
          <w:p w14:paraId="5A4A1DE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账龄</w:t>
            </w:r>
          </w:p>
        </w:tc>
        <w:tc>
          <w:tcPr>
            <w:tcW w:w="1956" w:type="dxa"/>
          </w:tcPr>
          <w:p w14:paraId="3107B06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占其他应收款</w:t>
            </w: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末余额合计数的比例（%）</w:t>
            </w:r>
          </w:p>
        </w:tc>
        <w:tc>
          <w:tcPr>
            <w:tcW w:w="1117" w:type="dxa"/>
            <w:vAlign w:val="center"/>
          </w:tcPr>
          <w:p w14:paraId="57D35AA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p w14:paraId="0645CB7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w:t>
            </w:r>
          </w:p>
        </w:tc>
      </w:tr>
      <w:tr w14:paraId="2AD68A8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0486BB0E">
            <w:pPr>
              <w:widowControl/>
              <w:spacing w:line="400" w:lineRule="exact"/>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lang w:val="en-US" w:eastAsia="zh-CN"/>
              </w:rPr>
              <w:t>第一名</w:t>
            </w:r>
          </w:p>
        </w:tc>
        <w:tc>
          <w:tcPr>
            <w:tcW w:w="1245" w:type="dxa"/>
            <w:vAlign w:val="center"/>
          </w:tcPr>
          <w:p w14:paraId="44C2E61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05667D08">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151,987,760.86</w:t>
            </w:r>
          </w:p>
        </w:tc>
        <w:tc>
          <w:tcPr>
            <w:tcW w:w="856" w:type="dxa"/>
            <w:vAlign w:val="center"/>
          </w:tcPr>
          <w:p w14:paraId="5AFBF410">
            <w:pPr>
              <w:widowControl/>
              <w:spacing w:line="400" w:lineRule="exact"/>
              <w:rPr>
                <w:rFonts w:hint="default" w:cs="Arial" w:asciiTheme="minorEastAsia" w:hAnsiTheme="minorEastAsia" w:eastAsiaTheme="minorEastAsia"/>
                <w:kern w:val="0"/>
                <w:szCs w:val="21"/>
                <w:lang w:val="en-US" w:eastAsia="zh-CN"/>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5F4E715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52.11</w:t>
            </w:r>
          </w:p>
        </w:tc>
        <w:tc>
          <w:tcPr>
            <w:tcW w:w="1117" w:type="dxa"/>
            <w:vAlign w:val="center"/>
          </w:tcPr>
          <w:p w14:paraId="78CCDA2B">
            <w:pPr>
              <w:widowControl/>
              <w:spacing w:line="400" w:lineRule="exact"/>
              <w:rPr>
                <w:rFonts w:hint="eastAsia" w:cs="Arial" w:asciiTheme="minorEastAsia" w:hAnsiTheme="minorEastAsia" w:eastAsiaTheme="minorEastAsia"/>
                <w:kern w:val="0"/>
                <w:szCs w:val="21"/>
              </w:rPr>
            </w:pPr>
          </w:p>
        </w:tc>
      </w:tr>
      <w:tr w14:paraId="487B70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6BA68F1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第二名</w:t>
            </w:r>
          </w:p>
        </w:tc>
        <w:tc>
          <w:tcPr>
            <w:tcW w:w="1245" w:type="dxa"/>
            <w:vAlign w:val="center"/>
          </w:tcPr>
          <w:p w14:paraId="42E43C2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7AE16676">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37,633,344.63</w:t>
            </w:r>
          </w:p>
        </w:tc>
        <w:tc>
          <w:tcPr>
            <w:tcW w:w="856" w:type="dxa"/>
            <w:vAlign w:val="center"/>
          </w:tcPr>
          <w:p w14:paraId="00F53D37">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671D5A7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12.90</w:t>
            </w:r>
          </w:p>
        </w:tc>
        <w:tc>
          <w:tcPr>
            <w:tcW w:w="1117" w:type="dxa"/>
            <w:vAlign w:val="center"/>
          </w:tcPr>
          <w:p w14:paraId="331824B1">
            <w:pPr>
              <w:widowControl/>
              <w:spacing w:line="400" w:lineRule="exact"/>
              <w:rPr>
                <w:rFonts w:hint="eastAsia" w:cs="Arial" w:asciiTheme="minorEastAsia" w:hAnsiTheme="minorEastAsia" w:eastAsiaTheme="minorEastAsia"/>
                <w:kern w:val="0"/>
                <w:szCs w:val="21"/>
              </w:rPr>
            </w:pPr>
          </w:p>
        </w:tc>
      </w:tr>
      <w:tr w14:paraId="254E31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25F124F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第三名</w:t>
            </w:r>
          </w:p>
        </w:tc>
        <w:tc>
          <w:tcPr>
            <w:tcW w:w="1245" w:type="dxa"/>
            <w:vAlign w:val="center"/>
          </w:tcPr>
          <w:p w14:paraId="19C9C7E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72923F13">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31,480,720.30</w:t>
            </w:r>
          </w:p>
        </w:tc>
        <w:tc>
          <w:tcPr>
            <w:tcW w:w="856" w:type="dxa"/>
            <w:vAlign w:val="center"/>
          </w:tcPr>
          <w:p w14:paraId="3E838C70">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1F8097CD">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10.79</w:t>
            </w:r>
          </w:p>
        </w:tc>
        <w:tc>
          <w:tcPr>
            <w:tcW w:w="1117" w:type="dxa"/>
            <w:vAlign w:val="center"/>
          </w:tcPr>
          <w:p w14:paraId="58DB135B">
            <w:pPr>
              <w:widowControl/>
              <w:spacing w:line="400" w:lineRule="exact"/>
              <w:rPr>
                <w:rFonts w:hint="eastAsia" w:cs="Arial" w:asciiTheme="minorEastAsia" w:hAnsiTheme="minorEastAsia" w:eastAsiaTheme="minorEastAsia"/>
                <w:kern w:val="0"/>
                <w:szCs w:val="21"/>
              </w:rPr>
            </w:pPr>
          </w:p>
        </w:tc>
      </w:tr>
      <w:tr w14:paraId="4EA241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45F8E2C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第四名</w:t>
            </w:r>
          </w:p>
        </w:tc>
        <w:tc>
          <w:tcPr>
            <w:tcW w:w="1245" w:type="dxa"/>
            <w:vAlign w:val="center"/>
          </w:tcPr>
          <w:p w14:paraId="29610DE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591B5E3C">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16,398,670.29</w:t>
            </w:r>
          </w:p>
        </w:tc>
        <w:tc>
          <w:tcPr>
            <w:tcW w:w="856" w:type="dxa"/>
            <w:vAlign w:val="center"/>
          </w:tcPr>
          <w:p w14:paraId="686437FF">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6E6A29A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5.62</w:t>
            </w:r>
          </w:p>
        </w:tc>
        <w:tc>
          <w:tcPr>
            <w:tcW w:w="1117" w:type="dxa"/>
            <w:vAlign w:val="center"/>
          </w:tcPr>
          <w:p w14:paraId="7CEE2977">
            <w:pPr>
              <w:widowControl/>
              <w:spacing w:line="400" w:lineRule="exact"/>
              <w:rPr>
                <w:rFonts w:hint="eastAsia" w:cs="Arial" w:asciiTheme="minorEastAsia" w:hAnsiTheme="minorEastAsia" w:eastAsiaTheme="minorEastAsia"/>
                <w:kern w:val="0"/>
                <w:szCs w:val="21"/>
              </w:rPr>
            </w:pPr>
          </w:p>
        </w:tc>
      </w:tr>
      <w:tr w14:paraId="61CCA7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0594E90A">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第五名</w:t>
            </w:r>
          </w:p>
        </w:tc>
        <w:tc>
          <w:tcPr>
            <w:tcW w:w="1245" w:type="dxa"/>
            <w:vAlign w:val="center"/>
          </w:tcPr>
          <w:p w14:paraId="61967D1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043D660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14,677,880.31</w:t>
            </w:r>
          </w:p>
        </w:tc>
        <w:tc>
          <w:tcPr>
            <w:tcW w:w="856" w:type="dxa"/>
            <w:vAlign w:val="center"/>
          </w:tcPr>
          <w:p w14:paraId="118953BD">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1998E894">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5.03</w:t>
            </w:r>
          </w:p>
        </w:tc>
        <w:tc>
          <w:tcPr>
            <w:tcW w:w="1117" w:type="dxa"/>
            <w:vAlign w:val="center"/>
          </w:tcPr>
          <w:p w14:paraId="2D266548">
            <w:pPr>
              <w:widowControl/>
              <w:spacing w:line="400" w:lineRule="exact"/>
              <w:rPr>
                <w:rFonts w:hint="eastAsia" w:cs="Arial" w:asciiTheme="minorEastAsia" w:hAnsiTheme="minorEastAsia" w:eastAsiaTheme="minorEastAsia"/>
                <w:kern w:val="0"/>
                <w:szCs w:val="21"/>
              </w:rPr>
            </w:pPr>
          </w:p>
        </w:tc>
      </w:tr>
      <w:tr w14:paraId="0EF4E1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43F1882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245" w:type="dxa"/>
            <w:vAlign w:val="center"/>
          </w:tcPr>
          <w:p w14:paraId="0D3B83C9">
            <w:pPr>
              <w:widowControl/>
              <w:spacing w:line="400" w:lineRule="exact"/>
              <w:jc w:val="center"/>
              <w:rPr>
                <w:rFonts w:hint="eastAsia" w:cs="Arial" w:asciiTheme="minorEastAsia" w:hAnsiTheme="minorEastAsia" w:eastAsiaTheme="minorEastAsia"/>
                <w:b/>
                <w:bCs/>
                <w:kern w:val="0"/>
                <w:szCs w:val="21"/>
              </w:rPr>
            </w:pPr>
            <w:r>
              <w:rPr>
                <w:rFonts w:hint="eastAsia" w:cs="Arial" w:asciiTheme="minorEastAsia" w:hAnsiTheme="minorEastAsia" w:eastAsiaTheme="minorEastAsia"/>
                <w:b/>
                <w:bCs/>
                <w:kern w:val="0"/>
                <w:szCs w:val="21"/>
              </w:rPr>
              <w:t>——</w:t>
            </w:r>
          </w:p>
        </w:tc>
        <w:tc>
          <w:tcPr>
            <w:tcW w:w="1542" w:type="dxa"/>
            <w:vAlign w:val="center"/>
          </w:tcPr>
          <w:p w14:paraId="1F4DBF13">
            <w:pPr>
              <w:widowControl/>
              <w:spacing w:line="400" w:lineRule="exact"/>
              <w:jc w:val="right"/>
              <w:rPr>
                <w:rFonts w:hint="eastAsia" w:ascii="Arial Narrow" w:hAnsi="Arial Narrow" w:cs="Arial Narrow" w:eastAsiaTheme="minorEastAsia"/>
                <w:b/>
                <w:bCs/>
                <w:kern w:val="0"/>
                <w:szCs w:val="21"/>
                <w:lang w:eastAsia="zh-CN"/>
              </w:rPr>
            </w:pPr>
            <w:r>
              <w:rPr>
                <w:rFonts w:hint="default" w:ascii="Arial Narrow" w:hAnsi="Arial Narrow" w:cs="Arial Narrow" w:eastAsiaTheme="minorEastAsia"/>
                <w:b/>
                <w:bCs/>
                <w:kern w:val="0"/>
                <w:szCs w:val="21"/>
              </w:rPr>
              <w:t>252,178,376.39</w:t>
            </w:r>
          </w:p>
        </w:tc>
        <w:tc>
          <w:tcPr>
            <w:tcW w:w="856" w:type="dxa"/>
            <w:vAlign w:val="center"/>
          </w:tcPr>
          <w:p w14:paraId="2CFF6B6B">
            <w:pPr>
              <w:widowControl/>
              <w:spacing w:line="400" w:lineRule="exact"/>
              <w:jc w:val="center"/>
              <w:rPr>
                <w:rFonts w:hint="eastAsia" w:cs="Arial" w:asciiTheme="minorEastAsia" w:hAnsiTheme="minorEastAsia" w:eastAsiaTheme="minorEastAsia"/>
                <w:b/>
                <w:bCs/>
                <w:kern w:val="0"/>
                <w:szCs w:val="21"/>
              </w:rPr>
            </w:pPr>
            <w:r>
              <w:rPr>
                <w:rFonts w:hint="eastAsia" w:cs="Arial" w:asciiTheme="minorEastAsia" w:hAnsiTheme="minorEastAsia" w:eastAsiaTheme="minorEastAsia"/>
                <w:b/>
                <w:bCs/>
                <w:kern w:val="0"/>
                <w:szCs w:val="21"/>
              </w:rPr>
              <w:t>——</w:t>
            </w:r>
          </w:p>
        </w:tc>
        <w:tc>
          <w:tcPr>
            <w:tcW w:w="1956" w:type="dxa"/>
            <w:vAlign w:val="center"/>
          </w:tcPr>
          <w:p w14:paraId="0533266C">
            <w:pPr>
              <w:widowControl/>
              <w:spacing w:line="400" w:lineRule="exact"/>
              <w:jc w:val="right"/>
              <w:rPr>
                <w:rFonts w:hint="eastAsia" w:ascii="Arial Narrow" w:hAnsi="Arial Narrow" w:cs="Arial Narrow" w:eastAsiaTheme="minorEastAsia"/>
                <w:b/>
                <w:bCs/>
                <w:kern w:val="0"/>
                <w:szCs w:val="21"/>
                <w:lang w:eastAsia="zh-CN"/>
              </w:rPr>
            </w:pPr>
            <w:r>
              <w:rPr>
                <w:rFonts w:hint="default" w:ascii="Arial Narrow" w:hAnsi="Arial Narrow" w:cs="Arial Narrow" w:eastAsiaTheme="minorEastAsia"/>
                <w:b/>
                <w:bCs/>
                <w:kern w:val="0"/>
                <w:szCs w:val="21"/>
              </w:rPr>
              <w:t>86.45</w:t>
            </w:r>
          </w:p>
        </w:tc>
        <w:tc>
          <w:tcPr>
            <w:tcW w:w="1117" w:type="dxa"/>
            <w:vAlign w:val="center"/>
          </w:tcPr>
          <w:p w14:paraId="1A946871">
            <w:pPr>
              <w:widowControl/>
              <w:spacing w:line="400" w:lineRule="exact"/>
              <w:rPr>
                <w:rFonts w:hint="eastAsia" w:cs="Arial" w:asciiTheme="minorEastAsia" w:hAnsiTheme="minorEastAsia" w:eastAsiaTheme="minorEastAsia"/>
                <w:kern w:val="0"/>
                <w:szCs w:val="21"/>
              </w:rPr>
            </w:pPr>
          </w:p>
        </w:tc>
      </w:tr>
    </w:tbl>
    <w:p w14:paraId="0D944B4C">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3、长期股权投资</w:t>
      </w:r>
    </w:p>
    <w:p w14:paraId="546A411E">
      <w:pPr>
        <w:tabs>
          <w:tab w:val="left" w:pos="36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（1）长期股权投资分类</w:t>
      </w:r>
    </w:p>
    <w:tbl>
      <w:tblPr>
        <w:tblStyle w:val="20"/>
        <w:tblW w:w="9375" w:type="dxa"/>
        <w:tblInd w:w="-37"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1250"/>
        <w:gridCol w:w="1575"/>
        <w:gridCol w:w="1337"/>
        <w:gridCol w:w="1500"/>
        <w:gridCol w:w="1425"/>
        <w:gridCol w:w="738"/>
        <w:gridCol w:w="1550"/>
      </w:tblGrid>
      <w:tr w14:paraId="181AF3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blHeader/>
        </w:trPr>
        <w:tc>
          <w:tcPr>
            <w:tcW w:w="1250" w:type="dxa"/>
            <w:vMerge w:val="restart"/>
            <w:noWrap/>
            <w:vAlign w:val="center"/>
          </w:tcPr>
          <w:p w14:paraId="2870133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4412" w:type="dxa"/>
            <w:gridSpan w:val="3"/>
            <w:noWrap/>
            <w:vAlign w:val="center"/>
          </w:tcPr>
          <w:p w14:paraId="511F607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713" w:type="dxa"/>
            <w:gridSpan w:val="3"/>
            <w:noWrap/>
            <w:vAlign w:val="center"/>
          </w:tcPr>
          <w:p w14:paraId="793A1CD1">
            <w:pPr>
              <w:widowControl/>
              <w:spacing w:line="400" w:lineRule="exact"/>
              <w:jc w:val="center"/>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上年年末余额</w:t>
            </w:r>
          </w:p>
        </w:tc>
      </w:tr>
      <w:tr w14:paraId="086345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blHeader/>
        </w:trPr>
        <w:tc>
          <w:tcPr>
            <w:tcW w:w="1250" w:type="dxa"/>
            <w:vMerge w:val="continue"/>
            <w:noWrap/>
            <w:vAlign w:val="center"/>
          </w:tcPr>
          <w:p w14:paraId="6B35BA6D">
            <w:pPr>
              <w:widowControl/>
              <w:spacing w:line="400" w:lineRule="exact"/>
              <w:jc w:val="center"/>
              <w:rPr>
                <w:rFonts w:hint="eastAsia" w:cs="Arial" w:asciiTheme="minorEastAsia" w:hAnsiTheme="minorEastAsia" w:eastAsiaTheme="minorEastAsia"/>
                <w:kern w:val="0"/>
                <w:szCs w:val="21"/>
              </w:rPr>
            </w:pPr>
          </w:p>
        </w:tc>
        <w:tc>
          <w:tcPr>
            <w:tcW w:w="1575" w:type="dxa"/>
            <w:noWrap/>
            <w:vAlign w:val="center"/>
          </w:tcPr>
          <w:p w14:paraId="36CDE271">
            <w:pPr>
              <w:jc w:val="center"/>
              <w:rPr>
                <w:rFonts w:hint="eastAsia" w:asciiTheme="minorEastAsia" w:hAnsiTheme="minorEastAsia" w:eastAsiaTheme="minorEastAsia"/>
                <w:szCs w:val="21"/>
              </w:rPr>
            </w:pPr>
            <w:r>
              <w:rPr>
                <w:rFonts w:hint="eastAsia" w:asciiTheme="minorEastAsia" w:hAnsiTheme="minorEastAsia" w:eastAsiaTheme="minorEastAsia"/>
                <w:szCs w:val="21"/>
              </w:rPr>
              <w:t>账面余额</w:t>
            </w:r>
          </w:p>
        </w:tc>
        <w:tc>
          <w:tcPr>
            <w:tcW w:w="1337" w:type="dxa"/>
            <w:vAlign w:val="center"/>
          </w:tcPr>
          <w:p w14:paraId="0A9C62F9">
            <w:pPr>
              <w:jc w:val="center"/>
              <w:rPr>
                <w:rFonts w:hint="eastAsia" w:asciiTheme="minorEastAsia" w:hAnsiTheme="minorEastAsia" w:eastAsiaTheme="minorEastAsia"/>
                <w:szCs w:val="21"/>
              </w:rPr>
            </w:pPr>
            <w:r>
              <w:rPr>
                <w:rFonts w:hint="eastAsia" w:asciiTheme="minorEastAsia" w:hAnsiTheme="minorEastAsia" w:eastAsiaTheme="minorEastAsia"/>
                <w:szCs w:val="21"/>
              </w:rPr>
              <w:t>减值准备</w:t>
            </w:r>
          </w:p>
        </w:tc>
        <w:tc>
          <w:tcPr>
            <w:tcW w:w="1500" w:type="dxa"/>
            <w:vAlign w:val="center"/>
          </w:tcPr>
          <w:p w14:paraId="0D51B8AA">
            <w:pPr>
              <w:jc w:val="center"/>
              <w:rPr>
                <w:rFonts w:hint="eastAsia" w:asciiTheme="minorEastAsia" w:hAnsiTheme="minorEastAsia" w:eastAsiaTheme="minorEastAsia"/>
                <w:szCs w:val="21"/>
              </w:rPr>
            </w:pPr>
            <w:r>
              <w:rPr>
                <w:rFonts w:hint="eastAsia" w:asciiTheme="minorEastAsia" w:hAnsiTheme="minorEastAsia" w:eastAsiaTheme="minorEastAsia"/>
                <w:szCs w:val="21"/>
              </w:rPr>
              <w:t>账面价值</w:t>
            </w:r>
          </w:p>
        </w:tc>
        <w:tc>
          <w:tcPr>
            <w:tcW w:w="1425" w:type="dxa"/>
            <w:noWrap/>
            <w:vAlign w:val="center"/>
          </w:tcPr>
          <w:p w14:paraId="6711865C">
            <w:pPr>
              <w:jc w:val="center"/>
              <w:rPr>
                <w:rFonts w:hint="eastAsia" w:asciiTheme="minorEastAsia" w:hAnsiTheme="minorEastAsia" w:eastAsiaTheme="minorEastAsia"/>
                <w:szCs w:val="21"/>
              </w:rPr>
            </w:pPr>
            <w:r>
              <w:rPr>
                <w:rFonts w:hint="eastAsia" w:asciiTheme="minorEastAsia" w:hAnsiTheme="minorEastAsia" w:eastAsiaTheme="minorEastAsia"/>
                <w:szCs w:val="21"/>
              </w:rPr>
              <w:t>账面余额</w:t>
            </w:r>
          </w:p>
        </w:tc>
        <w:tc>
          <w:tcPr>
            <w:tcW w:w="738" w:type="dxa"/>
            <w:noWrap/>
            <w:vAlign w:val="center"/>
          </w:tcPr>
          <w:p w14:paraId="5FC9FD99">
            <w:pPr>
              <w:jc w:val="center"/>
              <w:rPr>
                <w:rFonts w:hint="eastAsia" w:asciiTheme="minorEastAsia" w:hAnsiTheme="minorEastAsia" w:eastAsiaTheme="minorEastAsia"/>
                <w:szCs w:val="21"/>
              </w:rPr>
            </w:pPr>
            <w:r>
              <w:rPr>
                <w:rFonts w:hint="eastAsia" w:asciiTheme="minorEastAsia" w:hAnsiTheme="minorEastAsia" w:eastAsiaTheme="minorEastAsia"/>
                <w:szCs w:val="21"/>
              </w:rPr>
              <w:t>减值准备</w:t>
            </w:r>
          </w:p>
        </w:tc>
        <w:tc>
          <w:tcPr>
            <w:tcW w:w="1550" w:type="dxa"/>
            <w:noWrap/>
            <w:vAlign w:val="center"/>
          </w:tcPr>
          <w:p w14:paraId="1346DE5A">
            <w:pPr>
              <w:jc w:val="center"/>
              <w:rPr>
                <w:rFonts w:hint="eastAsia" w:asciiTheme="minorEastAsia" w:hAnsiTheme="minorEastAsia" w:eastAsiaTheme="minorEastAsia"/>
                <w:szCs w:val="21"/>
              </w:rPr>
            </w:pPr>
            <w:r>
              <w:rPr>
                <w:rFonts w:hint="eastAsia" w:asciiTheme="minorEastAsia" w:hAnsiTheme="minorEastAsia" w:eastAsiaTheme="minorEastAsia"/>
                <w:szCs w:val="21"/>
              </w:rPr>
              <w:t>账面价值</w:t>
            </w:r>
          </w:p>
        </w:tc>
      </w:tr>
      <w:tr w14:paraId="436575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rPr>
        <w:tc>
          <w:tcPr>
            <w:tcW w:w="1250" w:type="dxa"/>
            <w:noWrap/>
            <w:vAlign w:val="center"/>
          </w:tcPr>
          <w:p w14:paraId="14436E14">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对子公司投资</w:t>
            </w:r>
          </w:p>
        </w:tc>
        <w:tc>
          <w:tcPr>
            <w:tcW w:w="1575" w:type="dxa"/>
            <w:noWrap/>
            <w:vAlign w:val="center"/>
          </w:tcPr>
          <w:p w14:paraId="0699215B">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407,840,571.40</w:t>
            </w:r>
          </w:p>
        </w:tc>
        <w:tc>
          <w:tcPr>
            <w:tcW w:w="1337" w:type="dxa"/>
            <w:vAlign w:val="center"/>
          </w:tcPr>
          <w:p w14:paraId="456AC7E9">
            <w:pPr>
              <w:jc w:val="right"/>
              <w:rPr>
                <w:rFonts w:hint="default" w:ascii="Arial Narrow" w:hAnsi="Arial Narrow" w:cs="Arial Narrow" w:eastAsiaTheme="minorEastAsia"/>
                <w:kern w:val="0"/>
                <w:szCs w:val="21"/>
              </w:rPr>
            </w:pPr>
          </w:p>
        </w:tc>
        <w:tc>
          <w:tcPr>
            <w:tcW w:w="1500" w:type="dxa"/>
            <w:vAlign w:val="center"/>
          </w:tcPr>
          <w:p w14:paraId="0A4AD274">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407,840,571.40</w:t>
            </w:r>
          </w:p>
        </w:tc>
        <w:tc>
          <w:tcPr>
            <w:tcW w:w="1425" w:type="dxa"/>
            <w:noWrap/>
            <w:vAlign w:val="center"/>
          </w:tcPr>
          <w:p w14:paraId="08F60CBE">
            <w:pPr>
              <w:keepNext w:val="0"/>
              <w:keepLines w:val="0"/>
              <w:widowControl/>
              <w:suppressLineNumbers w:val="0"/>
              <w:jc w:val="right"/>
              <w:textAlignment w:val="center"/>
              <w:rPr>
                <w:rFonts w:hint="default" w:ascii="Arial Narrow" w:hAnsi="Arial Narrow" w:cs="Arial Narrow" w:eastAsiaTheme="minorEastAsia"/>
                <w:color w:val="auto"/>
                <w:kern w:val="0"/>
                <w:sz w:val="21"/>
                <w:szCs w:val="21"/>
                <w:lang w:val="en-US" w:eastAsia="zh-CN" w:bidi="ar-SA"/>
              </w:rPr>
            </w:pPr>
            <w:r>
              <w:rPr>
                <w:rFonts w:hint="default" w:ascii="Arial Narrow" w:hAnsi="Arial Narrow" w:eastAsia="Arial Narrow" w:cs="Arial Narrow"/>
                <w:i w:val="0"/>
                <w:iCs w:val="0"/>
                <w:color w:val="000000"/>
                <w:kern w:val="0"/>
                <w:sz w:val="20"/>
                <w:szCs w:val="20"/>
                <w:u w:val="none"/>
                <w:lang w:val="en-US" w:eastAsia="zh-CN" w:bidi="ar"/>
              </w:rPr>
              <w:t>407,840,571.40</w:t>
            </w:r>
          </w:p>
        </w:tc>
        <w:tc>
          <w:tcPr>
            <w:tcW w:w="738" w:type="dxa"/>
            <w:noWrap/>
            <w:vAlign w:val="center"/>
          </w:tcPr>
          <w:p w14:paraId="340AE350">
            <w:pPr>
              <w:jc w:val="right"/>
              <w:rPr>
                <w:rFonts w:hint="default" w:ascii="Arial Narrow" w:hAnsi="Arial Narrow" w:cs="Arial Narrow" w:eastAsiaTheme="minorEastAsia"/>
                <w:color w:val="auto"/>
                <w:kern w:val="0"/>
                <w:sz w:val="21"/>
                <w:szCs w:val="21"/>
                <w:lang w:val="en-US" w:eastAsia="en-US" w:bidi="ar-SA"/>
              </w:rPr>
            </w:pPr>
          </w:p>
        </w:tc>
        <w:tc>
          <w:tcPr>
            <w:tcW w:w="1550" w:type="dxa"/>
            <w:noWrap/>
            <w:vAlign w:val="center"/>
          </w:tcPr>
          <w:p w14:paraId="449C98BD">
            <w:pPr>
              <w:keepNext w:val="0"/>
              <w:keepLines w:val="0"/>
              <w:widowControl/>
              <w:suppressLineNumbers w:val="0"/>
              <w:jc w:val="right"/>
              <w:textAlignment w:val="center"/>
              <w:rPr>
                <w:rFonts w:hint="default" w:ascii="Arial Narrow" w:hAnsi="Arial Narrow" w:cs="Arial Narrow" w:eastAsiaTheme="minorEastAsia"/>
                <w:color w:val="auto"/>
                <w:kern w:val="0"/>
                <w:sz w:val="21"/>
                <w:szCs w:val="21"/>
                <w:lang w:val="en-US" w:eastAsia="zh-CN" w:bidi="ar-SA"/>
              </w:rPr>
            </w:pPr>
            <w:r>
              <w:rPr>
                <w:rFonts w:hint="default" w:ascii="Arial Narrow" w:hAnsi="Arial Narrow" w:eastAsia="Arial Narrow" w:cs="Arial Narrow"/>
                <w:i w:val="0"/>
                <w:iCs w:val="0"/>
                <w:color w:val="000000"/>
                <w:kern w:val="0"/>
                <w:sz w:val="20"/>
                <w:szCs w:val="20"/>
                <w:u w:val="none"/>
                <w:lang w:val="en-US" w:eastAsia="zh-CN" w:bidi="ar"/>
              </w:rPr>
              <w:t>407,840,571.40</w:t>
            </w:r>
          </w:p>
        </w:tc>
      </w:tr>
      <w:tr w14:paraId="141D79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rPr>
        <w:tc>
          <w:tcPr>
            <w:tcW w:w="1250" w:type="dxa"/>
            <w:noWrap/>
            <w:vAlign w:val="center"/>
          </w:tcPr>
          <w:p w14:paraId="1F652CE0">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对</w:t>
            </w:r>
            <w:r>
              <w:rPr>
                <w:rFonts w:hint="eastAsia" w:cs="Arial" w:asciiTheme="minorEastAsia" w:hAnsiTheme="minorEastAsia" w:eastAsiaTheme="minorEastAsia"/>
                <w:kern w:val="0"/>
                <w:szCs w:val="21"/>
              </w:rPr>
              <w:t>联营、</w:t>
            </w:r>
            <w:r>
              <w:rPr>
                <w:rFonts w:cs="Arial" w:asciiTheme="minorEastAsia" w:hAnsiTheme="minorEastAsia" w:eastAsiaTheme="minorEastAsia"/>
                <w:kern w:val="0"/>
                <w:szCs w:val="21"/>
              </w:rPr>
              <w:t>合营企业投资</w:t>
            </w:r>
          </w:p>
        </w:tc>
        <w:tc>
          <w:tcPr>
            <w:tcW w:w="1575" w:type="dxa"/>
            <w:noWrap/>
            <w:vAlign w:val="center"/>
          </w:tcPr>
          <w:p w14:paraId="1CAB8680">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141,469,952.68</w:t>
            </w:r>
          </w:p>
        </w:tc>
        <w:tc>
          <w:tcPr>
            <w:tcW w:w="1337" w:type="dxa"/>
            <w:vAlign w:val="center"/>
          </w:tcPr>
          <w:p w14:paraId="5405F461">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8,857,727.61</w:t>
            </w:r>
          </w:p>
        </w:tc>
        <w:tc>
          <w:tcPr>
            <w:tcW w:w="1500" w:type="dxa"/>
            <w:vAlign w:val="center"/>
          </w:tcPr>
          <w:p w14:paraId="31C23C1B">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132,612,225.07</w:t>
            </w:r>
          </w:p>
        </w:tc>
        <w:tc>
          <w:tcPr>
            <w:tcW w:w="1425" w:type="dxa"/>
            <w:noWrap/>
            <w:vAlign w:val="center"/>
          </w:tcPr>
          <w:p w14:paraId="44792076">
            <w:pPr>
              <w:keepNext w:val="0"/>
              <w:keepLines w:val="0"/>
              <w:widowControl/>
              <w:suppressLineNumbers w:val="0"/>
              <w:jc w:val="right"/>
              <w:textAlignment w:val="center"/>
              <w:rPr>
                <w:rFonts w:hint="default" w:ascii="Arial Narrow" w:hAnsi="Arial Narrow" w:cs="Arial Narrow" w:eastAsiaTheme="minorEastAsia"/>
                <w:color w:val="auto"/>
                <w:kern w:val="0"/>
                <w:sz w:val="21"/>
                <w:szCs w:val="21"/>
                <w:lang w:val="en-US" w:eastAsia="zh-CN" w:bidi="ar-SA"/>
              </w:rPr>
            </w:pPr>
            <w:r>
              <w:rPr>
                <w:rFonts w:hint="default" w:ascii="Arial Narrow" w:hAnsi="Arial Narrow" w:eastAsia="Arial Narrow" w:cs="Arial Narrow"/>
                <w:i w:val="0"/>
                <w:iCs w:val="0"/>
                <w:color w:val="000000"/>
                <w:kern w:val="0"/>
                <w:sz w:val="20"/>
                <w:szCs w:val="20"/>
                <w:u w:val="none"/>
                <w:lang w:val="en-US" w:eastAsia="zh-CN" w:bidi="ar"/>
              </w:rPr>
              <w:t>154,378,636.34</w:t>
            </w:r>
          </w:p>
        </w:tc>
        <w:tc>
          <w:tcPr>
            <w:tcW w:w="738" w:type="dxa"/>
            <w:noWrap/>
            <w:vAlign w:val="center"/>
          </w:tcPr>
          <w:p w14:paraId="212731A9">
            <w:pPr>
              <w:jc w:val="right"/>
              <w:rPr>
                <w:rFonts w:hint="default" w:ascii="Arial Narrow" w:hAnsi="Arial Narrow" w:cs="Arial Narrow" w:eastAsiaTheme="minorEastAsia"/>
                <w:color w:val="auto"/>
                <w:kern w:val="0"/>
                <w:sz w:val="21"/>
                <w:szCs w:val="21"/>
                <w:lang w:val="en-US" w:eastAsia="en-US" w:bidi="ar-SA"/>
              </w:rPr>
            </w:pPr>
          </w:p>
        </w:tc>
        <w:tc>
          <w:tcPr>
            <w:tcW w:w="1550" w:type="dxa"/>
            <w:noWrap/>
            <w:vAlign w:val="center"/>
          </w:tcPr>
          <w:p w14:paraId="7968AE2A">
            <w:pPr>
              <w:keepNext w:val="0"/>
              <w:keepLines w:val="0"/>
              <w:widowControl/>
              <w:suppressLineNumbers w:val="0"/>
              <w:jc w:val="right"/>
              <w:textAlignment w:val="center"/>
              <w:rPr>
                <w:rFonts w:hint="default" w:ascii="Arial Narrow" w:hAnsi="Arial Narrow" w:cs="Arial Narrow" w:eastAsiaTheme="minorEastAsia"/>
                <w:color w:val="auto"/>
                <w:kern w:val="0"/>
                <w:sz w:val="21"/>
                <w:szCs w:val="21"/>
                <w:lang w:val="en-US" w:eastAsia="zh-CN" w:bidi="ar-SA"/>
              </w:rPr>
            </w:pPr>
            <w:r>
              <w:rPr>
                <w:rFonts w:hint="default" w:ascii="Arial Narrow" w:hAnsi="Arial Narrow" w:eastAsia="Arial Narrow" w:cs="Arial Narrow"/>
                <w:i w:val="0"/>
                <w:iCs w:val="0"/>
                <w:color w:val="000000"/>
                <w:kern w:val="0"/>
                <w:sz w:val="20"/>
                <w:szCs w:val="20"/>
                <w:u w:val="none"/>
                <w:lang w:val="en-US" w:eastAsia="zh-CN" w:bidi="ar"/>
              </w:rPr>
              <w:t>154,378,636.34</w:t>
            </w:r>
          </w:p>
        </w:tc>
      </w:tr>
      <w:tr w14:paraId="19B314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rPr>
        <w:tc>
          <w:tcPr>
            <w:tcW w:w="1250" w:type="dxa"/>
            <w:noWrap/>
            <w:vAlign w:val="center"/>
          </w:tcPr>
          <w:p w14:paraId="261D632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75" w:type="dxa"/>
            <w:noWrap/>
            <w:vAlign w:val="center"/>
          </w:tcPr>
          <w:p w14:paraId="111DE4CF">
            <w:pPr>
              <w:keepNext w:val="0"/>
              <w:keepLines w:val="0"/>
              <w:widowControl/>
              <w:suppressLineNumbers w:val="0"/>
              <w:jc w:val="right"/>
              <w:textAlignment w:val="center"/>
              <w:rPr>
                <w:rFonts w:hint="eastAsia"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0"/>
                <w:szCs w:val="20"/>
                <w:u w:val="none"/>
                <w:lang w:val="en-US" w:eastAsia="zh-CN" w:bidi="ar"/>
              </w:rPr>
              <w:t>549,310,524.08</w:t>
            </w:r>
          </w:p>
        </w:tc>
        <w:tc>
          <w:tcPr>
            <w:tcW w:w="1337" w:type="dxa"/>
            <w:vAlign w:val="center"/>
          </w:tcPr>
          <w:p w14:paraId="0B8A9284">
            <w:pPr>
              <w:keepNext w:val="0"/>
              <w:keepLines w:val="0"/>
              <w:widowControl/>
              <w:suppressLineNumbers w:val="0"/>
              <w:jc w:val="right"/>
              <w:textAlignment w:val="center"/>
              <w:rPr>
                <w:rFonts w:hint="eastAsia"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0"/>
                <w:szCs w:val="20"/>
                <w:u w:val="none"/>
                <w:lang w:val="en-US" w:eastAsia="zh-CN" w:bidi="ar"/>
              </w:rPr>
              <w:t>8,857,727.61</w:t>
            </w:r>
          </w:p>
        </w:tc>
        <w:tc>
          <w:tcPr>
            <w:tcW w:w="1500" w:type="dxa"/>
            <w:vAlign w:val="center"/>
          </w:tcPr>
          <w:p w14:paraId="68F6C97A">
            <w:pPr>
              <w:keepNext w:val="0"/>
              <w:keepLines w:val="0"/>
              <w:widowControl/>
              <w:suppressLineNumbers w:val="0"/>
              <w:jc w:val="right"/>
              <w:textAlignment w:val="center"/>
              <w:rPr>
                <w:rFonts w:hint="eastAsia"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0"/>
                <w:szCs w:val="20"/>
                <w:u w:val="none"/>
                <w:lang w:val="en-US" w:eastAsia="zh-CN" w:bidi="ar"/>
              </w:rPr>
              <w:t>540,452,796.47</w:t>
            </w:r>
          </w:p>
        </w:tc>
        <w:tc>
          <w:tcPr>
            <w:tcW w:w="1425" w:type="dxa"/>
            <w:noWrap/>
            <w:vAlign w:val="center"/>
          </w:tcPr>
          <w:p w14:paraId="22A3B36C">
            <w:pPr>
              <w:keepNext w:val="0"/>
              <w:keepLines w:val="0"/>
              <w:widowControl/>
              <w:suppressLineNumbers w:val="0"/>
              <w:jc w:val="right"/>
              <w:textAlignment w:val="center"/>
              <w:rPr>
                <w:rFonts w:hint="default" w:ascii="Arial Narrow" w:hAnsi="Arial Narrow" w:cs="Arial Narrow" w:eastAsiaTheme="minorEastAsia"/>
                <w:b/>
                <w:bCs/>
                <w:kern w:val="0"/>
                <w:szCs w:val="21"/>
              </w:rPr>
            </w:pPr>
            <w:r>
              <w:rPr>
                <w:rFonts w:hint="default" w:ascii="Arial Narrow" w:hAnsi="Arial Narrow" w:eastAsia="Arial Narrow" w:cs="Arial Narrow"/>
                <w:b/>
                <w:bCs/>
                <w:i w:val="0"/>
                <w:iCs w:val="0"/>
                <w:color w:val="000000"/>
                <w:kern w:val="0"/>
                <w:sz w:val="20"/>
                <w:szCs w:val="20"/>
                <w:u w:val="none"/>
                <w:lang w:val="en-US" w:eastAsia="zh-CN" w:bidi="ar"/>
              </w:rPr>
              <w:t>562,219,207.74</w:t>
            </w:r>
          </w:p>
        </w:tc>
        <w:tc>
          <w:tcPr>
            <w:tcW w:w="738" w:type="dxa"/>
            <w:noWrap/>
            <w:vAlign w:val="center"/>
          </w:tcPr>
          <w:p w14:paraId="6764A1B4">
            <w:pPr>
              <w:jc w:val="right"/>
              <w:rPr>
                <w:rFonts w:hint="default" w:ascii="Arial Narrow" w:hAnsi="Arial Narrow" w:cs="Arial Narrow" w:eastAsiaTheme="minorEastAsia"/>
                <w:b/>
                <w:bCs/>
                <w:kern w:val="0"/>
                <w:szCs w:val="21"/>
                <w:lang w:eastAsia="en-US"/>
              </w:rPr>
            </w:pPr>
          </w:p>
        </w:tc>
        <w:tc>
          <w:tcPr>
            <w:tcW w:w="1550" w:type="dxa"/>
            <w:noWrap/>
            <w:vAlign w:val="center"/>
          </w:tcPr>
          <w:p w14:paraId="22CC29A7">
            <w:pPr>
              <w:keepNext w:val="0"/>
              <w:keepLines w:val="0"/>
              <w:widowControl/>
              <w:suppressLineNumbers w:val="0"/>
              <w:jc w:val="right"/>
              <w:textAlignment w:val="center"/>
              <w:rPr>
                <w:rFonts w:hint="default" w:ascii="Arial Narrow" w:hAnsi="Arial Narrow" w:cs="Arial Narrow" w:eastAsiaTheme="minorEastAsia"/>
                <w:b/>
                <w:bCs/>
                <w:kern w:val="0"/>
                <w:szCs w:val="21"/>
              </w:rPr>
            </w:pPr>
            <w:r>
              <w:rPr>
                <w:rFonts w:hint="default" w:ascii="Arial Narrow" w:hAnsi="Arial Narrow" w:eastAsia="Arial Narrow" w:cs="Arial Narrow"/>
                <w:b/>
                <w:bCs/>
                <w:i w:val="0"/>
                <w:iCs w:val="0"/>
                <w:color w:val="000000"/>
                <w:kern w:val="0"/>
                <w:sz w:val="20"/>
                <w:szCs w:val="20"/>
                <w:u w:val="none"/>
                <w:lang w:val="en-US" w:eastAsia="zh-CN" w:bidi="ar"/>
              </w:rPr>
              <w:t>562,219,207.74</w:t>
            </w:r>
          </w:p>
        </w:tc>
      </w:tr>
    </w:tbl>
    <w:p w14:paraId="53E90E9C">
      <w:pPr>
        <w:tabs>
          <w:tab w:val="left" w:pos="36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（2）对子公司投资</w:t>
      </w:r>
    </w:p>
    <w:tbl>
      <w:tblPr>
        <w:tblStyle w:val="20"/>
        <w:tblW w:w="9434" w:type="dxa"/>
        <w:tblInd w:w="-112"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747"/>
        <w:gridCol w:w="1548"/>
        <w:gridCol w:w="792"/>
        <w:gridCol w:w="720"/>
        <w:gridCol w:w="1416"/>
        <w:gridCol w:w="1104"/>
        <w:gridCol w:w="1107"/>
      </w:tblGrid>
      <w:tr w14:paraId="27EB85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747" w:type="dxa"/>
            <w:vAlign w:val="center"/>
          </w:tcPr>
          <w:p w14:paraId="2179A1A2">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被投资单位</w:t>
            </w:r>
          </w:p>
        </w:tc>
        <w:tc>
          <w:tcPr>
            <w:tcW w:w="1548" w:type="dxa"/>
            <w:vAlign w:val="center"/>
          </w:tcPr>
          <w:p w14:paraId="387C0C4C">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上年年末余额</w:t>
            </w:r>
          </w:p>
        </w:tc>
        <w:tc>
          <w:tcPr>
            <w:tcW w:w="792" w:type="dxa"/>
            <w:vAlign w:val="center"/>
          </w:tcPr>
          <w:p w14:paraId="5773EA34">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本期增加</w:t>
            </w:r>
          </w:p>
        </w:tc>
        <w:tc>
          <w:tcPr>
            <w:tcW w:w="720" w:type="dxa"/>
            <w:vAlign w:val="center"/>
          </w:tcPr>
          <w:p w14:paraId="7DBCCE80">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本期减少</w:t>
            </w:r>
          </w:p>
        </w:tc>
        <w:tc>
          <w:tcPr>
            <w:tcW w:w="1416" w:type="dxa"/>
            <w:vAlign w:val="center"/>
          </w:tcPr>
          <w:p w14:paraId="016CFCF8">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期末余额</w:t>
            </w:r>
          </w:p>
        </w:tc>
        <w:tc>
          <w:tcPr>
            <w:tcW w:w="1104" w:type="dxa"/>
            <w:vAlign w:val="center"/>
          </w:tcPr>
          <w:p w14:paraId="54C975EE">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本期计提减值准备</w:t>
            </w:r>
          </w:p>
        </w:tc>
        <w:tc>
          <w:tcPr>
            <w:tcW w:w="1107" w:type="dxa"/>
            <w:vAlign w:val="center"/>
          </w:tcPr>
          <w:p w14:paraId="3ACE7D4C">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szCs w:val="21"/>
              </w:rPr>
              <w:t>减值准备期末余额</w:t>
            </w:r>
          </w:p>
        </w:tc>
      </w:tr>
      <w:tr w14:paraId="690191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1ED1C27">
            <w:pPr>
              <w:kinsoku w:val="0"/>
              <w:autoSpaceDE w:val="0"/>
              <w:autoSpaceDN w:val="0"/>
              <w:adjustRightInd w:val="0"/>
              <w:snapToGrid w:val="0"/>
              <w:spacing w:before="38" w:line="218" w:lineRule="auto"/>
              <w:ind w:right="358"/>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北信源系统集成有限公司（江苏神州信源系统工程有限公司）</w:t>
            </w:r>
          </w:p>
        </w:tc>
        <w:tc>
          <w:tcPr>
            <w:tcW w:w="1548" w:type="dxa"/>
            <w:vAlign w:val="center"/>
          </w:tcPr>
          <w:p w14:paraId="07943BED">
            <w:pPr>
              <w:pStyle w:val="71"/>
              <w:spacing w:before="60" w:line="211" w:lineRule="auto"/>
              <w:jc w:val="right"/>
              <w:rPr>
                <w:sz w:val="21"/>
                <w:szCs w:val="21"/>
              </w:rPr>
            </w:pPr>
            <w:r>
              <w:rPr>
                <w:spacing w:val="-2"/>
                <w:sz w:val="21"/>
                <w:szCs w:val="21"/>
              </w:rPr>
              <w:t>190,000,000.00</w:t>
            </w:r>
          </w:p>
        </w:tc>
        <w:tc>
          <w:tcPr>
            <w:tcW w:w="792" w:type="dxa"/>
          </w:tcPr>
          <w:p w14:paraId="703715F4">
            <w:pPr>
              <w:spacing w:line="400" w:lineRule="exact"/>
              <w:rPr>
                <w:rFonts w:hint="eastAsia" w:asciiTheme="minorEastAsia" w:hAnsiTheme="minorEastAsia" w:eastAsiaTheme="minorEastAsia"/>
                <w:szCs w:val="21"/>
              </w:rPr>
            </w:pPr>
          </w:p>
        </w:tc>
        <w:tc>
          <w:tcPr>
            <w:tcW w:w="720" w:type="dxa"/>
          </w:tcPr>
          <w:p w14:paraId="4A55282A">
            <w:pPr>
              <w:spacing w:line="400" w:lineRule="exact"/>
              <w:rPr>
                <w:rFonts w:hint="eastAsia" w:asciiTheme="minorEastAsia" w:hAnsiTheme="minorEastAsia" w:eastAsiaTheme="minorEastAsia"/>
                <w:szCs w:val="21"/>
              </w:rPr>
            </w:pPr>
          </w:p>
        </w:tc>
        <w:tc>
          <w:tcPr>
            <w:tcW w:w="1416" w:type="dxa"/>
            <w:vAlign w:val="center"/>
          </w:tcPr>
          <w:p w14:paraId="5A4028F7">
            <w:pPr>
              <w:pStyle w:val="71"/>
              <w:spacing w:before="60" w:line="211" w:lineRule="auto"/>
              <w:jc w:val="right"/>
              <w:rPr>
                <w:rFonts w:hint="eastAsia" w:asciiTheme="minorEastAsia" w:hAnsiTheme="minorEastAsia" w:eastAsiaTheme="minorEastAsia"/>
                <w:szCs w:val="21"/>
              </w:rPr>
            </w:pPr>
            <w:r>
              <w:rPr>
                <w:spacing w:val="-2"/>
                <w:sz w:val="21"/>
                <w:szCs w:val="21"/>
              </w:rPr>
              <w:t>190,000,000.00</w:t>
            </w:r>
          </w:p>
        </w:tc>
        <w:tc>
          <w:tcPr>
            <w:tcW w:w="1104" w:type="dxa"/>
          </w:tcPr>
          <w:p w14:paraId="440319BB">
            <w:pPr>
              <w:spacing w:line="400" w:lineRule="exact"/>
              <w:rPr>
                <w:rFonts w:hint="eastAsia" w:asciiTheme="minorEastAsia" w:hAnsiTheme="minorEastAsia" w:eastAsiaTheme="minorEastAsia"/>
                <w:szCs w:val="21"/>
              </w:rPr>
            </w:pPr>
          </w:p>
        </w:tc>
        <w:tc>
          <w:tcPr>
            <w:tcW w:w="1107" w:type="dxa"/>
          </w:tcPr>
          <w:p w14:paraId="5DE89A53">
            <w:pPr>
              <w:spacing w:line="400" w:lineRule="exact"/>
              <w:rPr>
                <w:rFonts w:hint="eastAsia" w:asciiTheme="minorEastAsia" w:hAnsiTheme="minorEastAsia" w:eastAsiaTheme="minorEastAsia"/>
                <w:szCs w:val="21"/>
              </w:rPr>
            </w:pPr>
          </w:p>
        </w:tc>
      </w:tr>
      <w:tr w14:paraId="2BEB569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47ABF0BE">
            <w:pPr>
              <w:kinsoku w:val="0"/>
              <w:autoSpaceDE w:val="0"/>
              <w:autoSpaceDN w:val="0"/>
              <w:adjustRightInd w:val="0"/>
              <w:snapToGrid w:val="0"/>
              <w:spacing w:before="38" w:line="218" w:lineRule="auto"/>
              <w:ind w:right="358"/>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北信源信息技术（青岛）有限公司</w:t>
            </w:r>
          </w:p>
        </w:tc>
        <w:tc>
          <w:tcPr>
            <w:tcW w:w="1548" w:type="dxa"/>
            <w:vAlign w:val="center"/>
          </w:tcPr>
          <w:p w14:paraId="28FE1965">
            <w:pPr>
              <w:pStyle w:val="71"/>
              <w:spacing w:before="204" w:line="211" w:lineRule="auto"/>
              <w:jc w:val="right"/>
              <w:rPr>
                <w:sz w:val="21"/>
                <w:szCs w:val="21"/>
              </w:rPr>
            </w:pPr>
            <w:r>
              <w:rPr>
                <w:spacing w:val="-2"/>
                <w:sz w:val="21"/>
                <w:szCs w:val="21"/>
              </w:rPr>
              <w:t>1,640,000.00</w:t>
            </w:r>
          </w:p>
        </w:tc>
        <w:tc>
          <w:tcPr>
            <w:tcW w:w="792" w:type="dxa"/>
          </w:tcPr>
          <w:p w14:paraId="29F099DE">
            <w:pPr>
              <w:spacing w:line="400" w:lineRule="exact"/>
              <w:rPr>
                <w:rFonts w:hint="eastAsia" w:asciiTheme="minorEastAsia" w:hAnsiTheme="minorEastAsia" w:eastAsiaTheme="minorEastAsia"/>
                <w:szCs w:val="21"/>
              </w:rPr>
            </w:pPr>
          </w:p>
        </w:tc>
        <w:tc>
          <w:tcPr>
            <w:tcW w:w="720" w:type="dxa"/>
          </w:tcPr>
          <w:p w14:paraId="0AD87EED">
            <w:pPr>
              <w:spacing w:line="400" w:lineRule="exact"/>
              <w:rPr>
                <w:rFonts w:hint="eastAsia" w:asciiTheme="minorEastAsia" w:hAnsiTheme="minorEastAsia" w:eastAsiaTheme="minorEastAsia"/>
                <w:szCs w:val="21"/>
              </w:rPr>
            </w:pPr>
          </w:p>
        </w:tc>
        <w:tc>
          <w:tcPr>
            <w:tcW w:w="1416" w:type="dxa"/>
            <w:vAlign w:val="center"/>
          </w:tcPr>
          <w:p w14:paraId="78A2EFB1">
            <w:pPr>
              <w:pStyle w:val="71"/>
              <w:spacing w:before="204" w:line="211" w:lineRule="auto"/>
              <w:jc w:val="right"/>
              <w:rPr>
                <w:rFonts w:hint="eastAsia" w:asciiTheme="minorEastAsia" w:hAnsiTheme="minorEastAsia" w:eastAsiaTheme="minorEastAsia"/>
                <w:szCs w:val="21"/>
              </w:rPr>
            </w:pPr>
            <w:r>
              <w:rPr>
                <w:spacing w:val="-2"/>
                <w:sz w:val="21"/>
                <w:szCs w:val="21"/>
              </w:rPr>
              <w:t>1,640,000.00</w:t>
            </w:r>
          </w:p>
        </w:tc>
        <w:tc>
          <w:tcPr>
            <w:tcW w:w="1104" w:type="dxa"/>
          </w:tcPr>
          <w:p w14:paraId="700574B2">
            <w:pPr>
              <w:spacing w:line="400" w:lineRule="exact"/>
              <w:rPr>
                <w:rFonts w:hint="eastAsia" w:asciiTheme="minorEastAsia" w:hAnsiTheme="minorEastAsia" w:eastAsiaTheme="minorEastAsia"/>
                <w:szCs w:val="21"/>
              </w:rPr>
            </w:pPr>
          </w:p>
        </w:tc>
        <w:tc>
          <w:tcPr>
            <w:tcW w:w="1107" w:type="dxa"/>
          </w:tcPr>
          <w:p w14:paraId="7F86F74A">
            <w:pPr>
              <w:spacing w:line="400" w:lineRule="exact"/>
              <w:rPr>
                <w:rFonts w:hint="eastAsia" w:asciiTheme="minorEastAsia" w:hAnsiTheme="minorEastAsia" w:eastAsiaTheme="minorEastAsia"/>
                <w:szCs w:val="21"/>
              </w:rPr>
            </w:pPr>
          </w:p>
        </w:tc>
      </w:tr>
      <w:tr w14:paraId="79DFCC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01758435">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上海北信源信息技术有限公司</w:t>
            </w:r>
          </w:p>
        </w:tc>
        <w:tc>
          <w:tcPr>
            <w:tcW w:w="1548" w:type="dxa"/>
            <w:vAlign w:val="center"/>
          </w:tcPr>
          <w:p w14:paraId="68990FAD">
            <w:pPr>
              <w:pStyle w:val="71"/>
              <w:spacing w:before="204" w:line="211" w:lineRule="auto"/>
              <w:jc w:val="right"/>
              <w:rPr>
                <w:sz w:val="21"/>
                <w:szCs w:val="21"/>
              </w:rPr>
            </w:pPr>
            <w:r>
              <w:rPr>
                <w:spacing w:val="-1"/>
                <w:sz w:val="21"/>
                <w:szCs w:val="21"/>
              </w:rPr>
              <w:t>20,000,000.00</w:t>
            </w:r>
          </w:p>
        </w:tc>
        <w:tc>
          <w:tcPr>
            <w:tcW w:w="792" w:type="dxa"/>
          </w:tcPr>
          <w:p w14:paraId="0A6D06C0">
            <w:pPr>
              <w:spacing w:line="400" w:lineRule="exact"/>
              <w:rPr>
                <w:rFonts w:hint="eastAsia" w:asciiTheme="minorEastAsia" w:hAnsiTheme="minorEastAsia" w:eastAsiaTheme="minorEastAsia"/>
                <w:szCs w:val="21"/>
              </w:rPr>
            </w:pPr>
          </w:p>
        </w:tc>
        <w:tc>
          <w:tcPr>
            <w:tcW w:w="720" w:type="dxa"/>
          </w:tcPr>
          <w:p w14:paraId="24A61F26">
            <w:pPr>
              <w:spacing w:line="400" w:lineRule="exact"/>
              <w:rPr>
                <w:rFonts w:hint="eastAsia" w:asciiTheme="minorEastAsia" w:hAnsiTheme="minorEastAsia" w:eastAsiaTheme="minorEastAsia"/>
                <w:szCs w:val="21"/>
              </w:rPr>
            </w:pPr>
          </w:p>
        </w:tc>
        <w:tc>
          <w:tcPr>
            <w:tcW w:w="1416" w:type="dxa"/>
            <w:vAlign w:val="center"/>
          </w:tcPr>
          <w:p w14:paraId="3521A43D">
            <w:pPr>
              <w:pStyle w:val="71"/>
              <w:spacing w:before="204" w:line="211" w:lineRule="auto"/>
              <w:jc w:val="right"/>
              <w:rPr>
                <w:rFonts w:hint="eastAsia" w:asciiTheme="minorEastAsia" w:hAnsiTheme="minorEastAsia" w:eastAsiaTheme="minorEastAsia"/>
                <w:szCs w:val="21"/>
              </w:rPr>
            </w:pPr>
            <w:r>
              <w:rPr>
                <w:spacing w:val="-1"/>
                <w:sz w:val="21"/>
                <w:szCs w:val="21"/>
              </w:rPr>
              <w:t>20,000,000.00</w:t>
            </w:r>
          </w:p>
        </w:tc>
        <w:tc>
          <w:tcPr>
            <w:tcW w:w="1104" w:type="dxa"/>
          </w:tcPr>
          <w:p w14:paraId="155EADA0">
            <w:pPr>
              <w:spacing w:line="400" w:lineRule="exact"/>
              <w:rPr>
                <w:rFonts w:hint="eastAsia" w:asciiTheme="minorEastAsia" w:hAnsiTheme="minorEastAsia" w:eastAsiaTheme="minorEastAsia"/>
                <w:szCs w:val="21"/>
              </w:rPr>
            </w:pPr>
          </w:p>
        </w:tc>
        <w:tc>
          <w:tcPr>
            <w:tcW w:w="1107" w:type="dxa"/>
          </w:tcPr>
          <w:p w14:paraId="1F3DDA78">
            <w:pPr>
              <w:spacing w:line="400" w:lineRule="exact"/>
              <w:rPr>
                <w:rFonts w:hint="eastAsia" w:asciiTheme="minorEastAsia" w:hAnsiTheme="minorEastAsia" w:eastAsiaTheme="minorEastAsia"/>
                <w:szCs w:val="21"/>
              </w:rPr>
            </w:pPr>
          </w:p>
        </w:tc>
      </w:tr>
      <w:tr w14:paraId="61E3C2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08747C53">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天津北信源信息技术有限公司</w:t>
            </w:r>
          </w:p>
        </w:tc>
        <w:tc>
          <w:tcPr>
            <w:tcW w:w="1548" w:type="dxa"/>
            <w:vAlign w:val="center"/>
          </w:tcPr>
          <w:p w14:paraId="40B8AA2E">
            <w:pPr>
              <w:kinsoku w:val="0"/>
              <w:autoSpaceDE w:val="0"/>
              <w:autoSpaceDN w:val="0"/>
              <w:adjustRightInd w:val="0"/>
              <w:snapToGrid w:val="0"/>
              <w:jc w:val="right"/>
              <w:rPr>
                <w:rFonts w:eastAsia="Arial"/>
                <w:color w:val="000000"/>
                <w:szCs w:val="21"/>
              </w:rPr>
            </w:pPr>
          </w:p>
        </w:tc>
        <w:tc>
          <w:tcPr>
            <w:tcW w:w="792" w:type="dxa"/>
          </w:tcPr>
          <w:p w14:paraId="7E472707">
            <w:pPr>
              <w:spacing w:line="400" w:lineRule="exact"/>
              <w:rPr>
                <w:rFonts w:hint="eastAsia" w:asciiTheme="minorEastAsia" w:hAnsiTheme="minorEastAsia" w:eastAsiaTheme="minorEastAsia"/>
                <w:szCs w:val="21"/>
              </w:rPr>
            </w:pPr>
          </w:p>
        </w:tc>
        <w:tc>
          <w:tcPr>
            <w:tcW w:w="720" w:type="dxa"/>
          </w:tcPr>
          <w:p w14:paraId="227E5D9E">
            <w:pPr>
              <w:spacing w:line="400" w:lineRule="exact"/>
              <w:rPr>
                <w:rFonts w:hint="eastAsia" w:asciiTheme="minorEastAsia" w:hAnsiTheme="minorEastAsia" w:eastAsiaTheme="minorEastAsia"/>
                <w:szCs w:val="21"/>
              </w:rPr>
            </w:pPr>
          </w:p>
        </w:tc>
        <w:tc>
          <w:tcPr>
            <w:tcW w:w="1416" w:type="dxa"/>
            <w:vAlign w:val="center"/>
          </w:tcPr>
          <w:p w14:paraId="2EE7DDB7">
            <w:pPr>
              <w:kinsoku w:val="0"/>
              <w:autoSpaceDE w:val="0"/>
              <w:autoSpaceDN w:val="0"/>
              <w:adjustRightInd w:val="0"/>
              <w:snapToGrid w:val="0"/>
              <w:jc w:val="right"/>
              <w:rPr>
                <w:rFonts w:hint="eastAsia" w:asciiTheme="minorEastAsia" w:hAnsiTheme="minorEastAsia" w:eastAsiaTheme="minorEastAsia"/>
                <w:szCs w:val="21"/>
              </w:rPr>
            </w:pPr>
          </w:p>
        </w:tc>
        <w:tc>
          <w:tcPr>
            <w:tcW w:w="1104" w:type="dxa"/>
          </w:tcPr>
          <w:p w14:paraId="717A9FEB">
            <w:pPr>
              <w:spacing w:line="400" w:lineRule="exact"/>
              <w:rPr>
                <w:rFonts w:hint="eastAsia" w:asciiTheme="minorEastAsia" w:hAnsiTheme="minorEastAsia" w:eastAsiaTheme="minorEastAsia"/>
                <w:szCs w:val="21"/>
              </w:rPr>
            </w:pPr>
          </w:p>
        </w:tc>
        <w:tc>
          <w:tcPr>
            <w:tcW w:w="1107" w:type="dxa"/>
          </w:tcPr>
          <w:p w14:paraId="7A451D70">
            <w:pPr>
              <w:spacing w:line="400" w:lineRule="exact"/>
              <w:rPr>
                <w:rFonts w:hint="eastAsia" w:asciiTheme="minorEastAsia" w:hAnsiTheme="minorEastAsia" w:eastAsiaTheme="minorEastAsia"/>
                <w:szCs w:val="21"/>
              </w:rPr>
            </w:pPr>
          </w:p>
        </w:tc>
      </w:tr>
      <w:tr w14:paraId="55539D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F7A54F4">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浙江北信源信息技术有限公司</w:t>
            </w:r>
          </w:p>
        </w:tc>
        <w:tc>
          <w:tcPr>
            <w:tcW w:w="1548" w:type="dxa"/>
            <w:vAlign w:val="center"/>
          </w:tcPr>
          <w:p w14:paraId="5CAF3489">
            <w:pPr>
              <w:pStyle w:val="71"/>
              <w:spacing w:before="210" w:line="211" w:lineRule="auto"/>
              <w:jc w:val="right"/>
              <w:rPr>
                <w:sz w:val="21"/>
                <w:szCs w:val="21"/>
              </w:rPr>
            </w:pPr>
            <w:r>
              <w:rPr>
                <w:spacing w:val="-1"/>
                <w:sz w:val="21"/>
                <w:szCs w:val="21"/>
              </w:rPr>
              <w:t>3,200,000.00</w:t>
            </w:r>
          </w:p>
        </w:tc>
        <w:tc>
          <w:tcPr>
            <w:tcW w:w="792" w:type="dxa"/>
          </w:tcPr>
          <w:p w14:paraId="5AE95918">
            <w:pPr>
              <w:spacing w:line="400" w:lineRule="exact"/>
              <w:rPr>
                <w:rFonts w:hint="eastAsia" w:asciiTheme="minorEastAsia" w:hAnsiTheme="minorEastAsia" w:eastAsiaTheme="minorEastAsia"/>
                <w:szCs w:val="21"/>
              </w:rPr>
            </w:pPr>
          </w:p>
        </w:tc>
        <w:tc>
          <w:tcPr>
            <w:tcW w:w="720" w:type="dxa"/>
          </w:tcPr>
          <w:p w14:paraId="292612B3">
            <w:pPr>
              <w:spacing w:line="400" w:lineRule="exact"/>
              <w:rPr>
                <w:rFonts w:hint="eastAsia" w:asciiTheme="minorEastAsia" w:hAnsiTheme="minorEastAsia" w:eastAsiaTheme="minorEastAsia"/>
                <w:szCs w:val="21"/>
              </w:rPr>
            </w:pPr>
          </w:p>
        </w:tc>
        <w:tc>
          <w:tcPr>
            <w:tcW w:w="1416" w:type="dxa"/>
            <w:vAlign w:val="center"/>
          </w:tcPr>
          <w:p w14:paraId="06028DAF">
            <w:pPr>
              <w:pStyle w:val="71"/>
              <w:spacing w:before="210" w:line="211" w:lineRule="auto"/>
              <w:jc w:val="right"/>
              <w:rPr>
                <w:rFonts w:hint="eastAsia" w:asciiTheme="minorEastAsia" w:hAnsiTheme="minorEastAsia" w:eastAsiaTheme="minorEastAsia"/>
                <w:szCs w:val="21"/>
              </w:rPr>
            </w:pPr>
            <w:r>
              <w:rPr>
                <w:spacing w:val="-1"/>
                <w:sz w:val="21"/>
                <w:szCs w:val="21"/>
              </w:rPr>
              <w:t>3,200,000.00</w:t>
            </w:r>
          </w:p>
        </w:tc>
        <w:tc>
          <w:tcPr>
            <w:tcW w:w="1104" w:type="dxa"/>
          </w:tcPr>
          <w:p w14:paraId="4C860951">
            <w:pPr>
              <w:spacing w:line="400" w:lineRule="exact"/>
              <w:rPr>
                <w:rFonts w:hint="eastAsia" w:asciiTheme="minorEastAsia" w:hAnsiTheme="minorEastAsia" w:eastAsiaTheme="minorEastAsia"/>
                <w:szCs w:val="21"/>
              </w:rPr>
            </w:pPr>
          </w:p>
        </w:tc>
        <w:tc>
          <w:tcPr>
            <w:tcW w:w="1107" w:type="dxa"/>
          </w:tcPr>
          <w:p w14:paraId="4019790C">
            <w:pPr>
              <w:spacing w:line="400" w:lineRule="exact"/>
              <w:rPr>
                <w:rFonts w:hint="eastAsia" w:asciiTheme="minorEastAsia" w:hAnsiTheme="minorEastAsia" w:eastAsiaTheme="minorEastAsia"/>
                <w:szCs w:val="21"/>
              </w:rPr>
            </w:pPr>
          </w:p>
        </w:tc>
      </w:tr>
      <w:tr w14:paraId="6FFDDE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76AC789A">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广西北信源信息技术有限公司</w:t>
            </w:r>
          </w:p>
        </w:tc>
        <w:tc>
          <w:tcPr>
            <w:tcW w:w="1548" w:type="dxa"/>
            <w:vAlign w:val="center"/>
          </w:tcPr>
          <w:p w14:paraId="5C5F0689">
            <w:pPr>
              <w:kinsoku w:val="0"/>
              <w:autoSpaceDE w:val="0"/>
              <w:autoSpaceDN w:val="0"/>
              <w:adjustRightInd w:val="0"/>
              <w:snapToGrid w:val="0"/>
              <w:jc w:val="right"/>
              <w:rPr>
                <w:rFonts w:eastAsia="Arial"/>
                <w:color w:val="000000"/>
                <w:szCs w:val="21"/>
              </w:rPr>
            </w:pPr>
          </w:p>
        </w:tc>
        <w:tc>
          <w:tcPr>
            <w:tcW w:w="792" w:type="dxa"/>
          </w:tcPr>
          <w:p w14:paraId="0F1DE4DB">
            <w:pPr>
              <w:spacing w:line="400" w:lineRule="exact"/>
              <w:rPr>
                <w:rFonts w:hint="eastAsia" w:asciiTheme="minorEastAsia" w:hAnsiTheme="minorEastAsia" w:eastAsiaTheme="minorEastAsia"/>
                <w:szCs w:val="21"/>
              </w:rPr>
            </w:pPr>
          </w:p>
        </w:tc>
        <w:tc>
          <w:tcPr>
            <w:tcW w:w="720" w:type="dxa"/>
          </w:tcPr>
          <w:p w14:paraId="5A042556">
            <w:pPr>
              <w:spacing w:line="400" w:lineRule="exact"/>
              <w:rPr>
                <w:rFonts w:hint="eastAsia" w:asciiTheme="minorEastAsia" w:hAnsiTheme="minorEastAsia" w:eastAsiaTheme="minorEastAsia"/>
                <w:szCs w:val="21"/>
              </w:rPr>
            </w:pPr>
          </w:p>
        </w:tc>
        <w:tc>
          <w:tcPr>
            <w:tcW w:w="1416" w:type="dxa"/>
            <w:vAlign w:val="center"/>
          </w:tcPr>
          <w:p w14:paraId="347B8405">
            <w:pPr>
              <w:kinsoku w:val="0"/>
              <w:autoSpaceDE w:val="0"/>
              <w:autoSpaceDN w:val="0"/>
              <w:adjustRightInd w:val="0"/>
              <w:snapToGrid w:val="0"/>
              <w:jc w:val="right"/>
              <w:rPr>
                <w:rFonts w:hint="eastAsia" w:asciiTheme="minorEastAsia" w:hAnsiTheme="minorEastAsia" w:eastAsiaTheme="minorEastAsia"/>
                <w:szCs w:val="21"/>
              </w:rPr>
            </w:pPr>
          </w:p>
        </w:tc>
        <w:tc>
          <w:tcPr>
            <w:tcW w:w="1104" w:type="dxa"/>
          </w:tcPr>
          <w:p w14:paraId="11C8B3D9">
            <w:pPr>
              <w:spacing w:line="400" w:lineRule="exact"/>
              <w:rPr>
                <w:rFonts w:hint="eastAsia" w:asciiTheme="minorEastAsia" w:hAnsiTheme="minorEastAsia" w:eastAsiaTheme="minorEastAsia"/>
                <w:szCs w:val="21"/>
              </w:rPr>
            </w:pPr>
          </w:p>
        </w:tc>
        <w:tc>
          <w:tcPr>
            <w:tcW w:w="1107" w:type="dxa"/>
          </w:tcPr>
          <w:p w14:paraId="77C45F78">
            <w:pPr>
              <w:spacing w:line="400" w:lineRule="exact"/>
              <w:rPr>
                <w:rFonts w:hint="eastAsia" w:asciiTheme="minorEastAsia" w:hAnsiTheme="minorEastAsia" w:eastAsiaTheme="minorEastAsia"/>
                <w:szCs w:val="21"/>
              </w:rPr>
            </w:pPr>
          </w:p>
        </w:tc>
      </w:tr>
      <w:tr w14:paraId="5C56B4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8868782">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重庆北信源信息技术有限公司</w:t>
            </w:r>
          </w:p>
        </w:tc>
        <w:tc>
          <w:tcPr>
            <w:tcW w:w="1548" w:type="dxa"/>
            <w:vAlign w:val="center"/>
          </w:tcPr>
          <w:p w14:paraId="44B7F5E0">
            <w:pPr>
              <w:pStyle w:val="71"/>
              <w:spacing w:before="216" w:line="211" w:lineRule="auto"/>
              <w:jc w:val="right"/>
              <w:rPr>
                <w:sz w:val="21"/>
                <w:szCs w:val="21"/>
              </w:rPr>
            </w:pPr>
            <w:r>
              <w:rPr>
                <w:spacing w:val="-1"/>
                <w:sz w:val="21"/>
                <w:szCs w:val="21"/>
              </w:rPr>
              <w:t>3,000,000.00</w:t>
            </w:r>
          </w:p>
        </w:tc>
        <w:tc>
          <w:tcPr>
            <w:tcW w:w="792" w:type="dxa"/>
          </w:tcPr>
          <w:p w14:paraId="50B3A4DD">
            <w:pPr>
              <w:spacing w:line="400" w:lineRule="exact"/>
              <w:rPr>
                <w:rFonts w:hint="eastAsia" w:asciiTheme="minorEastAsia" w:hAnsiTheme="minorEastAsia" w:eastAsiaTheme="minorEastAsia"/>
                <w:szCs w:val="21"/>
              </w:rPr>
            </w:pPr>
          </w:p>
        </w:tc>
        <w:tc>
          <w:tcPr>
            <w:tcW w:w="720" w:type="dxa"/>
          </w:tcPr>
          <w:p w14:paraId="614551CB">
            <w:pPr>
              <w:spacing w:line="400" w:lineRule="exact"/>
              <w:rPr>
                <w:rFonts w:hint="eastAsia" w:asciiTheme="minorEastAsia" w:hAnsiTheme="minorEastAsia" w:eastAsiaTheme="minorEastAsia"/>
                <w:szCs w:val="21"/>
              </w:rPr>
            </w:pPr>
          </w:p>
        </w:tc>
        <w:tc>
          <w:tcPr>
            <w:tcW w:w="1416" w:type="dxa"/>
            <w:vAlign w:val="center"/>
          </w:tcPr>
          <w:p w14:paraId="4CC0DFBE">
            <w:pPr>
              <w:pStyle w:val="71"/>
              <w:spacing w:before="216" w:line="211" w:lineRule="auto"/>
              <w:jc w:val="right"/>
              <w:rPr>
                <w:rFonts w:hint="eastAsia" w:asciiTheme="minorEastAsia" w:hAnsiTheme="minorEastAsia" w:eastAsiaTheme="minorEastAsia"/>
                <w:szCs w:val="21"/>
              </w:rPr>
            </w:pPr>
            <w:r>
              <w:rPr>
                <w:spacing w:val="-1"/>
                <w:sz w:val="21"/>
                <w:szCs w:val="21"/>
              </w:rPr>
              <w:t>3,000,000.00</w:t>
            </w:r>
          </w:p>
        </w:tc>
        <w:tc>
          <w:tcPr>
            <w:tcW w:w="1104" w:type="dxa"/>
          </w:tcPr>
          <w:p w14:paraId="43C15B8D">
            <w:pPr>
              <w:spacing w:line="400" w:lineRule="exact"/>
              <w:rPr>
                <w:rFonts w:hint="eastAsia" w:asciiTheme="minorEastAsia" w:hAnsiTheme="minorEastAsia" w:eastAsiaTheme="minorEastAsia"/>
                <w:szCs w:val="21"/>
              </w:rPr>
            </w:pPr>
          </w:p>
        </w:tc>
        <w:tc>
          <w:tcPr>
            <w:tcW w:w="1107" w:type="dxa"/>
          </w:tcPr>
          <w:p w14:paraId="4E6319B3">
            <w:pPr>
              <w:spacing w:line="400" w:lineRule="exact"/>
              <w:rPr>
                <w:rFonts w:hint="eastAsia" w:asciiTheme="minorEastAsia" w:hAnsiTheme="minorEastAsia" w:eastAsiaTheme="minorEastAsia"/>
                <w:szCs w:val="21"/>
              </w:rPr>
            </w:pPr>
          </w:p>
        </w:tc>
      </w:tr>
      <w:tr w14:paraId="147D56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1565E1A3">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北京北信源信息安全技术有限公司</w:t>
            </w:r>
          </w:p>
        </w:tc>
        <w:tc>
          <w:tcPr>
            <w:tcW w:w="1548" w:type="dxa"/>
            <w:vAlign w:val="center"/>
          </w:tcPr>
          <w:p w14:paraId="589792F6">
            <w:pPr>
              <w:pStyle w:val="71"/>
              <w:spacing w:before="197" w:line="211" w:lineRule="auto"/>
              <w:jc w:val="right"/>
              <w:rPr>
                <w:sz w:val="21"/>
                <w:szCs w:val="21"/>
              </w:rPr>
            </w:pPr>
            <w:r>
              <w:rPr>
                <w:spacing w:val="-1"/>
                <w:sz w:val="21"/>
                <w:szCs w:val="21"/>
              </w:rPr>
              <w:t>20,000,000.00</w:t>
            </w:r>
          </w:p>
        </w:tc>
        <w:tc>
          <w:tcPr>
            <w:tcW w:w="792" w:type="dxa"/>
          </w:tcPr>
          <w:p w14:paraId="5404AB2A">
            <w:pPr>
              <w:spacing w:line="400" w:lineRule="exact"/>
              <w:rPr>
                <w:rFonts w:hint="eastAsia" w:asciiTheme="minorEastAsia" w:hAnsiTheme="minorEastAsia" w:eastAsiaTheme="minorEastAsia"/>
                <w:szCs w:val="21"/>
              </w:rPr>
            </w:pPr>
          </w:p>
        </w:tc>
        <w:tc>
          <w:tcPr>
            <w:tcW w:w="720" w:type="dxa"/>
          </w:tcPr>
          <w:p w14:paraId="7CEB7FD0">
            <w:pPr>
              <w:spacing w:line="400" w:lineRule="exact"/>
              <w:rPr>
                <w:rFonts w:hint="eastAsia" w:asciiTheme="minorEastAsia" w:hAnsiTheme="minorEastAsia" w:eastAsiaTheme="minorEastAsia"/>
                <w:szCs w:val="21"/>
              </w:rPr>
            </w:pPr>
          </w:p>
        </w:tc>
        <w:tc>
          <w:tcPr>
            <w:tcW w:w="1416" w:type="dxa"/>
            <w:vAlign w:val="center"/>
          </w:tcPr>
          <w:p w14:paraId="609F0690">
            <w:pPr>
              <w:pStyle w:val="71"/>
              <w:spacing w:before="197" w:line="211" w:lineRule="auto"/>
              <w:jc w:val="right"/>
              <w:rPr>
                <w:rFonts w:hint="eastAsia" w:asciiTheme="minorEastAsia" w:hAnsiTheme="minorEastAsia" w:eastAsiaTheme="minorEastAsia"/>
                <w:szCs w:val="21"/>
              </w:rPr>
            </w:pPr>
            <w:r>
              <w:rPr>
                <w:spacing w:val="-1"/>
                <w:sz w:val="21"/>
                <w:szCs w:val="21"/>
              </w:rPr>
              <w:t>20,000,000.00</w:t>
            </w:r>
          </w:p>
        </w:tc>
        <w:tc>
          <w:tcPr>
            <w:tcW w:w="1104" w:type="dxa"/>
          </w:tcPr>
          <w:p w14:paraId="71D09059">
            <w:pPr>
              <w:spacing w:line="400" w:lineRule="exact"/>
              <w:rPr>
                <w:rFonts w:hint="eastAsia" w:asciiTheme="minorEastAsia" w:hAnsiTheme="minorEastAsia" w:eastAsiaTheme="minorEastAsia"/>
                <w:szCs w:val="21"/>
              </w:rPr>
            </w:pPr>
          </w:p>
        </w:tc>
        <w:tc>
          <w:tcPr>
            <w:tcW w:w="1107" w:type="dxa"/>
          </w:tcPr>
          <w:p w14:paraId="04030684">
            <w:pPr>
              <w:spacing w:line="400" w:lineRule="exact"/>
              <w:rPr>
                <w:rFonts w:hint="eastAsia" w:asciiTheme="minorEastAsia" w:hAnsiTheme="minorEastAsia" w:eastAsiaTheme="minorEastAsia"/>
                <w:szCs w:val="21"/>
              </w:rPr>
            </w:pPr>
          </w:p>
        </w:tc>
      </w:tr>
      <w:tr w14:paraId="62C090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571D42AE">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北信源（山西）软件技术有限公司</w:t>
            </w:r>
          </w:p>
        </w:tc>
        <w:tc>
          <w:tcPr>
            <w:tcW w:w="1548" w:type="dxa"/>
            <w:vAlign w:val="center"/>
          </w:tcPr>
          <w:p w14:paraId="4FBE7CAF">
            <w:pPr>
              <w:pStyle w:val="71"/>
              <w:spacing w:before="200" w:line="211" w:lineRule="auto"/>
              <w:jc w:val="right"/>
              <w:rPr>
                <w:sz w:val="21"/>
                <w:szCs w:val="21"/>
              </w:rPr>
            </w:pPr>
            <w:r>
              <w:rPr>
                <w:spacing w:val="-2"/>
                <w:sz w:val="21"/>
                <w:szCs w:val="21"/>
              </w:rPr>
              <w:t>1,000,000.00</w:t>
            </w:r>
          </w:p>
        </w:tc>
        <w:tc>
          <w:tcPr>
            <w:tcW w:w="792" w:type="dxa"/>
          </w:tcPr>
          <w:p w14:paraId="4C5E445F">
            <w:pPr>
              <w:spacing w:line="400" w:lineRule="exact"/>
              <w:rPr>
                <w:rFonts w:hint="eastAsia" w:asciiTheme="minorEastAsia" w:hAnsiTheme="minorEastAsia" w:eastAsiaTheme="minorEastAsia"/>
                <w:szCs w:val="21"/>
              </w:rPr>
            </w:pPr>
          </w:p>
        </w:tc>
        <w:tc>
          <w:tcPr>
            <w:tcW w:w="720" w:type="dxa"/>
          </w:tcPr>
          <w:p w14:paraId="075FE124">
            <w:pPr>
              <w:spacing w:line="400" w:lineRule="exact"/>
              <w:rPr>
                <w:rFonts w:hint="eastAsia" w:asciiTheme="minorEastAsia" w:hAnsiTheme="minorEastAsia" w:eastAsiaTheme="minorEastAsia"/>
                <w:szCs w:val="21"/>
              </w:rPr>
            </w:pPr>
          </w:p>
        </w:tc>
        <w:tc>
          <w:tcPr>
            <w:tcW w:w="1416" w:type="dxa"/>
            <w:vAlign w:val="center"/>
          </w:tcPr>
          <w:p w14:paraId="232093C2">
            <w:pPr>
              <w:pStyle w:val="71"/>
              <w:spacing w:before="200" w:line="211" w:lineRule="auto"/>
              <w:jc w:val="right"/>
              <w:rPr>
                <w:rFonts w:hint="eastAsia" w:asciiTheme="minorEastAsia" w:hAnsiTheme="minorEastAsia" w:eastAsiaTheme="minorEastAsia"/>
                <w:szCs w:val="21"/>
              </w:rPr>
            </w:pPr>
            <w:r>
              <w:rPr>
                <w:spacing w:val="-2"/>
                <w:sz w:val="21"/>
                <w:szCs w:val="21"/>
              </w:rPr>
              <w:t>1,000,000.00</w:t>
            </w:r>
          </w:p>
        </w:tc>
        <w:tc>
          <w:tcPr>
            <w:tcW w:w="1104" w:type="dxa"/>
          </w:tcPr>
          <w:p w14:paraId="1D3A0872">
            <w:pPr>
              <w:spacing w:line="400" w:lineRule="exact"/>
              <w:rPr>
                <w:rFonts w:hint="eastAsia" w:asciiTheme="minorEastAsia" w:hAnsiTheme="minorEastAsia" w:eastAsiaTheme="minorEastAsia"/>
                <w:szCs w:val="21"/>
              </w:rPr>
            </w:pPr>
          </w:p>
        </w:tc>
        <w:tc>
          <w:tcPr>
            <w:tcW w:w="1107" w:type="dxa"/>
          </w:tcPr>
          <w:p w14:paraId="4E51424E">
            <w:pPr>
              <w:spacing w:line="400" w:lineRule="exact"/>
              <w:rPr>
                <w:rFonts w:hint="eastAsia" w:asciiTheme="minorEastAsia" w:hAnsiTheme="minorEastAsia" w:eastAsiaTheme="minorEastAsia"/>
                <w:szCs w:val="21"/>
              </w:rPr>
            </w:pPr>
          </w:p>
        </w:tc>
      </w:tr>
      <w:tr w14:paraId="3AFAFA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2980A8D">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北京中软华泰信息技术有限责任公司</w:t>
            </w:r>
          </w:p>
        </w:tc>
        <w:tc>
          <w:tcPr>
            <w:tcW w:w="1548" w:type="dxa"/>
            <w:vAlign w:val="center"/>
          </w:tcPr>
          <w:p w14:paraId="7011CF39">
            <w:pPr>
              <w:pStyle w:val="71"/>
              <w:spacing w:before="202" w:line="211" w:lineRule="auto"/>
              <w:jc w:val="right"/>
              <w:rPr>
                <w:sz w:val="21"/>
                <w:szCs w:val="21"/>
              </w:rPr>
            </w:pPr>
            <w:r>
              <w:rPr>
                <w:spacing w:val="-1"/>
                <w:sz w:val="21"/>
                <w:szCs w:val="21"/>
              </w:rPr>
              <w:t>99,999,995.40</w:t>
            </w:r>
          </w:p>
        </w:tc>
        <w:tc>
          <w:tcPr>
            <w:tcW w:w="792" w:type="dxa"/>
          </w:tcPr>
          <w:p w14:paraId="0F3F3772">
            <w:pPr>
              <w:spacing w:line="400" w:lineRule="exact"/>
              <w:rPr>
                <w:rFonts w:hint="eastAsia" w:asciiTheme="minorEastAsia" w:hAnsiTheme="minorEastAsia" w:eastAsiaTheme="minorEastAsia"/>
                <w:szCs w:val="21"/>
              </w:rPr>
            </w:pPr>
          </w:p>
        </w:tc>
        <w:tc>
          <w:tcPr>
            <w:tcW w:w="720" w:type="dxa"/>
          </w:tcPr>
          <w:p w14:paraId="32414B8F">
            <w:pPr>
              <w:spacing w:line="400" w:lineRule="exact"/>
              <w:rPr>
                <w:rFonts w:hint="eastAsia" w:asciiTheme="minorEastAsia" w:hAnsiTheme="minorEastAsia" w:eastAsiaTheme="minorEastAsia"/>
                <w:szCs w:val="21"/>
              </w:rPr>
            </w:pPr>
          </w:p>
        </w:tc>
        <w:tc>
          <w:tcPr>
            <w:tcW w:w="1416" w:type="dxa"/>
            <w:vAlign w:val="center"/>
          </w:tcPr>
          <w:p w14:paraId="4D58A9F2">
            <w:pPr>
              <w:pStyle w:val="71"/>
              <w:spacing w:before="202" w:line="211" w:lineRule="auto"/>
              <w:jc w:val="right"/>
              <w:rPr>
                <w:rFonts w:hint="eastAsia" w:asciiTheme="minorEastAsia" w:hAnsiTheme="minorEastAsia" w:eastAsiaTheme="minorEastAsia"/>
                <w:szCs w:val="21"/>
              </w:rPr>
            </w:pPr>
            <w:r>
              <w:rPr>
                <w:spacing w:val="-1"/>
                <w:sz w:val="21"/>
                <w:szCs w:val="21"/>
              </w:rPr>
              <w:t>99,999,995.40</w:t>
            </w:r>
          </w:p>
        </w:tc>
        <w:tc>
          <w:tcPr>
            <w:tcW w:w="1104" w:type="dxa"/>
          </w:tcPr>
          <w:p w14:paraId="0F3B64D2">
            <w:pPr>
              <w:spacing w:line="400" w:lineRule="exact"/>
              <w:rPr>
                <w:rFonts w:hint="eastAsia" w:asciiTheme="minorEastAsia" w:hAnsiTheme="minorEastAsia" w:eastAsiaTheme="minorEastAsia"/>
                <w:szCs w:val="21"/>
              </w:rPr>
            </w:pPr>
          </w:p>
        </w:tc>
        <w:tc>
          <w:tcPr>
            <w:tcW w:w="1107" w:type="dxa"/>
          </w:tcPr>
          <w:p w14:paraId="0947D185">
            <w:pPr>
              <w:spacing w:line="400" w:lineRule="exact"/>
              <w:rPr>
                <w:rFonts w:hint="eastAsia" w:asciiTheme="minorEastAsia" w:hAnsiTheme="minorEastAsia" w:eastAsiaTheme="minorEastAsia"/>
                <w:szCs w:val="21"/>
              </w:rPr>
            </w:pPr>
          </w:p>
        </w:tc>
      </w:tr>
      <w:tr w14:paraId="2E45F7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962AFF6">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嘉兴泽阳股权投资合伙企业（有限合伙）</w:t>
            </w:r>
          </w:p>
        </w:tc>
        <w:tc>
          <w:tcPr>
            <w:tcW w:w="1548" w:type="dxa"/>
            <w:vAlign w:val="center"/>
          </w:tcPr>
          <w:p w14:paraId="099CD594">
            <w:pPr>
              <w:pStyle w:val="71"/>
              <w:spacing w:before="205" w:line="211" w:lineRule="auto"/>
              <w:jc w:val="right"/>
              <w:rPr>
                <w:sz w:val="21"/>
                <w:szCs w:val="21"/>
              </w:rPr>
            </w:pPr>
            <w:r>
              <w:rPr>
                <w:spacing w:val="-2"/>
                <w:sz w:val="21"/>
                <w:szCs w:val="21"/>
              </w:rPr>
              <w:t>19,950,000.00</w:t>
            </w:r>
          </w:p>
        </w:tc>
        <w:tc>
          <w:tcPr>
            <w:tcW w:w="792" w:type="dxa"/>
          </w:tcPr>
          <w:p w14:paraId="1E8318DA">
            <w:pPr>
              <w:spacing w:line="400" w:lineRule="exact"/>
              <w:rPr>
                <w:rFonts w:hint="eastAsia" w:asciiTheme="minorEastAsia" w:hAnsiTheme="minorEastAsia" w:eastAsiaTheme="minorEastAsia"/>
                <w:szCs w:val="21"/>
              </w:rPr>
            </w:pPr>
          </w:p>
        </w:tc>
        <w:tc>
          <w:tcPr>
            <w:tcW w:w="720" w:type="dxa"/>
          </w:tcPr>
          <w:p w14:paraId="6B5492C8">
            <w:pPr>
              <w:spacing w:line="400" w:lineRule="exact"/>
              <w:rPr>
                <w:rFonts w:hint="eastAsia" w:asciiTheme="minorEastAsia" w:hAnsiTheme="minorEastAsia" w:eastAsiaTheme="minorEastAsia"/>
                <w:szCs w:val="21"/>
              </w:rPr>
            </w:pPr>
          </w:p>
        </w:tc>
        <w:tc>
          <w:tcPr>
            <w:tcW w:w="1416" w:type="dxa"/>
            <w:vAlign w:val="center"/>
          </w:tcPr>
          <w:p w14:paraId="483EE5A0">
            <w:pPr>
              <w:pStyle w:val="71"/>
              <w:spacing w:before="205" w:line="211" w:lineRule="auto"/>
              <w:jc w:val="right"/>
              <w:rPr>
                <w:rFonts w:hint="eastAsia" w:asciiTheme="minorEastAsia" w:hAnsiTheme="minorEastAsia" w:eastAsiaTheme="minorEastAsia"/>
                <w:szCs w:val="21"/>
              </w:rPr>
            </w:pPr>
            <w:r>
              <w:rPr>
                <w:spacing w:val="-2"/>
                <w:sz w:val="21"/>
                <w:szCs w:val="21"/>
              </w:rPr>
              <w:t>19,950,000.00</w:t>
            </w:r>
          </w:p>
        </w:tc>
        <w:tc>
          <w:tcPr>
            <w:tcW w:w="1104" w:type="dxa"/>
          </w:tcPr>
          <w:p w14:paraId="05DE73E6">
            <w:pPr>
              <w:spacing w:line="400" w:lineRule="exact"/>
              <w:rPr>
                <w:rFonts w:hint="eastAsia" w:asciiTheme="minorEastAsia" w:hAnsiTheme="minorEastAsia" w:eastAsiaTheme="minorEastAsia"/>
                <w:szCs w:val="21"/>
              </w:rPr>
            </w:pPr>
          </w:p>
        </w:tc>
        <w:tc>
          <w:tcPr>
            <w:tcW w:w="1107" w:type="dxa"/>
          </w:tcPr>
          <w:p w14:paraId="15513CE7">
            <w:pPr>
              <w:spacing w:line="400" w:lineRule="exact"/>
              <w:rPr>
                <w:rFonts w:hint="eastAsia" w:asciiTheme="minorEastAsia" w:hAnsiTheme="minorEastAsia" w:eastAsiaTheme="minorEastAsia"/>
                <w:szCs w:val="21"/>
              </w:rPr>
            </w:pPr>
          </w:p>
        </w:tc>
      </w:tr>
      <w:tr w14:paraId="49776A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78B13E6C">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嘉兴北信源磊垚健康产业投资合伙企业（有限合伙）</w:t>
            </w:r>
          </w:p>
        </w:tc>
        <w:tc>
          <w:tcPr>
            <w:tcW w:w="1548" w:type="dxa"/>
            <w:vAlign w:val="center"/>
          </w:tcPr>
          <w:p w14:paraId="04D09105">
            <w:pPr>
              <w:pStyle w:val="71"/>
              <w:spacing w:before="247" w:line="211" w:lineRule="auto"/>
              <w:jc w:val="right"/>
              <w:rPr>
                <w:sz w:val="21"/>
                <w:szCs w:val="21"/>
              </w:rPr>
            </w:pPr>
            <w:r>
              <w:rPr>
                <w:spacing w:val="-1"/>
                <w:sz w:val="21"/>
                <w:szCs w:val="21"/>
              </w:rPr>
              <w:t>20,000,000.00</w:t>
            </w:r>
          </w:p>
        </w:tc>
        <w:tc>
          <w:tcPr>
            <w:tcW w:w="792" w:type="dxa"/>
          </w:tcPr>
          <w:p w14:paraId="637D8833">
            <w:pPr>
              <w:spacing w:line="400" w:lineRule="exact"/>
              <w:rPr>
                <w:rFonts w:hint="eastAsia" w:asciiTheme="minorEastAsia" w:hAnsiTheme="minorEastAsia" w:eastAsiaTheme="minorEastAsia"/>
                <w:szCs w:val="21"/>
              </w:rPr>
            </w:pPr>
          </w:p>
        </w:tc>
        <w:tc>
          <w:tcPr>
            <w:tcW w:w="720" w:type="dxa"/>
          </w:tcPr>
          <w:p w14:paraId="3C2622AC">
            <w:pPr>
              <w:spacing w:line="400" w:lineRule="exact"/>
              <w:rPr>
                <w:rFonts w:hint="eastAsia" w:asciiTheme="minorEastAsia" w:hAnsiTheme="minorEastAsia" w:eastAsiaTheme="minorEastAsia"/>
                <w:szCs w:val="21"/>
              </w:rPr>
            </w:pPr>
          </w:p>
        </w:tc>
        <w:tc>
          <w:tcPr>
            <w:tcW w:w="1416" w:type="dxa"/>
            <w:vAlign w:val="center"/>
          </w:tcPr>
          <w:p w14:paraId="12B880B2">
            <w:pPr>
              <w:pStyle w:val="71"/>
              <w:spacing w:before="247" w:line="211" w:lineRule="auto"/>
              <w:jc w:val="right"/>
              <w:rPr>
                <w:rFonts w:hint="eastAsia" w:asciiTheme="minorEastAsia" w:hAnsiTheme="minorEastAsia" w:eastAsiaTheme="minorEastAsia"/>
                <w:szCs w:val="21"/>
              </w:rPr>
            </w:pPr>
            <w:r>
              <w:rPr>
                <w:spacing w:val="-1"/>
                <w:sz w:val="21"/>
                <w:szCs w:val="21"/>
              </w:rPr>
              <w:t>20,000,000.00</w:t>
            </w:r>
          </w:p>
        </w:tc>
        <w:tc>
          <w:tcPr>
            <w:tcW w:w="1104" w:type="dxa"/>
          </w:tcPr>
          <w:p w14:paraId="57D08CCB">
            <w:pPr>
              <w:spacing w:line="400" w:lineRule="exact"/>
              <w:rPr>
                <w:rFonts w:hint="eastAsia" w:asciiTheme="minorEastAsia" w:hAnsiTheme="minorEastAsia" w:eastAsiaTheme="minorEastAsia"/>
                <w:szCs w:val="21"/>
              </w:rPr>
            </w:pPr>
          </w:p>
        </w:tc>
        <w:tc>
          <w:tcPr>
            <w:tcW w:w="1107" w:type="dxa"/>
          </w:tcPr>
          <w:p w14:paraId="7ADF2257">
            <w:pPr>
              <w:spacing w:line="400" w:lineRule="exact"/>
              <w:rPr>
                <w:rFonts w:hint="eastAsia" w:asciiTheme="minorEastAsia" w:hAnsiTheme="minorEastAsia" w:eastAsiaTheme="minorEastAsia"/>
                <w:szCs w:val="21"/>
              </w:rPr>
            </w:pPr>
          </w:p>
        </w:tc>
      </w:tr>
      <w:tr w14:paraId="439A7D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5119F054">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人工智能产业技术创新联盟（北京）科技有限公司</w:t>
            </w:r>
          </w:p>
        </w:tc>
        <w:tc>
          <w:tcPr>
            <w:tcW w:w="1548" w:type="dxa"/>
            <w:vAlign w:val="center"/>
          </w:tcPr>
          <w:p w14:paraId="5E5406F0">
            <w:pPr>
              <w:pStyle w:val="71"/>
              <w:spacing w:before="209" w:line="211" w:lineRule="auto"/>
              <w:jc w:val="right"/>
              <w:rPr>
                <w:sz w:val="21"/>
                <w:szCs w:val="21"/>
              </w:rPr>
            </w:pPr>
            <w:r>
              <w:rPr>
                <w:spacing w:val="-1"/>
                <w:sz w:val="21"/>
                <w:szCs w:val="21"/>
              </w:rPr>
              <w:t>3,500,000.00</w:t>
            </w:r>
          </w:p>
        </w:tc>
        <w:tc>
          <w:tcPr>
            <w:tcW w:w="792" w:type="dxa"/>
          </w:tcPr>
          <w:p w14:paraId="097DE09D">
            <w:pPr>
              <w:spacing w:line="400" w:lineRule="exact"/>
              <w:rPr>
                <w:rFonts w:hint="eastAsia" w:asciiTheme="minorEastAsia" w:hAnsiTheme="minorEastAsia" w:eastAsiaTheme="minorEastAsia"/>
                <w:szCs w:val="21"/>
              </w:rPr>
            </w:pPr>
          </w:p>
        </w:tc>
        <w:tc>
          <w:tcPr>
            <w:tcW w:w="720" w:type="dxa"/>
          </w:tcPr>
          <w:p w14:paraId="55DE43EB">
            <w:pPr>
              <w:spacing w:line="400" w:lineRule="exact"/>
              <w:rPr>
                <w:rFonts w:hint="eastAsia" w:asciiTheme="minorEastAsia" w:hAnsiTheme="minorEastAsia" w:eastAsiaTheme="minorEastAsia"/>
                <w:szCs w:val="21"/>
              </w:rPr>
            </w:pPr>
          </w:p>
        </w:tc>
        <w:tc>
          <w:tcPr>
            <w:tcW w:w="1416" w:type="dxa"/>
            <w:vAlign w:val="center"/>
          </w:tcPr>
          <w:p w14:paraId="276B77AC">
            <w:pPr>
              <w:pStyle w:val="71"/>
              <w:spacing w:before="209" w:line="211" w:lineRule="auto"/>
              <w:jc w:val="right"/>
              <w:rPr>
                <w:rFonts w:hint="eastAsia" w:asciiTheme="minorEastAsia" w:hAnsiTheme="minorEastAsia" w:eastAsiaTheme="minorEastAsia"/>
                <w:szCs w:val="21"/>
              </w:rPr>
            </w:pPr>
            <w:r>
              <w:rPr>
                <w:spacing w:val="-1"/>
                <w:sz w:val="21"/>
                <w:szCs w:val="21"/>
              </w:rPr>
              <w:t>3,500,000.00</w:t>
            </w:r>
          </w:p>
        </w:tc>
        <w:tc>
          <w:tcPr>
            <w:tcW w:w="1104" w:type="dxa"/>
          </w:tcPr>
          <w:p w14:paraId="0F1E60DA">
            <w:pPr>
              <w:spacing w:line="400" w:lineRule="exact"/>
              <w:rPr>
                <w:rFonts w:hint="eastAsia" w:asciiTheme="minorEastAsia" w:hAnsiTheme="minorEastAsia" w:eastAsiaTheme="minorEastAsia"/>
                <w:szCs w:val="21"/>
              </w:rPr>
            </w:pPr>
          </w:p>
        </w:tc>
        <w:tc>
          <w:tcPr>
            <w:tcW w:w="1107" w:type="dxa"/>
          </w:tcPr>
          <w:p w14:paraId="3B3523EC">
            <w:pPr>
              <w:spacing w:line="400" w:lineRule="exact"/>
              <w:rPr>
                <w:rFonts w:hint="eastAsia" w:asciiTheme="minorEastAsia" w:hAnsiTheme="minorEastAsia" w:eastAsiaTheme="minorEastAsia"/>
                <w:szCs w:val="21"/>
              </w:rPr>
            </w:pPr>
          </w:p>
        </w:tc>
      </w:tr>
      <w:tr w14:paraId="5FFD90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48A1249C">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北京信源匡恩工控安全科技有限公司</w:t>
            </w:r>
          </w:p>
        </w:tc>
        <w:tc>
          <w:tcPr>
            <w:tcW w:w="1548" w:type="dxa"/>
            <w:vAlign w:val="center"/>
          </w:tcPr>
          <w:p w14:paraId="44A33C24">
            <w:pPr>
              <w:pStyle w:val="71"/>
              <w:spacing w:before="211" w:line="211" w:lineRule="auto"/>
              <w:jc w:val="right"/>
              <w:rPr>
                <w:sz w:val="21"/>
                <w:szCs w:val="21"/>
              </w:rPr>
            </w:pPr>
            <w:r>
              <w:rPr>
                <w:spacing w:val="-1"/>
                <w:sz w:val="21"/>
                <w:szCs w:val="21"/>
              </w:rPr>
              <w:t>5,500,000.00</w:t>
            </w:r>
          </w:p>
        </w:tc>
        <w:tc>
          <w:tcPr>
            <w:tcW w:w="792" w:type="dxa"/>
          </w:tcPr>
          <w:p w14:paraId="7AB8C03B">
            <w:pPr>
              <w:spacing w:line="400" w:lineRule="exact"/>
              <w:rPr>
                <w:rFonts w:hint="eastAsia" w:asciiTheme="minorEastAsia" w:hAnsiTheme="minorEastAsia" w:eastAsiaTheme="minorEastAsia"/>
                <w:szCs w:val="21"/>
              </w:rPr>
            </w:pPr>
          </w:p>
        </w:tc>
        <w:tc>
          <w:tcPr>
            <w:tcW w:w="720" w:type="dxa"/>
          </w:tcPr>
          <w:p w14:paraId="30A39518">
            <w:pPr>
              <w:spacing w:line="400" w:lineRule="exact"/>
              <w:rPr>
                <w:rFonts w:hint="eastAsia" w:asciiTheme="minorEastAsia" w:hAnsiTheme="minorEastAsia" w:eastAsiaTheme="minorEastAsia"/>
                <w:szCs w:val="21"/>
              </w:rPr>
            </w:pPr>
          </w:p>
        </w:tc>
        <w:tc>
          <w:tcPr>
            <w:tcW w:w="1416" w:type="dxa"/>
            <w:vAlign w:val="center"/>
          </w:tcPr>
          <w:p w14:paraId="406A5D5E">
            <w:pPr>
              <w:pStyle w:val="71"/>
              <w:spacing w:before="211" w:line="211" w:lineRule="auto"/>
              <w:jc w:val="right"/>
              <w:rPr>
                <w:rFonts w:hint="eastAsia" w:asciiTheme="minorEastAsia" w:hAnsiTheme="minorEastAsia" w:eastAsiaTheme="minorEastAsia"/>
                <w:szCs w:val="21"/>
              </w:rPr>
            </w:pPr>
            <w:r>
              <w:rPr>
                <w:spacing w:val="-1"/>
                <w:sz w:val="21"/>
                <w:szCs w:val="21"/>
              </w:rPr>
              <w:t>5,500,000.00</w:t>
            </w:r>
          </w:p>
        </w:tc>
        <w:tc>
          <w:tcPr>
            <w:tcW w:w="1104" w:type="dxa"/>
          </w:tcPr>
          <w:p w14:paraId="3711E027">
            <w:pPr>
              <w:spacing w:line="400" w:lineRule="exact"/>
              <w:rPr>
                <w:rFonts w:hint="eastAsia" w:asciiTheme="minorEastAsia" w:hAnsiTheme="minorEastAsia" w:eastAsiaTheme="minorEastAsia"/>
                <w:szCs w:val="21"/>
              </w:rPr>
            </w:pPr>
          </w:p>
        </w:tc>
        <w:tc>
          <w:tcPr>
            <w:tcW w:w="1107" w:type="dxa"/>
          </w:tcPr>
          <w:p w14:paraId="5FA09D36">
            <w:pPr>
              <w:spacing w:line="400" w:lineRule="exact"/>
              <w:rPr>
                <w:rFonts w:hint="eastAsia" w:asciiTheme="minorEastAsia" w:hAnsiTheme="minorEastAsia" w:eastAsiaTheme="minorEastAsia"/>
                <w:szCs w:val="21"/>
              </w:rPr>
            </w:pPr>
          </w:p>
        </w:tc>
      </w:tr>
      <w:tr w14:paraId="29B7905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412D4B89">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上海北信源供应链管理有限公司</w:t>
            </w:r>
          </w:p>
        </w:tc>
        <w:tc>
          <w:tcPr>
            <w:tcW w:w="1548" w:type="dxa"/>
            <w:vAlign w:val="center"/>
          </w:tcPr>
          <w:p w14:paraId="1D0B993A">
            <w:pPr>
              <w:pStyle w:val="71"/>
              <w:spacing w:before="211" w:line="211" w:lineRule="auto"/>
              <w:jc w:val="right"/>
              <w:rPr>
                <w:sz w:val="21"/>
                <w:szCs w:val="21"/>
              </w:rPr>
            </w:pPr>
            <w:r>
              <w:rPr>
                <w:spacing w:val="-1"/>
                <w:sz w:val="21"/>
                <w:szCs w:val="21"/>
              </w:rPr>
              <w:t>7,890,000.00</w:t>
            </w:r>
          </w:p>
        </w:tc>
        <w:tc>
          <w:tcPr>
            <w:tcW w:w="792" w:type="dxa"/>
          </w:tcPr>
          <w:p w14:paraId="5619E7B7">
            <w:pPr>
              <w:spacing w:line="400" w:lineRule="exact"/>
              <w:rPr>
                <w:rFonts w:hint="eastAsia" w:asciiTheme="minorEastAsia" w:hAnsiTheme="minorEastAsia" w:eastAsiaTheme="minorEastAsia"/>
                <w:szCs w:val="21"/>
              </w:rPr>
            </w:pPr>
          </w:p>
        </w:tc>
        <w:tc>
          <w:tcPr>
            <w:tcW w:w="720" w:type="dxa"/>
          </w:tcPr>
          <w:p w14:paraId="136B60C9">
            <w:pPr>
              <w:spacing w:line="400" w:lineRule="exact"/>
              <w:rPr>
                <w:rFonts w:hint="eastAsia" w:asciiTheme="minorEastAsia" w:hAnsiTheme="minorEastAsia" w:eastAsiaTheme="minorEastAsia"/>
                <w:szCs w:val="21"/>
              </w:rPr>
            </w:pPr>
          </w:p>
        </w:tc>
        <w:tc>
          <w:tcPr>
            <w:tcW w:w="1416" w:type="dxa"/>
            <w:vAlign w:val="center"/>
          </w:tcPr>
          <w:p w14:paraId="2F5E1310">
            <w:pPr>
              <w:pStyle w:val="71"/>
              <w:spacing w:before="211" w:line="211" w:lineRule="auto"/>
              <w:jc w:val="right"/>
              <w:rPr>
                <w:rFonts w:hint="eastAsia" w:asciiTheme="minorEastAsia" w:hAnsiTheme="minorEastAsia" w:eastAsiaTheme="minorEastAsia"/>
                <w:szCs w:val="21"/>
              </w:rPr>
            </w:pPr>
            <w:r>
              <w:rPr>
                <w:spacing w:val="-1"/>
                <w:sz w:val="21"/>
                <w:szCs w:val="21"/>
              </w:rPr>
              <w:t>7,890,000.00</w:t>
            </w:r>
          </w:p>
        </w:tc>
        <w:tc>
          <w:tcPr>
            <w:tcW w:w="1104" w:type="dxa"/>
          </w:tcPr>
          <w:p w14:paraId="76CC085B">
            <w:pPr>
              <w:spacing w:line="400" w:lineRule="exact"/>
              <w:rPr>
                <w:rFonts w:hint="eastAsia" w:asciiTheme="minorEastAsia" w:hAnsiTheme="minorEastAsia" w:eastAsiaTheme="minorEastAsia"/>
                <w:szCs w:val="21"/>
              </w:rPr>
            </w:pPr>
          </w:p>
        </w:tc>
        <w:tc>
          <w:tcPr>
            <w:tcW w:w="1107" w:type="dxa"/>
          </w:tcPr>
          <w:p w14:paraId="294AF9DD">
            <w:pPr>
              <w:spacing w:line="400" w:lineRule="exact"/>
              <w:rPr>
                <w:rFonts w:hint="eastAsia" w:asciiTheme="minorEastAsia" w:hAnsiTheme="minorEastAsia" w:eastAsiaTheme="minorEastAsia"/>
                <w:szCs w:val="21"/>
              </w:rPr>
            </w:pPr>
          </w:p>
        </w:tc>
      </w:tr>
      <w:tr w14:paraId="5AEDD98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D1C217A">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北信源国际有限公司</w:t>
            </w:r>
          </w:p>
        </w:tc>
        <w:tc>
          <w:tcPr>
            <w:tcW w:w="1548" w:type="dxa"/>
            <w:vAlign w:val="center"/>
          </w:tcPr>
          <w:p w14:paraId="20896CFB">
            <w:pPr>
              <w:pStyle w:val="71"/>
              <w:spacing w:before="195" w:line="211" w:lineRule="auto"/>
              <w:jc w:val="right"/>
              <w:rPr>
                <w:sz w:val="21"/>
                <w:szCs w:val="21"/>
              </w:rPr>
            </w:pPr>
            <w:r>
              <w:rPr>
                <w:spacing w:val="-1"/>
                <w:sz w:val="21"/>
                <w:szCs w:val="21"/>
              </w:rPr>
              <w:t>2,160,576.00</w:t>
            </w:r>
          </w:p>
        </w:tc>
        <w:tc>
          <w:tcPr>
            <w:tcW w:w="792" w:type="dxa"/>
          </w:tcPr>
          <w:p w14:paraId="217A1DA1">
            <w:pPr>
              <w:spacing w:line="400" w:lineRule="exact"/>
              <w:rPr>
                <w:rFonts w:hint="eastAsia" w:asciiTheme="minorEastAsia" w:hAnsiTheme="minorEastAsia" w:eastAsiaTheme="minorEastAsia"/>
                <w:szCs w:val="21"/>
              </w:rPr>
            </w:pPr>
          </w:p>
        </w:tc>
        <w:tc>
          <w:tcPr>
            <w:tcW w:w="720" w:type="dxa"/>
          </w:tcPr>
          <w:p w14:paraId="56A706A4">
            <w:pPr>
              <w:spacing w:line="400" w:lineRule="exact"/>
              <w:rPr>
                <w:rFonts w:hint="eastAsia" w:asciiTheme="minorEastAsia" w:hAnsiTheme="minorEastAsia" w:eastAsiaTheme="minorEastAsia"/>
                <w:szCs w:val="21"/>
              </w:rPr>
            </w:pPr>
          </w:p>
        </w:tc>
        <w:tc>
          <w:tcPr>
            <w:tcW w:w="1416" w:type="dxa"/>
            <w:vAlign w:val="center"/>
          </w:tcPr>
          <w:p w14:paraId="5E9CEF3D">
            <w:pPr>
              <w:pStyle w:val="71"/>
              <w:spacing w:before="195" w:line="211" w:lineRule="auto"/>
              <w:jc w:val="right"/>
              <w:rPr>
                <w:rFonts w:hint="eastAsia" w:asciiTheme="minorEastAsia" w:hAnsiTheme="minorEastAsia" w:eastAsiaTheme="minorEastAsia"/>
                <w:szCs w:val="21"/>
              </w:rPr>
            </w:pPr>
            <w:r>
              <w:rPr>
                <w:spacing w:val="-1"/>
                <w:sz w:val="21"/>
                <w:szCs w:val="21"/>
              </w:rPr>
              <w:t>2,160,576.00</w:t>
            </w:r>
          </w:p>
        </w:tc>
        <w:tc>
          <w:tcPr>
            <w:tcW w:w="1104" w:type="dxa"/>
          </w:tcPr>
          <w:p w14:paraId="50F3E457">
            <w:pPr>
              <w:spacing w:line="400" w:lineRule="exact"/>
              <w:rPr>
                <w:rFonts w:hint="eastAsia" w:asciiTheme="minorEastAsia" w:hAnsiTheme="minorEastAsia" w:eastAsiaTheme="minorEastAsia"/>
                <w:szCs w:val="21"/>
              </w:rPr>
            </w:pPr>
          </w:p>
        </w:tc>
        <w:tc>
          <w:tcPr>
            <w:tcW w:w="1107" w:type="dxa"/>
          </w:tcPr>
          <w:p w14:paraId="178E4970">
            <w:pPr>
              <w:spacing w:line="400" w:lineRule="exact"/>
              <w:rPr>
                <w:rFonts w:hint="eastAsia" w:asciiTheme="minorEastAsia" w:hAnsiTheme="minorEastAsia" w:eastAsiaTheme="minorEastAsia"/>
                <w:szCs w:val="21"/>
              </w:rPr>
            </w:pPr>
          </w:p>
        </w:tc>
      </w:tr>
      <w:tr w14:paraId="421805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202EB670">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北信源（马来西亚）信息技术公司</w:t>
            </w:r>
          </w:p>
        </w:tc>
        <w:tc>
          <w:tcPr>
            <w:tcW w:w="1548" w:type="dxa"/>
            <w:vAlign w:val="center"/>
          </w:tcPr>
          <w:p w14:paraId="3226FBF7">
            <w:pPr>
              <w:pStyle w:val="71"/>
              <w:spacing w:before="216" w:line="211" w:lineRule="auto"/>
              <w:jc w:val="right"/>
              <w:rPr>
                <w:sz w:val="21"/>
                <w:szCs w:val="21"/>
              </w:rPr>
            </w:pPr>
            <w:r>
              <w:rPr>
                <w:spacing w:val="-2"/>
                <w:sz w:val="21"/>
                <w:szCs w:val="21"/>
              </w:rPr>
              <w:t>10,000,000.00</w:t>
            </w:r>
          </w:p>
        </w:tc>
        <w:tc>
          <w:tcPr>
            <w:tcW w:w="792" w:type="dxa"/>
          </w:tcPr>
          <w:p w14:paraId="605D1C01">
            <w:pPr>
              <w:spacing w:line="400" w:lineRule="exact"/>
              <w:rPr>
                <w:rFonts w:hint="eastAsia" w:asciiTheme="minorEastAsia" w:hAnsiTheme="minorEastAsia" w:eastAsiaTheme="minorEastAsia"/>
                <w:szCs w:val="21"/>
              </w:rPr>
            </w:pPr>
          </w:p>
        </w:tc>
        <w:tc>
          <w:tcPr>
            <w:tcW w:w="720" w:type="dxa"/>
          </w:tcPr>
          <w:p w14:paraId="01422EDF">
            <w:pPr>
              <w:spacing w:line="400" w:lineRule="exact"/>
              <w:rPr>
                <w:rFonts w:hint="eastAsia" w:asciiTheme="minorEastAsia" w:hAnsiTheme="minorEastAsia" w:eastAsiaTheme="minorEastAsia"/>
                <w:szCs w:val="21"/>
              </w:rPr>
            </w:pPr>
          </w:p>
        </w:tc>
        <w:tc>
          <w:tcPr>
            <w:tcW w:w="1416" w:type="dxa"/>
            <w:vAlign w:val="center"/>
          </w:tcPr>
          <w:p w14:paraId="31900ADD">
            <w:pPr>
              <w:pStyle w:val="71"/>
              <w:spacing w:before="216" w:line="211" w:lineRule="auto"/>
              <w:jc w:val="right"/>
              <w:rPr>
                <w:rFonts w:hint="eastAsia" w:asciiTheme="minorEastAsia" w:hAnsiTheme="minorEastAsia" w:eastAsiaTheme="minorEastAsia"/>
                <w:szCs w:val="21"/>
              </w:rPr>
            </w:pPr>
            <w:r>
              <w:rPr>
                <w:spacing w:val="-2"/>
                <w:sz w:val="21"/>
                <w:szCs w:val="21"/>
              </w:rPr>
              <w:t>10,000,000.00</w:t>
            </w:r>
          </w:p>
        </w:tc>
        <w:tc>
          <w:tcPr>
            <w:tcW w:w="1104" w:type="dxa"/>
          </w:tcPr>
          <w:p w14:paraId="6393E3EF">
            <w:pPr>
              <w:spacing w:line="400" w:lineRule="exact"/>
              <w:rPr>
                <w:rFonts w:hint="eastAsia" w:asciiTheme="minorEastAsia" w:hAnsiTheme="minorEastAsia" w:eastAsiaTheme="minorEastAsia"/>
                <w:szCs w:val="21"/>
              </w:rPr>
            </w:pPr>
          </w:p>
        </w:tc>
        <w:tc>
          <w:tcPr>
            <w:tcW w:w="1107" w:type="dxa"/>
          </w:tcPr>
          <w:p w14:paraId="75ED9D54">
            <w:pPr>
              <w:spacing w:line="400" w:lineRule="exact"/>
              <w:rPr>
                <w:rFonts w:hint="eastAsia" w:asciiTheme="minorEastAsia" w:hAnsiTheme="minorEastAsia" w:eastAsiaTheme="minorEastAsia"/>
                <w:szCs w:val="21"/>
              </w:rPr>
            </w:pPr>
          </w:p>
        </w:tc>
      </w:tr>
      <w:tr w14:paraId="2795A5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F91A301">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减：长期股权投资减值准备</w:t>
            </w:r>
          </w:p>
        </w:tc>
        <w:tc>
          <w:tcPr>
            <w:tcW w:w="1548" w:type="dxa"/>
            <w:vAlign w:val="center"/>
          </w:tcPr>
          <w:p w14:paraId="5923BEFD">
            <w:pPr>
              <w:kinsoku w:val="0"/>
              <w:autoSpaceDE w:val="0"/>
              <w:autoSpaceDN w:val="0"/>
              <w:adjustRightInd w:val="0"/>
              <w:snapToGrid w:val="0"/>
              <w:jc w:val="right"/>
              <w:rPr>
                <w:rFonts w:eastAsia="Arial"/>
                <w:color w:val="000000"/>
                <w:szCs w:val="21"/>
              </w:rPr>
            </w:pPr>
          </w:p>
        </w:tc>
        <w:tc>
          <w:tcPr>
            <w:tcW w:w="792" w:type="dxa"/>
          </w:tcPr>
          <w:p w14:paraId="75EC7D93">
            <w:pPr>
              <w:spacing w:line="400" w:lineRule="exact"/>
              <w:rPr>
                <w:rFonts w:hint="eastAsia" w:asciiTheme="minorEastAsia" w:hAnsiTheme="minorEastAsia" w:eastAsiaTheme="minorEastAsia"/>
                <w:szCs w:val="21"/>
              </w:rPr>
            </w:pPr>
          </w:p>
        </w:tc>
        <w:tc>
          <w:tcPr>
            <w:tcW w:w="720" w:type="dxa"/>
          </w:tcPr>
          <w:p w14:paraId="00A91112">
            <w:pPr>
              <w:spacing w:line="400" w:lineRule="exact"/>
              <w:rPr>
                <w:rFonts w:hint="eastAsia" w:asciiTheme="minorEastAsia" w:hAnsiTheme="minorEastAsia" w:eastAsiaTheme="minorEastAsia"/>
                <w:szCs w:val="21"/>
              </w:rPr>
            </w:pPr>
          </w:p>
        </w:tc>
        <w:tc>
          <w:tcPr>
            <w:tcW w:w="1416" w:type="dxa"/>
            <w:vAlign w:val="center"/>
          </w:tcPr>
          <w:p w14:paraId="1A33841C">
            <w:pPr>
              <w:kinsoku w:val="0"/>
              <w:autoSpaceDE w:val="0"/>
              <w:autoSpaceDN w:val="0"/>
              <w:adjustRightInd w:val="0"/>
              <w:snapToGrid w:val="0"/>
              <w:jc w:val="right"/>
              <w:rPr>
                <w:rFonts w:hint="eastAsia" w:asciiTheme="minorEastAsia" w:hAnsiTheme="minorEastAsia" w:eastAsiaTheme="minorEastAsia"/>
                <w:szCs w:val="21"/>
              </w:rPr>
            </w:pPr>
          </w:p>
        </w:tc>
        <w:tc>
          <w:tcPr>
            <w:tcW w:w="1104" w:type="dxa"/>
          </w:tcPr>
          <w:p w14:paraId="5C18C392">
            <w:pPr>
              <w:spacing w:line="400" w:lineRule="exact"/>
              <w:rPr>
                <w:rFonts w:hint="eastAsia" w:asciiTheme="minorEastAsia" w:hAnsiTheme="minorEastAsia" w:eastAsiaTheme="minorEastAsia"/>
                <w:szCs w:val="21"/>
              </w:rPr>
            </w:pPr>
          </w:p>
        </w:tc>
        <w:tc>
          <w:tcPr>
            <w:tcW w:w="1107" w:type="dxa"/>
          </w:tcPr>
          <w:p w14:paraId="1D45D68D">
            <w:pPr>
              <w:spacing w:line="400" w:lineRule="exact"/>
              <w:rPr>
                <w:rFonts w:hint="eastAsia" w:asciiTheme="minorEastAsia" w:hAnsiTheme="minorEastAsia" w:eastAsiaTheme="minorEastAsia"/>
                <w:szCs w:val="21"/>
              </w:rPr>
            </w:pPr>
          </w:p>
        </w:tc>
      </w:tr>
      <w:tr w14:paraId="442594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tcPr>
          <w:p w14:paraId="3805BF88">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szCs w:val="21"/>
              </w:rPr>
              <w:t>合计</w:t>
            </w:r>
          </w:p>
        </w:tc>
        <w:tc>
          <w:tcPr>
            <w:tcW w:w="1548" w:type="dxa"/>
            <w:vAlign w:val="center"/>
          </w:tcPr>
          <w:p w14:paraId="43C32A82">
            <w:pPr>
              <w:pStyle w:val="71"/>
              <w:spacing w:before="200" w:line="206" w:lineRule="auto"/>
              <w:jc w:val="right"/>
              <w:rPr>
                <w:sz w:val="21"/>
                <w:szCs w:val="21"/>
              </w:rPr>
            </w:pPr>
            <w:r>
              <w:rPr>
                <w:b/>
                <w:bCs/>
                <w:spacing w:val="-1"/>
                <w:sz w:val="21"/>
                <w:szCs w:val="21"/>
              </w:rPr>
              <w:t>407,840,571.40</w:t>
            </w:r>
          </w:p>
        </w:tc>
        <w:tc>
          <w:tcPr>
            <w:tcW w:w="792" w:type="dxa"/>
          </w:tcPr>
          <w:p w14:paraId="5FF148C5">
            <w:pPr>
              <w:spacing w:line="400" w:lineRule="exact"/>
              <w:rPr>
                <w:rFonts w:hint="eastAsia" w:asciiTheme="minorEastAsia" w:hAnsiTheme="minorEastAsia" w:eastAsiaTheme="minorEastAsia"/>
                <w:szCs w:val="21"/>
              </w:rPr>
            </w:pPr>
          </w:p>
        </w:tc>
        <w:tc>
          <w:tcPr>
            <w:tcW w:w="720" w:type="dxa"/>
          </w:tcPr>
          <w:p w14:paraId="5A7C2EAA">
            <w:pPr>
              <w:spacing w:line="400" w:lineRule="exact"/>
              <w:rPr>
                <w:rFonts w:hint="eastAsia" w:asciiTheme="minorEastAsia" w:hAnsiTheme="minorEastAsia" w:eastAsiaTheme="minorEastAsia"/>
                <w:szCs w:val="21"/>
              </w:rPr>
            </w:pPr>
          </w:p>
        </w:tc>
        <w:tc>
          <w:tcPr>
            <w:tcW w:w="1416" w:type="dxa"/>
            <w:vAlign w:val="center"/>
          </w:tcPr>
          <w:p w14:paraId="6454ACD7">
            <w:pPr>
              <w:pStyle w:val="71"/>
              <w:spacing w:before="200" w:line="206" w:lineRule="auto"/>
              <w:jc w:val="right"/>
              <w:rPr>
                <w:rFonts w:hint="eastAsia" w:asciiTheme="minorEastAsia" w:hAnsiTheme="minorEastAsia" w:eastAsiaTheme="minorEastAsia"/>
                <w:szCs w:val="21"/>
              </w:rPr>
            </w:pPr>
            <w:r>
              <w:rPr>
                <w:b/>
                <w:bCs/>
                <w:spacing w:val="-1"/>
                <w:sz w:val="21"/>
                <w:szCs w:val="21"/>
              </w:rPr>
              <w:t>407,840,571.40</w:t>
            </w:r>
          </w:p>
        </w:tc>
        <w:tc>
          <w:tcPr>
            <w:tcW w:w="1104" w:type="dxa"/>
          </w:tcPr>
          <w:p w14:paraId="1364758F">
            <w:pPr>
              <w:spacing w:line="400" w:lineRule="exact"/>
              <w:rPr>
                <w:rFonts w:hint="eastAsia" w:asciiTheme="minorEastAsia" w:hAnsiTheme="minorEastAsia" w:eastAsiaTheme="minorEastAsia"/>
                <w:szCs w:val="21"/>
              </w:rPr>
            </w:pPr>
          </w:p>
        </w:tc>
        <w:tc>
          <w:tcPr>
            <w:tcW w:w="1107" w:type="dxa"/>
          </w:tcPr>
          <w:p w14:paraId="6287851D">
            <w:pPr>
              <w:spacing w:line="400" w:lineRule="exact"/>
              <w:rPr>
                <w:rFonts w:hint="eastAsia" w:asciiTheme="minorEastAsia" w:hAnsiTheme="minorEastAsia" w:eastAsiaTheme="minorEastAsia"/>
                <w:szCs w:val="21"/>
              </w:rPr>
            </w:pPr>
          </w:p>
        </w:tc>
      </w:tr>
    </w:tbl>
    <w:p w14:paraId="4F1A4859">
      <w:pPr>
        <w:tabs>
          <w:tab w:val="left" w:pos="360"/>
        </w:tabs>
        <w:spacing w:line="400" w:lineRule="exact"/>
        <w:ind w:firstLine="420" w:firstLineChars="200"/>
      </w:pPr>
      <w:r>
        <w:rPr>
          <w:rFonts w:hint="eastAsia" w:cs="Arial" w:asciiTheme="minorEastAsia" w:hAnsiTheme="minorEastAsia" w:eastAsiaTheme="minorEastAsia"/>
          <w:szCs w:val="21"/>
        </w:rPr>
        <w:t>（3）对联营、合营企业投资</w:t>
      </w:r>
    </w:p>
    <w:tbl>
      <w:tblPr>
        <w:tblStyle w:val="20"/>
        <w:tblpPr w:leftFromText="180" w:rightFromText="180" w:vertAnchor="text" w:horzAnchor="page" w:tblpX="1404" w:tblpY="397"/>
        <w:tblOverlap w:val="never"/>
        <w:tblW w:w="946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820"/>
        <w:gridCol w:w="1368"/>
        <w:gridCol w:w="744"/>
        <w:gridCol w:w="1353"/>
        <w:gridCol w:w="1295"/>
        <w:gridCol w:w="989"/>
        <w:gridCol w:w="893"/>
      </w:tblGrid>
      <w:tr w14:paraId="167FAA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820" w:type="dxa"/>
            <w:vMerge w:val="restart"/>
            <w:noWrap/>
            <w:vAlign w:val="center"/>
          </w:tcPr>
          <w:p w14:paraId="34C184E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被投资单位</w:t>
            </w:r>
          </w:p>
        </w:tc>
        <w:tc>
          <w:tcPr>
            <w:tcW w:w="1368" w:type="dxa"/>
            <w:vMerge w:val="restart"/>
            <w:vAlign w:val="center"/>
          </w:tcPr>
          <w:p w14:paraId="355456A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5274" w:type="dxa"/>
            <w:gridSpan w:val="5"/>
          </w:tcPr>
          <w:p w14:paraId="542BBD1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本期增减变动</w:t>
            </w:r>
          </w:p>
        </w:tc>
      </w:tr>
      <w:tr w14:paraId="061466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820" w:type="dxa"/>
            <w:vMerge w:val="continue"/>
            <w:noWrap/>
            <w:vAlign w:val="center"/>
          </w:tcPr>
          <w:p w14:paraId="6F574462">
            <w:pPr>
              <w:widowControl/>
              <w:spacing w:line="400" w:lineRule="exact"/>
              <w:rPr>
                <w:rFonts w:hint="eastAsia" w:cs="Arial" w:asciiTheme="minorEastAsia" w:hAnsiTheme="minorEastAsia" w:eastAsiaTheme="minorEastAsia"/>
                <w:kern w:val="0"/>
                <w:szCs w:val="21"/>
              </w:rPr>
            </w:pPr>
          </w:p>
        </w:tc>
        <w:tc>
          <w:tcPr>
            <w:tcW w:w="1368" w:type="dxa"/>
            <w:vMerge w:val="continue"/>
            <w:noWrap/>
            <w:vAlign w:val="center"/>
          </w:tcPr>
          <w:p w14:paraId="54B512B6">
            <w:pPr>
              <w:widowControl/>
              <w:spacing w:line="400" w:lineRule="exact"/>
              <w:jc w:val="right"/>
              <w:rPr>
                <w:rFonts w:hint="eastAsia" w:cs="Arial" w:asciiTheme="minorEastAsia" w:hAnsiTheme="minorEastAsia" w:eastAsiaTheme="minorEastAsia"/>
                <w:kern w:val="0"/>
                <w:szCs w:val="21"/>
              </w:rPr>
            </w:pPr>
          </w:p>
        </w:tc>
        <w:tc>
          <w:tcPr>
            <w:tcW w:w="744" w:type="dxa"/>
            <w:vAlign w:val="center"/>
          </w:tcPr>
          <w:p w14:paraId="26120065">
            <w:pPr>
              <w:widowControl/>
              <w:spacing w:line="400" w:lineRule="exact"/>
              <w:ind w:right="105"/>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追加投资</w:t>
            </w:r>
          </w:p>
        </w:tc>
        <w:tc>
          <w:tcPr>
            <w:tcW w:w="1353" w:type="dxa"/>
            <w:vAlign w:val="center"/>
          </w:tcPr>
          <w:p w14:paraId="1C14DD3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减少投资</w:t>
            </w:r>
          </w:p>
        </w:tc>
        <w:tc>
          <w:tcPr>
            <w:tcW w:w="1295" w:type="dxa"/>
            <w:noWrap/>
            <w:vAlign w:val="center"/>
          </w:tcPr>
          <w:p w14:paraId="127B23F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权益法下确认的投资损益</w:t>
            </w:r>
          </w:p>
        </w:tc>
        <w:tc>
          <w:tcPr>
            <w:tcW w:w="989" w:type="dxa"/>
            <w:noWrap/>
            <w:vAlign w:val="center"/>
          </w:tcPr>
          <w:p w14:paraId="22E9A59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其他综合收益调整</w:t>
            </w:r>
          </w:p>
        </w:tc>
        <w:tc>
          <w:tcPr>
            <w:tcW w:w="893" w:type="dxa"/>
            <w:noWrap/>
            <w:vAlign w:val="center"/>
          </w:tcPr>
          <w:p w14:paraId="5A7E15C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其他权益变动</w:t>
            </w:r>
          </w:p>
        </w:tc>
      </w:tr>
      <w:tr w14:paraId="400469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76ACF092">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一、联营企业</w:t>
            </w:r>
          </w:p>
        </w:tc>
        <w:tc>
          <w:tcPr>
            <w:tcW w:w="1368" w:type="dxa"/>
            <w:noWrap/>
            <w:vAlign w:val="center"/>
          </w:tcPr>
          <w:p w14:paraId="7F6F2C1A">
            <w:pPr>
              <w:jc w:val="right"/>
              <w:rPr>
                <w:rFonts w:hint="eastAsia" w:cs="Arial" w:asciiTheme="minorEastAsia" w:hAnsiTheme="minorEastAsia" w:eastAsiaTheme="minorEastAsia"/>
                <w:kern w:val="0"/>
                <w:szCs w:val="21"/>
              </w:rPr>
            </w:pPr>
          </w:p>
        </w:tc>
        <w:tc>
          <w:tcPr>
            <w:tcW w:w="744" w:type="dxa"/>
            <w:vAlign w:val="top"/>
          </w:tcPr>
          <w:p w14:paraId="1D24882D">
            <w:pPr>
              <w:jc w:val="right"/>
              <w:rPr>
                <w:rFonts w:hint="eastAsia" w:cs="Arial" w:asciiTheme="minorEastAsia" w:hAnsiTheme="minorEastAsia" w:eastAsiaTheme="minorEastAsia"/>
                <w:kern w:val="0"/>
                <w:szCs w:val="21"/>
              </w:rPr>
            </w:pPr>
          </w:p>
        </w:tc>
        <w:tc>
          <w:tcPr>
            <w:tcW w:w="1353" w:type="dxa"/>
            <w:vAlign w:val="top"/>
          </w:tcPr>
          <w:p w14:paraId="78A3C699">
            <w:pPr>
              <w:jc w:val="right"/>
              <w:rPr>
                <w:rFonts w:hint="eastAsia" w:cs="Arial" w:asciiTheme="minorEastAsia" w:hAnsiTheme="minorEastAsia" w:eastAsiaTheme="minorEastAsia"/>
                <w:kern w:val="0"/>
                <w:szCs w:val="21"/>
              </w:rPr>
            </w:pPr>
          </w:p>
        </w:tc>
        <w:tc>
          <w:tcPr>
            <w:tcW w:w="1295" w:type="dxa"/>
            <w:noWrap/>
            <w:vAlign w:val="center"/>
          </w:tcPr>
          <w:p w14:paraId="26374ECB">
            <w:pPr>
              <w:jc w:val="right"/>
              <w:rPr>
                <w:rFonts w:hint="eastAsia" w:cs="Arial" w:asciiTheme="minorEastAsia" w:hAnsiTheme="minorEastAsia" w:eastAsiaTheme="minorEastAsia"/>
                <w:kern w:val="0"/>
                <w:szCs w:val="21"/>
              </w:rPr>
            </w:pPr>
          </w:p>
        </w:tc>
        <w:tc>
          <w:tcPr>
            <w:tcW w:w="989" w:type="dxa"/>
            <w:noWrap/>
            <w:vAlign w:val="center"/>
          </w:tcPr>
          <w:p w14:paraId="2910DCAA">
            <w:pPr>
              <w:jc w:val="right"/>
              <w:rPr>
                <w:rFonts w:hint="eastAsia" w:cs="Arial" w:asciiTheme="minorEastAsia" w:hAnsiTheme="minorEastAsia" w:eastAsiaTheme="minorEastAsia"/>
                <w:kern w:val="0"/>
                <w:szCs w:val="21"/>
              </w:rPr>
            </w:pPr>
          </w:p>
        </w:tc>
        <w:tc>
          <w:tcPr>
            <w:tcW w:w="893" w:type="dxa"/>
            <w:noWrap/>
            <w:vAlign w:val="center"/>
          </w:tcPr>
          <w:p w14:paraId="43E18D95">
            <w:pPr>
              <w:jc w:val="right"/>
              <w:rPr>
                <w:rFonts w:hint="eastAsia" w:cs="Arial" w:asciiTheme="minorEastAsia" w:hAnsiTheme="minorEastAsia" w:eastAsiaTheme="minorEastAsia"/>
                <w:kern w:val="0"/>
                <w:szCs w:val="21"/>
              </w:rPr>
            </w:pPr>
          </w:p>
        </w:tc>
      </w:tr>
      <w:tr w14:paraId="1F33DD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1ADF029C">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北京辰信领创信息技术有限公司</w:t>
            </w:r>
          </w:p>
        </w:tc>
        <w:tc>
          <w:tcPr>
            <w:tcW w:w="1368" w:type="dxa"/>
            <w:noWrap/>
            <w:vAlign w:val="center"/>
          </w:tcPr>
          <w:p w14:paraId="2E961F3F">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5,801,686.42</w:t>
            </w:r>
          </w:p>
        </w:tc>
        <w:tc>
          <w:tcPr>
            <w:tcW w:w="744" w:type="dxa"/>
            <w:vAlign w:val="top"/>
          </w:tcPr>
          <w:p w14:paraId="6764080A">
            <w:pPr>
              <w:jc w:val="right"/>
              <w:rPr>
                <w:rFonts w:hint="eastAsia" w:cs="Arial" w:asciiTheme="minorEastAsia" w:hAnsiTheme="minorEastAsia" w:eastAsiaTheme="minorEastAsia"/>
                <w:kern w:val="0"/>
                <w:szCs w:val="21"/>
              </w:rPr>
            </w:pPr>
          </w:p>
        </w:tc>
        <w:tc>
          <w:tcPr>
            <w:tcW w:w="1353" w:type="dxa"/>
            <w:vAlign w:val="center"/>
          </w:tcPr>
          <w:p w14:paraId="51AB6E4A">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00A105C4">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-2,413,939.72 </w:t>
            </w:r>
          </w:p>
        </w:tc>
        <w:tc>
          <w:tcPr>
            <w:tcW w:w="989" w:type="dxa"/>
            <w:noWrap/>
            <w:vAlign w:val="center"/>
          </w:tcPr>
          <w:p w14:paraId="70A8BD21">
            <w:pPr>
              <w:jc w:val="right"/>
              <w:rPr>
                <w:rFonts w:hint="eastAsia" w:cs="Arial" w:asciiTheme="minorEastAsia" w:hAnsiTheme="minorEastAsia" w:eastAsiaTheme="minorEastAsia"/>
                <w:kern w:val="0"/>
                <w:szCs w:val="21"/>
              </w:rPr>
            </w:pPr>
          </w:p>
        </w:tc>
        <w:tc>
          <w:tcPr>
            <w:tcW w:w="893" w:type="dxa"/>
            <w:noWrap/>
            <w:vAlign w:val="center"/>
          </w:tcPr>
          <w:p w14:paraId="27BE5BB8">
            <w:pPr>
              <w:jc w:val="right"/>
              <w:rPr>
                <w:rFonts w:hint="eastAsia" w:cs="Arial" w:asciiTheme="minorEastAsia" w:hAnsiTheme="minorEastAsia" w:eastAsiaTheme="minorEastAsia"/>
                <w:kern w:val="0"/>
                <w:szCs w:val="21"/>
              </w:rPr>
            </w:pPr>
          </w:p>
        </w:tc>
      </w:tr>
      <w:tr w14:paraId="6E4540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3780B843">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嘉兴北源投资合伙企业（有限合伙）</w:t>
            </w:r>
          </w:p>
        </w:tc>
        <w:tc>
          <w:tcPr>
            <w:tcW w:w="1368" w:type="dxa"/>
            <w:noWrap/>
            <w:vAlign w:val="center"/>
          </w:tcPr>
          <w:p w14:paraId="6D56C860">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67,622,291.40</w:t>
            </w:r>
          </w:p>
        </w:tc>
        <w:tc>
          <w:tcPr>
            <w:tcW w:w="744" w:type="dxa"/>
            <w:vAlign w:val="top"/>
          </w:tcPr>
          <w:p w14:paraId="5B12A268">
            <w:pPr>
              <w:jc w:val="right"/>
              <w:rPr>
                <w:rFonts w:hint="eastAsia" w:cs="Arial" w:asciiTheme="minorEastAsia" w:hAnsiTheme="minorEastAsia" w:eastAsiaTheme="minorEastAsia"/>
                <w:kern w:val="0"/>
                <w:szCs w:val="21"/>
              </w:rPr>
            </w:pPr>
          </w:p>
        </w:tc>
        <w:tc>
          <w:tcPr>
            <w:tcW w:w="1353" w:type="dxa"/>
            <w:vAlign w:val="center"/>
          </w:tcPr>
          <w:p w14:paraId="594BCE88">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6689DF0E">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-1,406,059.53 </w:t>
            </w:r>
          </w:p>
        </w:tc>
        <w:tc>
          <w:tcPr>
            <w:tcW w:w="989" w:type="dxa"/>
            <w:noWrap/>
            <w:vAlign w:val="center"/>
          </w:tcPr>
          <w:p w14:paraId="7B9E6E99">
            <w:pPr>
              <w:jc w:val="right"/>
              <w:rPr>
                <w:rFonts w:hint="eastAsia" w:cs="Arial" w:asciiTheme="minorEastAsia" w:hAnsiTheme="minorEastAsia" w:eastAsiaTheme="minorEastAsia"/>
                <w:kern w:val="0"/>
                <w:szCs w:val="21"/>
              </w:rPr>
            </w:pPr>
          </w:p>
        </w:tc>
        <w:tc>
          <w:tcPr>
            <w:tcW w:w="893" w:type="dxa"/>
            <w:noWrap/>
            <w:vAlign w:val="center"/>
          </w:tcPr>
          <w:p w14:paraId="27C8987E">
            <w:pPr>
              <w:jc w:val="right"/>
              <w:rPr>
                <w:rFonts w:hint="eastAsia" w:cs="Arial" w:asciiTheme="minorEastAsia" w:hAnsiTheme="minorEastAsia" w:eastAsiaTheme="minorEastAsia"/>
                <w:kern w:val="0"/>
                <w:szCs w:val="21"/>
              </w:rPr>
            </w:pPr>
          </w:p>
        </w:tc>
      </w:tr>
      <w:tr w14:paraId="7A20C5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72B183A3">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北京信源健和科技有限责任公司</w:t>
            </w:r>
          </w:p>
        </w:tc>
        <w:tc>
          <w:tcPr>
            <w:tcW w:w="1368" w:type="dxa"/>
            <w:noWrap/>
            <w:vAlign w:val="center"/>
          </w:tcPr>
          <w:p w14:paraId="30C66DFD">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12,533,479.11</w:t>
            </w:r>
          </w:p>
        </w:tc>
        <w:tc>
          <w:tcPr>
            <w:tcW w:w="744" w:type="dxa"/>
            <w:vAlign w:val="top"/>
          </w:tcPr>
          <w:p w14:paraId="44B0211E">
            <w:pPr>
              <w:jc w:val="right"/>
              <w:rPr>
                <w:rFonts w:hint="eastAsia" w:cs="Arial" w:asciiTheme="minorEastAsia" w:hAnsiTheme="minorEastAsia" w:eastAsiaTheme="minorEastAsia"/>
                <w:kern w:val="0"/>
                <w:szCs w:val="21"/>
              </w:rPr>
            </w:pPr>
          </w:p>
        </w:tc>
        <w:tc>
          <w:tcPr>
            <w:tcW w:w="1353" w:type="dxa"/>
            <w:vAlign w:val="center"/>
          </w:tcPr>
          <w:p w14:paraId="18715C70">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753C9E61">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-717,400.71 </w:t>
            </w:r>
          </w:p>
        </w:tc>
        <w:tc>
          <w:tcPr>
            <w:tcW w:w="989" w:type="dxa"/>
            <w:noWrap/>
            <w:vAlign w:val="center"/>
          </w:tcPr>
          <w:p w14:paraId="73673DD7">
            <w:pPr>
              <w:jc w:val="right"/>
              <w:rPr>
                <w:rFonts w:hint="eastAsia" w:cs="Arial" w:asciiTheme="minorEastAsia" w:hAnsiTheme="minorEastAsia" w:eastAsiaTheme="minorEastAsia"/>
                <w:kern w:val="0"/>
                <w:szCs w:val="21"/>
              </w:rPr>
            </w:pPr>
          </w:p>
        </w:tc>
        <w:tc>
          <w:tcPr>
            <w:tcW w:w="893" w:type="dxa"/>
            <w:noWrap/>
            <w:vAlign w:val="center"/>
          </w:tcPr>
          <w:p w14:paraId="7CACBDAC">
            <w:pPr>
              <w:jc w:val="right"/>
              <w:rPr>
                <w:rFonts w:hint="eastAsia" w:cs="Arial" w:asciiTheme="minorEastAsia" w:hAnsiTheme="minorEastAsia" w:eastAsiaTheme="minorEastAsia"/>
                <w:kern w:val="0"/>
                <w:szCs w:val="21"/>
              </w:rPr>
            </w:pPr>
          </w:p>
        </w:tc>
      </w:tr>
      <w:tr w14:paraId="140651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3411AE1B">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深圳市金城保密技术有限公司</w:t>
            </w:r>
          </w:p>
        </w:tc>
        <w:tc>
          <w:tcPr>
            <w:tcW w:w="1368" w:type="dxa"/>
            <w:noWrap/>
            <w:vAlign w:val="center"/>
          </w:tcPr>
          <w:p w14:paraId="111C55E0">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6,852,699.69</w:t>
            </w:r>
          </w:p>
        </w:tc>
        <w:tc>
          <w:tcPr>
            <w:tcW w:w="744" w:type="dxa"/>
            <w:vAlign w:val="top"/>
          </w:tcPr>
          <w:p w14:paraId="220B43E7">
            <w:pPr>
              <w:jc w:val="right"/>
              <w:rPr>
                <w:rFonts w:hint="eastAsia" w:cs="Arial" w:asciiTheme="minorEastAsia" w:hAnsiTheme="minorEastAsia" w:eastAsiaTheme="minorEastAsia"/>
                <w:kern w:val="0"/>
                <w:szCs w:val="21"/>
              </w:rPr>
            </w:pPr>
          </w:p>
        </w:tc>
        <w:tc>
          <w:tcPr>
            <w:tcW w:w="1353" w:type="dxa"/>
            <w:vAlign w:val="center"/>
          </w:tcPr>
          <w:p w14:paraId="3C06E52F">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528E4F39">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-1,370,486.43 </w:t>
            </w:r>
          </w:p>
        </w:tc>
        <w:tc>
          <w:tcPr>
            <w:tcW w:w="989" w:type="dxa"/>
            <w:noWrap/>
            <w:vAlign w:val="center"/>
          </w:tcPr>
          <w:p w14:paraId="1BCAA48D">
            <w:pPr>
              <w:jc w:val="right"/>
              <w:rPr>
                <w:rFonts w:hint="eastAsia" w:cs="Arial" w:asciiTheme="minorEastAsia" w:hAnsiTheme="minorEastAsia" w:eastAsiaTheme="minorEastAsia"/>
                <w:kern w:val="0"/>
                <w:szCs w:val="21"/>
              </w:rPr>
            </w:pPr>
          </w:p>
        </w:tc>
        <w:tc>
          <w:tcPr>
            <w:tcW w:w="893" w:type="dxa"/>
            <w:noWrap/>
            <w:vAlign w:val="center"/>
          </w:tcPr>
          <w:p w14:paraId="48F3A6C4">
            <w:pPr>
              <w:jc w:val="right"/>
              <w:rPr>
                <w:rFonts w:hint="eastAsia" w:cs="Arial" w:asciiTheme="minorEastAsia" w:hAnsiTheme="minorEastAsia" w:eastAsiaTheme="minorEastAsia"/>
                <w:kern w:val="0"/>
                <w:szCs w:val="21"/>
              </w:rPr>
            </w:pPr>
          </w:p>
        </w:tc>
      </w:tr>
      <w:tr w14:paraId="1319CF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55584DDC">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浙江华睿北信源数据信息产业投资合伙企业（有限合伙）</w:t>
            </w:r>
          </w:p>
        </w:tc>
        <w:tc>
          <w:tcPr>
            <w:tcW w:w="1368" w:type="dxa"/>
            <w:noWrap/>
            <w:vAlign w:val="center"/>
          </w:tcPr>
          <w:p w14:paraId="5203A06C">
            <w:pPr>
              <w:keepNext w:val="0"/>
              <w:keepLines w:val="0"/>
              <w:widowControl/>
              <w:suppressLineNumbers w:val="0"/>
              <w:jc w:val="right"/>
              <w:textAlignment w:val="center"/>
              <w:rPr>
                <w:rFonts w:ascii="Arial Narrow" w:hAnsi="Arial Narrow" w:eastAsia="Arial Narrow" w:cs="Arial Narrow"/>
                <w:color w:val="000000"/>
                <w:spacing w:val="-2"/>
                <w:kern w:val="0"/>
                <w:szCs w:val="21"/>
              </w:rPr>
            </w:pPr>
            <w:r>
              <w:rPr>
                <w:rFonts w:hint="default" w:ascii="Arial Narrow" w:hAnsi="Arial Narrow" w:eastAsia="Arial Narrow" w:cs="Arial Narrow"/>
                <w:i w:val="0"/>
                <w:iCs w:val="0"/>
                <w:color w:val="000000"/>
                <w:kern w:val="0"/>
                <w:sz w:val="21"/>
                <w:szCs w:val="21"/>
                <w:u w:val="none"/>
                <w:lang w:val="en-US" w:eastAsia="zh-CN" w:bidi="ar"/>
              </w:rPr>
              <w:t>7,838,432.13</w:t>
            </w:r>
          </w:p>
        </w:tc>
        <w:tc>
          <w:tcPr>
            <w:tcW w:w="744" w:type="dxa"/>
            <w:vAlign w:val="top"/>
          </w:tcPr>
          <w:p w14:paraId="43C21ADA">
            <w:pPr>
              <w:jc w:val="right"/>
              <w:rPr>
                <w:rFonts w:hint="eastAsia" w:cs="Arial" w:asciiTheme="minorEastAsia" w:hAnsiTheme="minorEastAsia" w:eastAsiaTheme="minorEastAsia"/>
                <w:kern w:val="0"/>
                <w:szCs w:val="21"/>
              </w:rPr>
            </w:pPr>
          </w:p>
        </w:tc>
        <w:tc>
          <w:tcPr>
            <w:tcW w:w="1353" w:type="dxa"/>
            <w:vAlign w:val="center"/>
          </w:tcPr>
          <w:p w14:paraId="67E20CC7">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253E8EC2">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403,549.34 </w:t>
            </w:r>
          </w:p>
        </w:tc>
        <w:tc>
          <w:tcPr>
            <w:tcW w:w="989" w:type="dxa"/>
            <w:noWrap/>
            <w:vAlign w:val="center"/>
          </w:tcPr>
          <w:p w14:paraId="3D186694">
            <w:pPr>
              <w:jc w:val="right"/>
              <w:rPr>
                <w:rFonts w:hint="eastAsia" w:cs="Arial" w:asciiTheme="minorEastAsia" w:hAnsiTheme="minorEastAsia" w:eastAsiaTheme="minorEastAsia"/>
                <w:kern w:val="0"/>
                <w:szCs w:val="21"/>
              </w:rPr>
            </w:pPr>
          </w:p>
        </w:tc>
        <w:tc>
          <w:tcPr>
            <w:tcW w:w="893" w:type="dxa"/>
            <w:noWrap/>
            <w:vAlign w:val="center"/>
          </w:tcPr>
          <w:p w14:paraId="1E4E6D30">
            <w:pPr>
              <w:jc w:val="right"/>
              <w:rPr>
                <w:rFonts w:hint="eastAsia" w:cs="Arial" w:asciiTheme="minorEastAsia" w:hAnsiTheme="minorEastAsia" w:eastAsiaTheme="minorEastAsia"/>
                <w:kern w:val="0"/>
                <w:szCs w:val="21"/>
              </w:rPr>
            </w:pPr>
          </w:p>
        </w:tc>
      </w:tr>
      <w:tr w14:paraId="35CDDA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22671D82">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国保联盟信息安全技术有限公司</w:t>
            </w:r>
          </w:p>
        </w:tc>
        <w:tc>
          <w:tcPr>
            <w:tcW w:w="1368" w:type="dxa"/>
            <w:noWrap/>
            <w:vAlign w:val="center"/>
          </w:tcPr>
          <w:p w14:paraId="0FC9AAA9">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7,611,166.40</w:t>
            </w:r>
          </w:p>
        </w:tc>
        <w:tc>
          <w:tcPr>
            <w:tcW w:w="744" w:type="dxa"/>
            <w:vAlign w:val="top"/>
          </w:tcPr>
          <w:p w14:paraId="29BC8FA5">
            <w:pPr>
              <w:jc w:val="right"/>
              <w:rPr>
                <w:rFonts w:hint="eastAsia" w:cs="Arial" w:asciiTheme="minorEastAsia" w:hAnsiTheme="minorEastAsia" w:eastAsiaTheme="minorEastAsia"/>
                <w:kern w:val="0"/>
                <w:szCs w:val="21"/>
              </w:rPr>
            </w:pPr>
          </w:p>
        </w:tc>
        <w:tc>
          <w:tcPr>
            <w:tcW w:w="1353" w:type="dxa"/>
            <w:vAlign w:val="center"/>
          </w:tcPr>
          <w:p w14:paraId="73C0C90F">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6371519D">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-152,045.19 </w:t>
            </w:r>
          </w:p>
        </w:tc>
        <w:tc>
          <w:tcPr>
            <w:tcW w:w="989" w:type="dxa"/>
            <w:noWrap/>
            <w:vAlign w:val="center"/>
          </w:tcPr>
          <w:p w14:paraId="54E96EDF">
            <w:pPr>
              <w:jc w:val="right"/>
              <w:rPr>
                <w:rFonts w:hint="eastAsia" w:cs="Arial" w:asciiTheme="minorEastAsia" w:hAnsiTheme="minorEastAsia" w:eastAsiaTheme="minorEastAsia"/>
                <w:kern w:val="0"/>
                <w:szCs w:val="21"/>
              </w:rPr>
            </w:pPr>
          </w:p>
        </w:tc>
        <w:tc>
          <w:tcPr>
            <w:tcW w:w="893" w:type="dxa"/>
            <w:noWrap/>
            <w:vAlign w:val="center"/>
          </w:tcPr>
          <w:p w14:paraId="0450C550">
            <w:pPr>
              <w:jc w:val="right"/>
              <w:rPr>
                <w:rFonts w:hint="eastAsia" w:cs="Arial" w:asciiTheme="minorEastAsia" w:hAnsiTheme="minorEastAsia" w:eastAsiaTheme="minorEastAsia"/>
                <w:kern w:val="0"/>
                <w:szCs w:val="21"/>
              </w:rPr>
            </w:pPr>
          </w:p>
        </w:tc>
      </w:tr>
      <w:tr w14:paraId="39FDF9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065C17E8">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北京美络克思科技有限公司</w:t>
            </w:r>
          </w:p>
        </w:tc>
        <w:tc>
          <w:tcPr>
            <w:tcW w:w="1368" w:type="dxa"/>
            <w:noWrap/>
            <w:vAlign w:val="center"/>
          </w:tcPr>
          <w:p w14:paraId="1F136328">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22,681,675.53</w:t>
            </w:r>
          </w:p>
        </w:tc>
        <w:tc>
          <w:tcPr>
            <w:tcW w:w="744" w:type="dxa"/>
            <w:vAlign w:val="top"/>
          </w:tcPr>
          <w:p w14:paraId="1645961F">
            <w:pPr>
              <w:jc w:val="right"/>
            </w:pPr>
          </w:p>
        </w:tc>
        <w:tc>
          <w:tcPr>
            <w:tcW w:w="1353" w:type="dxa"/>
            <w:vAlign w:val="center"/>
          </w:tcPr>
          <w:p w14:paraId="6954444F">
            <w:pPr>
              <w:jc w:val="right"/>
              <w:rPr>
                <w:rFonts w:ascii="Arial Narrow" w:hAnsi="Arial Narrow" w:eastAsia="Arial Narrow" w:cs="Arial Narrow"/>
                <w:color w:val="000000"/>
                <w:spacing w:val="-2"/>
                <w:kern w:val="0"/>
                <w:szCs w:val="21"/>
                <w:lang w:eastAsia="en-US"/>
              </w:rPr>
            </w:pPr>
          </w:p>
        </w:tc>
        <w:tc>
          <w:tcPr>
            <w:tcW w:w="1295" w:type="dxa"/>
            <w:noWrap/>
            <w:vAlign w:val="center"/>
          </w:tcPr>
          <w:p w14:paraId="6254C55A">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248,435.21 </w:t>
            </w:r>
          </w:p>
        </w:tc>
        <w:tc>
          <w:tcPr>
            <w:tcW w:w="989" w:type="dxa"/>
            <w:noWrap/>
            <w:vAlign w:val="center"/>
          </w:tcPr>
          <w:p w14:paraId="39A48E9C">
            <w:pPr>
              <w:jc w:val="right"/>
            </w:pPr>
          </w:p>
        </w:tc>
        <w:tc>
          <w:tcPr>
            <w:tcW w:w="893" w:type="dxa"/>
            <w:noWrap/>
            <w:vAlign w:val="center"/>
          </w:tcPr>
          <w:p w14:paraId="1F0B0233">
            <w:pPr>
              <w:jc w:val="right"/>
            </w:pPr>
          </w:p>
        </w:tc>
      </w:tr>
      <w:tr w14:paraId="3BC1B62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515F4BA6">
            <w:pPr>
              <w:keepNext w:val="0"/>
              <w:keepLines w:val="0"/>
              <w:widowControl/>
              <w:suppressLineNumbers w:val="0"/>
              <w:jc w:val="both"/>
              <w:textAlignment w:val="center"/>
              <w:rPr>
                <w:rFonts w:hint="eastAsia" w:ascii="仿宋" w:hAnsi="仿宋" w:eastAsia="仿宋" w:cs="仿宋"/>
                <w:color w:val="000000"/>
                <w:sz w:val="18"/>
                <w:szCs w:val="18"/>
              </w:rPr>
            </w:pPr>
            <w:r>
              <w:rPr>
                <w:rFonts w:hint="eastAsia" w:ascii="宋体" w:hAnsi="宋体" w:eastAsia="宋体" w:cs="宋体"/>
                <w:i w:val="0"/>
                <w:iCs w:val="0"/>
                <w:color w:val="000000"/>
                <w:kern w:val="0"/>
                <w:sz w:val="18"/>
                <w:szCs w:val="18"/>
                <w:u w:val="none"/>
                <w:lang w:val="en-US" w:eastAsia="zh-CN" w:bidi="ar"/>
              </w:rPr>
              <w:t>重庆信创科技有限公司</w:t>
            </w:r>
          </w:p>
        </w:tc>
        <w:tc>
          <w:tcPr>
            <w:tcW w:w="1368" w:type="dxa"/>
            <w:noWrap/>
            <w:vAlign w:val="center"/>
          </w:tcPr>
          <w:p w14:paraId="6A4DD03F">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1,542,843.81</w:t>
            </w:r>
          </w:p>
        </w:tc>
        <w:tc>
          <w:tcPr>
            <w:tcW w:w="744" w:type="dxa"/>
            <w:vAlign w:val="top"/>
          </w:tcPr>
          <w:p w14:paraId="4BDA8485">
            <w:pPr>
              <w:jc w:val="right"/>
              <w:rPr>
                <w:rFonts w:hint="eastAsia" w:cs="Arial" w:asciiTheme="minorEastAsia" w:hAnsiTheme="minorEastAsia" w:eastAsiaTheme="minorEastAsia"/>
                <w:kern w:val="0"/>
                <w:szCs w:val="21"/>
              </w:rPr>
            </w:pPr>
          </w:p>
        </w:tc>
        <w:tc>
          <w:tcPr>
            <w:tcW w:w="1353" w:type="dxa"/>
            <w:vAlign w:val="center"/>
          </w:tcPr>
          <w:p w14:paraId="04405BA9">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12C684A4">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204,975.44 </w:t>
            </w:r>
          </w:p>
        </w:tc>
        <w:tc>
          <w:tcPr>
            <w:tcW w:w="989" w:type="dxa"/>
            <w:noWrap/>
            <w:vAlign w:val="center"/>
          </w:tcPr>
          <w:p w14:paraId="18C25D7F">
            <w:pPr>
              <w:jc w:val="right"/>
              <w:rPr>
                <w:rFonts w:hint="eastAsia" w:cs="Arial" w:asciiTheme="minorEastAsia" w:hAnsiTheme="minorEastAsia" w:eastAsiaTheme="minorEastAsia"/>
                <w:kern w:val="0"/>
                <w:szCs w:val="21"/>
              </w:rPr>
            </w:pPr>
          </w:p>
        </w:tc>
        <w:tc>
          <w:tcPr>
            <w:tcW w:w="893" w:type="dxa"/>
            <w:noWrap/>
            <w:vAlign w:val="center"/>
          </w:tcPr>
          <w:p w14:paraId="0D593BB5">
            <w:pPr>
              <w:jc w:val="right"/>
              <w:rPr>
                <w:rFonts w:hint="eastAsia" w:cs="Arial" w:asciiTheme="minorEastAsia" w:hAnsiTheme="minorEastAsia" w:eastAsiaTheme="minorEastAsia"/>
                <w:kern w:val="0"/>
                <w:szCs w:val="21"/>
              </w:rPr>
            </w:pPr>
          </w:p>
        </w:tc>
      </w:tr>
      <w:tr w14:paraId="5432C8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0C233570">
            <w:pPr>
              <w:keepNext w:val="0"/>
              <w:keepLines w:val="0"/>
              <w:widowControl/>
              <w:suppressLineNumbers w:val="0"/>
              <w:jc w:val="both"/>
              <w:textAlignment w:val="center"/>
              <w:rPr>
                <w:rFonts w:hint="eastAsia" w:ascii="仿宋" w:hAnsi="仿宋" w:eastAsia="仿宋" w:cs="仿宋"/>
                <w:color w:val="000000"/>
                <w:sz w:val="18"/>
                <w:szCs w:val="18"/>
              </w:rPr>
            </w:pPr>
            <w:r>
              <w:rPr>
                <w:rFonts w:hint="eastAsia" w:ascii="宋体" w:hAnsi="宋体" w:eastAsia="宋体" w:cs="宋体"/>
                <w:i w:val="0"/>
                <w:iCs w:val="0"/>
                <w:color w:val="000000"/>
                <w:kern w:val="0"/>
                <w:sz w:val="18"/>
                <w:szCs w:val="18"/>
                <w:u w:val="none"/>
                <w:lang w:val="en-US" w:eastAsia="zh-CN" w:bidi="ar"/>
              </w:rPr>
              <w:t>南京磊垚创业投资基金管理有限公司</w:t>
            </w:r>
          </w:p>
        </w:tc>
        <w:tc>
          <w:tcPr>
            <w:tcW w:w="1368" w:type="dxa"/>
            <w:noWrap/>
            <w:vAlign w:val="center"/>
          </w:tcPr>
          <w:p w14:paraId="31D97263">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3,898,444.69</w:t>
            </w:r>
          </w:p>
        </w:tc>
        <w:tc>
          <w:tcPr>
            <w:tcW w:w="744" w:type="dxa"/>
            <w:vAlign w:val="top"/>
          </w:tcPr>
          <w:p w14:paraId="72993CAD">
            <w:pPr>
              <w:jc w:val="right"/>
              <w:rPr>
                <w:rFonts w:hint="eastAsia" w:cs="Arial" w:asciiTheme="minorEastAsia" w:hAnsiTheme="minorEastAsia" w:eastAsiaTheme="minorEastAsia"/>
                <w:kern w:val="0"/>
                <w:szCs w:val="21"/>
              </w:rPr>
            </w:pPr>
          </w:p>
        </w:tc>
        <w:tc>
          <w:tcPr>
            <w:tcW w:w="1353" w:type="dxa"/>
            <w:vAlign w:val="center"/>
          </w:tcPr>
          <w:p w14:paraId="7D28C760">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216C38DD">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131,501.23 </w:t>
            </w:r>
          </w:p>
        </w:tc>
        <w:tc>
          <w:tcPr>
            <w:tcW w:w="989" w:type="dxa"/>
            <w:noWrap/>
            <w:vAlign w:val="center"/>
          </w:tcPr>
          <w:p w14:paraId="734283E3">
            <w:pPr>
              <w:jc w:val="right"/>
              <w:rPr>
                <w:rFonts w:hint="eastAsia" w:cs="Arial" w:asciiTheme="minorEastAsia" w:hAnsiTheme="minorEastAsia" w:eastAsiaTheme="minorEastAsia"/>
                <w:kern w:val="0"/>
                <w:szCs w:val="21"/>
              </w:rPr>
            </w:pPr>
          </w:p>
        </w:tc>
        <w:tc>
          <w:tcPr>
            <w:tcW w:w="893" w:type="dxa"/>
            <w:noWrap/>
            <w:vAlign w:val="center"/>
          </w:tcPr>
          <w:p w14:paraId="02D92C7F">
            <w:pPr>
              <w:jc w:val="right"/>
              <w:rPr>
                <w:rFonts w:hint="eastAsia" w:cs="Arial" w:asciiTheme="minorEastAsia" w:hAnsiTheme="minorEastAsia" w:eastAsiaTheme="minorEastAsia"/>
                <w:kern w:val="0"/>
                <w:szCs w:val="21"/>
              </w:rPr>
            </w:pPr>
          </w:p>
        </w:tc>
      </w:tr>
      <w:tr w14:paraId="7356D4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51FD707C">
            <w:pPr>
              <w:keepNext w:val="0"/>
              <w:keepLines w:val="0"/>
              <w:widowControl/>
              <w:suppressLineNumbers w:val="0"/>
              <w:jc w:val="both"/>
              <w:textAlignment w:val="center"/>
              <w:rPr>
                <w:rFonts w:hint="eastAsia" w:ascii="仿宋" w:hAnsi="仿宋" w:eastAsia="仿宋" w:cs="仿宋"/>
                <w:color w:val="000000"/>
                <w:sz w:val="18"/>
                <w:szCs w:val="18"/>
                <w:lang w:eastAsia="en-US"/>
              </w:rPr>
            </w:pPr>
            <w:r>
              <w:rPr>
                <w:rFonts w:hint="eastAsia" w:ascii="宋体" w:hAnsi="宋体" w:eastAsia="宋体" w:cs="宋体"/>
                <w:i w:val="0"/>
                <w:iCs w:val="0"/>
                <w:color w:val="000000"/>
                <w:kern w:val="0"/>
                <w:sz w:val="18"/>
                <w:szCs w:val="18"/>
                <w:u w:val="none"/>
                <w:lang w:val="en-US" w:eastAsia="zh-CN" w:bidi="ar"/>
              </w:rPr>
              <w:t>海南保嘉源科技有限公司</w:t>
            </w:r>
          </w:p>
        </w:tc>
        <w:tc>
          <w:tcPr>
            <w:tcW w:w="1368" w:type="dxa"/>
            <w:noWrap/>
            <w:vAlign w:val="center"/>
          </w:tcPr>
          <w:p w14:paraId="2B865FDD">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11,777,471.96</w:t>
            </w:r>
          </w:p>
        </w:tc>
        <w:tc>
          <w:tcPr>
            <w:tcW w:w="744" w:type="dxa"/>
            <w:vAlign w:val="top"/>
          </w:tcPr>
          <w:p w14:paraId="212F73CC">
            <w:pPr>
              <w:jc w:val="right"/>
              <w:rPr>
                <w:rFonts w:hint="eastAsia" w:cs="Arial" w:asciiTheme="minorEastAsia" w:hAnsiTheme="minorEastAsia" w:eastAsiaTheme="minorEastAsia"/>
                <w:kern w:val="0"/>
                <w:szCs w:val="21"/>
              </w:rPr>
            </w:pPr>
          </w:p>
        </w:tc>
        <w:tc>
          <w:tcPr>
            <w:tcW w:w="1353" w:type="dxa"/>
            <w:vAlign w:val="center"/>
          </w:tcPr>
          <w:p w14:paraId="13A92100">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7,000,000.00</w:t>
            </w:r>
          </w:p>
        </w:tc>
        <w:tc>
          <w:tcPr>
            <w:tcW w:w="1295" w:type="dxa"/>
            <w:noWrap/>
            <w:vAlign w:val="center"/>
          </w:tcPr>
          <w:p w14:paraId="094077D7">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-346,176.69 </w:t>
            </w:r>
          </w:p>
        </w:tc>
        <w:tc>
          <w:tcPr>
            <w:tcW w:w="989" w:type="dxa"/>
            <w:noWrap/>
            <w:vAlign w:val="center"/>
          </w:tcPr>
          <w:p w14:paraId="772AB2F2">
            <w:pPr>
              <w:jc w:val="right"/>
              <w:rPr>
                <w:rFonts w:hint="eastAsia" w:cs="Arial" w:asciiTheme="minorEastAsia" w:hAnsiTheme="minorEastAsia" w:eastAsiaTheme="minorEastAsia"/>
                <w:kern w:val="0"/>
                <w:szCs w:val="21"/>
              </w:rPr>
            </w:pPr>
          </w:p>
        </w:tc>
        <w:tc>
          <w:tcPr>
            <w:tcW w:w="893" w:type="dxa"/>
            <w:noWrap/>
            <w:vAlign w:val="center"/>
          </w:tcPr>
          <w:p w14:paraId="5A234BCE">
            <w:pPr>
              <w:jc w:val="right"/>
              <w:rPr>
                <w:rFonts w:hint="eastAsia" w:cs="Arial" w:asciiTheme="minorEastAsia" w:hAnsiTheme="minorEastAsia" w:eastAsiaTheme="minorEastAsia"/>
                <w:kern w:val="0"/>
                <w:szCs w:val="21"/>
              </w:rPr>
            </w:pPr>
          </w:p>
        </w:tc>
      </w:tr>
      <w:tr w14:paraId="4BB73C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5A0000FC">
            <w:pPr>
              <w:keepNext w:val="0"/>
              <w:keepLines w:val="0"/>
              <w:widowControl/>
              <w:suppressLineNumbers w:val="0"/>
              <w:jc w:val="both"/>
              <w:textAlignment w:val="center"/>
              <w:rPr>
                <w:rFonts w:hint="eastAsia" w:ascii="仿宋" w:hAnsi="仿宋" w:eastAsia="仿宋" w:cs="仿宋"/>
                <w:color w:val="000000"/>
                <w:sz w:val="18"/>
                <w:szCs w:val="18"/>
              </w:rPr>
            </w:pPr>
            <w:r>
              <w:rPr>
                <w:rFonts w:hint="eastAsia" w:ascii="宋体" w:hAnsi="宋体" w:eastAsia="宋体" w:cs="宋体"/>
                <w:i w:val="0"/>
                <w:iCs w:val="0"/>
                <w:color w:val="000000"/>
                <w:kern w:val="0"/>
                <w:sz w:val="18"/>
                <w:szCs w:val="18"/>
                <w:u w:val="none"/>
                <w:lang w:val="en-US" w:eastAsia="zh-CN" w:bidi="ar"/>
              </w:rPr>
              <w:t>嘉兴北信源意晟科技产业投资合伙企业（有限合伙）</w:t>
            </w:r>
          </w:p>
        </w:tc>
        <w:tc>
          <w:tcPr>
            <w:tcW w:w="1368" w:type="dxa"/>
            <w:noWrap/>
            <w:vAlign w:val="center"/>
          </w:tcPr>
          <w:p w14:paraId="2EDE76FD">
            <w:pPr>
              <w:keepNext w:val="0"/>
              <w:keepLines w:val="0"/>
              <w:widowControl/>
              <w:suppressLineNumbers w:val="0"/>
              <w:jc w:val="right"/>
              <w:textAlignment w:val="center"/>
              <w:rPr>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5,742,208.37</w:t>
            </w:r>
          </w:p>
        </w:tc>
        <w:tc>
          <w:tcPr>
            <w:tcW w:w="744" w:type="dxa"/>
            <w:vAlign w:val="top"/>
          </w:tcPr>
          <w:p w14:paraId="40CE610F">
            <w:pPr>
              <w:jc w:val="right"/>
              <w:rPr>
                <w:rFonts w:hint="eastAsia" w:cs="Arial" w:asciiTheme="minorEastAsia" w:hAnsiTheme="minorEastAsia" w:eastAsiaTheme="minorEastAsia"/>
                <w:kern w:val="0"/>
                <w:szCs w:val="21"/>
              </w:rPr>
            </w:pPr>
          </w:p>
        </w:tc>
        <w:tc>
          <w:tcPr>
            <w:tcW w:w="1353" w:type="dxa"/>
            <w:vAlign w:val="center"/>
          </w:tcPr>
          <w:p w14:paraId="7C9CB23C">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2C1DE681">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-144,079.40 </w:t>
            </w:r>
          </w:p>
        </w:tc>
        <w:tc>
          <w:tcPr>
            <w:tcW w:w="989" w:type="dxa"/>
            <w:noWrap/>
            <w:vAlign w:val="center"/>
          </w:tcPr>
          <w:p w14:paraId="3643CFEE">
            <w:pPr>
              <w:jc w:val="right"/>
              <w:rPr>
                <w:rFonts w:hint="eastAsia" w:cs="Arial" w:asciiTheme="minorEastAsia" w:hAnsiTheme="minorEastAsia" w:eastAsiaTheme="minorEastAsia"/>
                <w:kern w:val="0"/>
                <w:szCs w:val="21"/>
              </w:rPr>
            </w:pPr>
          </w:p>
        </w:tc>
        <w:tc>
          <w:tcPr>
            <w:tcW w:w="893" w:type="dxa"/>
            <w:noWrap/>
            <w:vAlign w:val="center"/>
          </w:tcPr>
          <w:p w14:paraId="790867C2">
            <w:pPr>
              <w:jc w:val="right"/>
              <w:rPr>
                <w:rFonts w:hint="eastAsia" w:cs="Arial" w:asciiTheme="minorEastAsia" w:hAnsiTheme="minorEastAsia" w:eastAsiaTheme="minorEastAsia"/>
                <w:kern w:val="0"/>
                <w:szCs w:val="21"/>
              </w:rPr>
            </w:pPr>
          </w:p>
        </w:tc>
      </w:tr>
      <w:tr w14:paraId="378CAB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72433D7B">
            <w:pPr>
              <w:keepNext w:val="0"/>
              <w:keepLines w:val="0"/>
              <w:widowControl/>
              <w:suppressLineNumbers w:val="0"/>
              <w:jc w:val="both"/>
              <w:textAlignment w:val="center"/>
              <w:rPr>
                <w:rFonts w:hint="eastAsia" w:ascii="仿宋" w:hAnsi="仿宋" w:eastAsia="仿宋" w:cs="仿宋"/>
                <w:color w:val="000000"/>
                <w:szCs w:val="21"/>
              </w:rPr>
            </w:pPr>
            <w:r>
              <w:rPr>
                <w:rFonts w:hint="eastAsia" w:ascii="宋体" w:hAnsi="宋体" w:eastAsia="宋体" w:cs="宋体"/>
                <w:i w:val="0"/>
                <w:iCs w:val="0"/>
                <w:color w:val="000000"/>
                <w:kern w:val="0"/>
                <w:sz w:val="18"/>
                <w:szCs w:val="18"/>
                <w:u w:val="none"/>
                <w:lang w:val="en-US" w:eastAsia="zh-CN" w:bidi="ar"/>
              </w:rPr>
              <w:t>浙江工联领创科技有限公司</w:t>
            </w:r>
          </w:p>
        </w:tc>
        <w:tc>
          <w:tcPr>
            <w:tcW w:w="1368" w:type="dxa"/>
            <w:noWrap/>
            <w:vAlign w:val="center"/>
          </w:tcPr>
          <w:p w14:paraId="475768E9">
            <w:pPr>
              <w:keepNext w:val="0"/>
              <w:keepLines w:val="0"/>
              <w:widowControl/>
              <w:suppressLineNumbers w:val="0"/>
              <w:jc w:val="right"/>
              <w:textAlignment w:val="center"/>
              <w:rPr>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476,236.83</w:t>
            </w:r>
          </w:p>
        </w:tc>
        <w:tc>
          <w:tcPr>
            <w:tcW w:w="744" w:type="dxa"/>
            <w:vAlign w:val="top"/>
          </w:tcPr>
          <w:p w14:paraId="1510FDFF">
            <w:pPr>
              <w:jc w:val="right"/>
              <w:rPr>
                <w:rFonts w:hint="eastAsia" w:cs="Arial" w:asciiTheme="minorEastAsia" w:hAnsiTheme="minorEastAsia" w:eastAsiaTheme="minorEastAsia"/>
                <w:kern w:val="0"/>
                <w:szCs w:val="21"/>
              </w:rPr>
            </w:pPr>
          </w:p>
        </w:tc>
        <w:tc>
          <w:tcPr>
            <w:tcW w:w="1353" w:type="dxa"/>
            <w:vAlign w:val="center"/>
          </w:tcPr>
          <w:p w14:paraId="0A522863">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0A046B12">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-346,957.21 </w:t>
            </w:r>
          </w:p>
        </w:tc>
        <w:tc>
          <w:tcPr>
            <w:tcW w:w="989" w:type="dxa"/>
            <w:noWrap/>
            <w:vAlign w:val="center"/>
          </w:tcPr>
          <w:p w14:paraId="5ED3D4B8">
            <w:pPr>
              <w:jc w:val="right"/>
              <w:rPr>
                <w:rFonts w:hint="eastAsia" w:cs="Arial" w:asciiTheme="minorEastAsia" w:hAnsiTheme="minorEastAsia" w:eastAsiaTheme="minorEastAsia"/>
                <w:kern w:val="0"/>
                <w:szCs w:val="21"/>
              </w:rPr>
            </w:pPr>
          </w:p>
        </w:tc>
        <w:tc>
          <w:tcPr>
            <w:tcW w:w="893" w:type="dxa"/>
            <w:noWrap/>
            <w:vAlign w:val="center"/>
          </w:tcPr>
          <w:p w14:paraId="1FB95E0D">
            <w:pPr>
              <w:jc w:val="right"/>
              <w:rPr>
                <w:rFonts w:hint="eastAsia" w:cs="Arial" w:asciiTheme="minorEastAsia" w:hAnsiTheme="minorEastAsia" w:eastAsiaTheme="minorEastAsia"/>
                <w:kern w:val="0"/>
                <w:szCs w:val="21"/>
              </w:rPr>
            </w:pPr>
          </w:p>
        </w:tc>
      </w:tr>
      <w:tr w14:paraId="5C3F3B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noWrap/>
            <w:vAlign w:val="center"/>
          </w:tcPr>
          <w:p w14:paraId="639CF8D2">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1368" w:type="dxa"/>
            <w:noWrap/>
            <w:vAlign w:val="center"/>
          </w:tcPr>
          <w:p w14:paraId="742480E5">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en-US" w:bidi="ar-SA"/>
              </w:rPr>
            </w:pPr>
            <w:r>
              <w:rPr>
                <w:rFonts w:hint="default" w:ascii="Arial Narrow" w:hAnsi="Arial Narrow" w:eastAsia="Arial Narrow" w:cs="Arial Narrow"/>
                <w:b/>
                <w:bCs/>
                <w:i w:val="0"/>
                <w:iCs w:val="0"/>
                <w:color w:val="000000"/>
                <w:kern w:val="0"/>
                <w:sz w:val="21"/>
                <w:szCs w:val="21"/>
                <w:u w:val="none"/>
                <w:lang w:val="en-US" w:eastAsia="zh-CN" w:bidi="ar"/>
              </w:rPr>
              <w:t>154,378,636.34</w:t>
            </w:r>
          </w:p>
        </w:tc>
        <w:tc>
          <w:tcPr>
            <w:tcW w:w="744" w:type="dxa"/>
            <w:vAlign w:val="top"/>
          </w:tcPr>
          <w:p w14:paraId="3C848964">
            <w:pPr>
              <w:jc w:val="right"/>
              <w:rPr>
                <w:rFonts w:hint="eastAsia" w:ascii="Arial Narrow" w:hAnsi="Arial Narrow" w:eastAsia="Arial Narrow" w:cs="Arial Narrow"/>
                <w:b/>
                <w:bCs/>
                <w:color w:val="000000"/>
                <w:spacing w:val="-2"/>
                <w:kern w:val="0"/>
                <w:sz w:val="21"/>
                <w:szCs w:val="21"/>
                <w:lang w:val="en-US" w:eastAsia="en-US" w:bidi="ar-SA"/>
              </w:rPr>
            </w:pPr>
          </w:p>
        </w:tc>
        <w:tc>
          <w:tcPr>
            <w:tcW w:w="1353" w:type="dxa"/>
            <w:vAlign w:val="center"/>
          </w:tcPr>
          <w:p w14:paraId="1FA23220">
            <w:pPr>
              <w:keepNext w:val="0"/>
              <w:keepLines w:val="0"/>
              <w:widowControl/>
              <w:suppressLineNumbers w:val="0"/>
              <w:jc w:val="right"/>
              <w:textAlignment w:val="center"/>
              <w:rPr>
                <w:rFonts w:hint="eastAsia" w:ascii="Arial Narrow" w:hAnsi="Arial Narrow" w:eastAsia="宋体" w:cs="Arial Narrow"/>
                <w:b/>
                <w:bCs/>
                <w:color w:val="000000"/>
                <w:spacing w:val="-2"/>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7,000,000.00</w:t>
            </w:r>
          </w:p>
        </w:tc>
        <w:tc>
          <w:tcPr>
            <w:tcW w:w="1295" w:type="dxa"/>
            <w:noWrap/>
            <w:vAlign w:val="center"/>
          </w:tcPr>
          <w:p w14:paraId="47D71F79">
            <w:pPr>
              <w:keepNext w:val="0"/>
              <w:keepLines w:val="0"/>
              <w:widowControl/>
              <w:suppressLineNumbers w:val="0"/>
              <w:jc w:val="right"/>
              <w:textAlignment w:val="center"/>
              <w:rPr>
                <w:rFonts w:hint="eastAsia" w:ascii="Arial Narrow" w:hAnsi="Arial Narrow" w:eastAsia="宋体" w:cs="Arial Narrow"/>
                <w:b/>
                <w:bCs/>
                <w:color w:val="000000"/>
                <w:spacing w:val="-2"/>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-5,908,683.66 </w:t>
            </w:r>
          </w:p>
        </w:tc>
        <w:tc>
          <w:tcPr>
            <w:tcW w:w="989" w:type="dxa"/>
            <w:noWrap/>
            <w:vAlign w:val="center"/>
          </w:tcPr>
          <w:p w14:paraId="59D5A745">
            <w:pPr>
              <w:jc w:val="right"/>
              <w:rPr>
                <w:rFonts w:hint="eastAsia" w:cs="Arial" w:asciiTheme="minorEastAsia" w:hAnsiTheme="minorEastAsia" w:eastAsiaTheme="minorEastAsia"/>
                <w:kern w:val="0"/>
                <w:szCs w:val="21"/>
              </w:rPr>
            </w:pPr>
          </w:p>
        </w:tc>
        <w:tc>
          <w:tcPr>
            <w:tcW w:w="893" w:type="dxa"/>
            <w:noWrap/>
            <w:vAlign w:val="center"/>
          </w:tcPr>
          <w:p w14:paraId="4F0CE2A5">
            <w:pPr>
              <w:rPr>
                <w:rFonts w:hint="eastAsia" w:cs="Arial" w:asciiTheme="minorEastAsia" w:hAnsiTheme="minorEastAsia" w:eastAsiaTheme="minorEastAsia"/>
                <w:kern w:val="0"/>
                <w:szCs w:val="21"/>
              </w:rPr>
            </w:pPr>
          </w:p>
        </w:tc>
      </w:tr>
    </w:tbl>
    <w:p w14:paraId="043961EB">
      <w:pPr>
        <w:tabs>
          <w:tab w:val="left" w:pos="360"/>
        </w:tabs>
        <w:spacing w:line="400" w:lineRule="exact"/>
        <w:ind w:firstLine="420" w:firstLineChars="200"/>
        <w:rPr>
          <w:rFonts w:hint="eastAsia" w:eastAsia="宋体" w:cs="Arial" w:asciiTheme="minorEastAsia" w:hAnsiTheme="minorEastAsia"/>
          <w:szCs w:val="21"/>
          <w:lang w:eastAsia="zh-CN"/>
        </w:rPr>
      </w:pPr>
      <w:r>
        <w:rPr>
          <w:rFonts w:hint="eastAsia"/>
          <w:lang w:eastAsia="zh-CN"/>
        </w:rPr>
        <w:t>（</w:t>
      </w:r>
      <w:r>
        <w:rPr>
          <w:rFonts w:hint="eastAsia"/>
          <w:lang w:val="en-US" w:eastAsia="zh-CN"/>
        </w:rPr>
        <w:t>续</w:t>
      </w:r>
      <w:r>
        <w:rPr>
          <w:rFonts w:hint="eastAsia"/>
          <w:lang w:eastAsia="zh-CN"/>
        </w:rPr>
        <w:t>）</w:t>
      </w:r>
    </w:p>
    <w:tbl>
      <w:tblPr>
        <w:tblStyle w:val="20"/>
        <w:tblW w:w="9356" w:type="dxa"/>
        <w:tblInd w:w="-256"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11"/>
        <w:gridCol w:w="1269"/>
        <w:gridCol w:w="1235"/>
        <w:gridCol w:w="545"/>
        <w:gridCol w:w="1411"/>
        <w:gridCol w:w="1485"/>
      </w:tblGrid>
      <w:tr w14:paraId="00F3F5A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411" w:type="dxa"/>
            <w:vMerge w:val="restart"/>
            <w:noWrap/>
            <w:vAlign w:val="center"/>
          </w:tcPr>
          <w:p w14:paraId="62D94EA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被投资单位</w:t>
            </w:r>
          </w:p>
        </w:tc>
        <w:tc>
          <w:tcPr>
            <w:tcW w:w="3049" w:type="dxa"/>
            <w:gridSpan w:val="3"/>
          </w:tcPr>
          <w:p w14:paraId="769DD1D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本期增减变动</w:t>
            </w:r>
          </w:p>
        </w:tc>
        <w:tc>
          <w:tcPr>
            <w:tcW w:w="1411" w:type="dxa"/>
            <w:vMerge w:val="restart"/>
            <w:vAlign w:val="center"/>
          </w:tcPr>
          <w:p w14:paraId="0D3FA9B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1485" w:type="dxa"/>
            <w:vMerge w:val="restart"/>
            <w:vAlign w:val="center"/>
          </w:tcPr>
          <w:p w14:paraId="6AD784B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减值准备期末余额</w:t>
            </w:r>
          </w:p>
        </w:tc>
      </w:tr>
      <w:tr w14:paraId="33E5B1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411" w:type="dxa"/>
            <w:vMerge w:val="continue"/>
            <w:noWrap/>
            <w:vAlign w:val="center"/>
          </w:tcPr>
          <w:p w14:paraId="635D5D05">
            <w:pPr>
              <w:widowControl/>
              <w:spacing w:line="400" w:lineRule="exact"/>
              <w:rPr>
                <w:rFonts w:hint="eastAsia" w:cs="Arial" w:asciiTheme="minorEastAsia" w:hAnsiTheme="minorEastAsia" w:eastAsiaTheme="minorEastAsia"/>
                <w:kern w:val="0"/>
                <w:szCs w:val="21"/>
              </w:rPr>
            </w:pPr>
          </w:p>
        </w:tc>
        <w:tc>
          <w:tcPr>
            <w:tcW w:w="1269" w:type="dxa"/>
            <w:vAlign w:val="center"/>
          </w:tcPr>
          <w:p w14:paraId="77F32E96">
            <w:pPr>
              <w:widowControl/>
              <w:spacing w:line="400" w:lineRule="exact"/>
              <w:jc w:val="center"/>
              <w:rPr>
                <w:rFonts w:hint="eastAsia" w:cs="Arial" w:asciiTheme="minorEastAsia" w:hAnsiTheme="minorEastAsia" w:eastAsiaTheme="minorEastAsia"/>
                <w:kern w:val="0"/>
                <w:szCs w:val="21"/>
              </w:rPr>
            </w:pPr>
            <w:r>
              <w:rPr>
                <w:rFonts w:hint="eastAsia" w:asciiTheme="minorEastAsia" w:hAnsiTheme="minorEastAsia" w:eastAsiaTheme="minorEastAsia"/>
                <w:kern w:val="0"/>
                <w:szCs w:val="21"/>
              </w:rPr>
              <w:t>宣告发放现金股利或利润</w:t>
            </w:r>
          </w:p>
        </w:tc>
        <w:tc>
          <w:tcPr>
            <w:tcW w:w="1235" w:type="dxa"/>
            <w:noWrap/>
            <w:vAlign w:val="center"/>
          </w:tcPr>
          <w:p w14:paraId="798066EB">
            <w:pPr>
              <w:widowControl/>
              <w:spacing w:line="400" w:lineRule="exact"/>
              <w:jc w:val="center"/>
              <w:rPr>
                <w:rFonts w:hint="eastAsia" w:cs="Arial" w:asciiTheme="minorEastAsia" w:hAnsiTheme="minorEastAsia" w:eastAsiaTheme="minorEastAsia"/>
                <w:kern w:val="0"/>
                <w:szCs w:val="21"/>
              </w:rPr>
            </w:pPr>
            <w:r>
              <w:rPr>
                <w:rFonts w:hint="eastAsia" w:asciiTheme="minorEastAsia" w:hAnsiTheme="minorEastAsia" w:eastAsiaTheme="minorEastAsia"/>
                <w:kern w:val="0"/>
                <w:szCs w:val="21"/>
              </w:rPr>
              <w:t>计提减值准备</w:t>
            </w:r>
          </w:p>
        </w:tc>
        <w:tc>
          <w:tcPr>
            <w:tcW w:w="545" w:type="dxa"/>
            <w:noWrap/>
            <w:vAlign w:val="center"/>
          </w:tcPr>
          <w:p w14:paraId="6FF2CB4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411" w:type="dxa"/>
            <w:vMerge w:val="continue"/>
          </w:tcPr>
          <w:p w14:paraId="4B4BFF49">
            <w:pPr>
              <w:widowControl/>
              <w:spacing w:line="400" w:lineRule="exact"/>
              <w:jc w:val="center"/>
              <w:rPr>
                <w:rFonts w:hint="eastAsia" w:cs="Arial" w:asciiTheme="minorEastAsia" w:hAnsiTheme="minorEastAsia" w:eastAsiaTheme="minorEastAsia"/>
                <w:kern w:val="0"/>
                <w:szCs w:val="21"/>
              </w:rPr>
            </w:pPr>
          </w:p>
        </w:tc>
        <w:tc>
          <w:tcPr>
            <w:tcW w:w="1485" w:type="dxa"/>
            <w:vMerge w:val="continue"/>
          </w:tcPr>
          <w:p w14:paraId="52F3F7B6">
            <w:pPr>
              <w:widowControl/>
              <w:spacing w:line="400" w:lineRule="exact"/>
              <w:jc w:val="center"/>
              <w:rPr>
                <w:rFonts w:hint="eastAsia" w:cs="Arial" w:asciiTheme="minorEastAsia" w:hAnsiTheme="minorEastAsia" w:eastAsiaTheme="minorEastAsia"/>
                <w:kern w:val="0"/>
                <w:szCs w:val="21"/>
              </w:rPr>
            </w:pPr>
          </w:p>
        </w:tc>
      </w:tr>
      <w:tr w14:paraId="617719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vAlign w:val="center"/>
          </w:tcPr>
          <w:p w14:paraId="41AB5398">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一、联营企业</w:t>
            </w:r>
          </w:p>
        </w:tc>
        <w:tc>
          <w:tcPr>
            <w:tcW w:w="1269" w:type="dxa"/>
            <w:vAlign w:val="top"/>
          </w:tcPr>
          <w:p w14:paraId="2A97EB91">
            <w:pPr>
              <w:jc w:val="right"/>
              <w:rPr>
                <w:rFonts w:hint="eastAsia" w:cs="Arial" w:asciiTheme="minorEastAsia" w:hAnsiTheme="minorEastAsia" w:eastAsiaTheme="minorEastAsia"/>
                <w:kern w:val="0"/>
                <w:szCs w:val="21"/>
              </w:rPr>
            </w:pPr>
          </w:p>
        </w:tc>
        <w:tc>
          <w:tcPr>
            <w:tcW w:w="1235" w:type="dxa"/>
            <w:noWrap/>
            <w:vAlign w:val="center"/>
          </w:tcPr>
          <w:p w14:paraId="55B0A435">
            <w:pPr>
              <w:jc w:val="right"/>
              <w:rPr>
                <w:rFonts w:hint="eastAsia" w:cs="Arial" w:asciiTheme="minorEastAsia" w:hAnsiTheme="minorEastAsia" w:eastAsiaTheme="minorEastAsia"/>
                <w:kern w:val="0"/>
                <w:szCs w:val="21"/>
              </w:rPr>
            </w:pPr>
          </w:p>
        </w:tc>
        <w:tc>
          <w:tcPr>
            <w:tcW w:w="545" w:type="dxa"/>
            <w:noWrap/>
            <w:vAlign w:val="center"/>
          </w:tcPr>
          <w:p w14:paraId="6F2BBF19">
            <w:pPr>
              <w:jc w:val="right"/>
              <w:rPr>
                <w:rFonts w:hint="eastAsia" w:cs="Arial" w:asciiTheme="minorEastAsia" w:hAnsiTheme="minorEastAsia" w:eastAsiaTheme="minorEastAsia"/>
                <w:kern w:val="0"/>
                <w:szCs w:val="21"/>
              </w:rPr>
            </w:pPr>
          </w:p>
        </w:tc>
        <w:tc>
          <w:tcPr>
            <w:tcW w:w="1411" w:type="dxa"/>
            <w:vAlign w:val="top"/>
          </w:tcPr>
          <w:p w14:paraId="5CE1C5E1">
            <w:pPr>
              <w:jc w:val="right"/>
              <w:rPr>
                <w:rFonts w:hint="eastAsia" w:cs="Arial" w:asciiTheme="minorEastAsia" w:hAnsiTheme="minorEastAsia" w:eastAsiaTheme="minorEastAsia"/>
                <w:kern w:val="0"/>
                <w:szCs w:val="21"/>
              </w:rPr>
            </w:pPr>
          </w:p>
        </w:tc>
        <w:tc>
          <w:tcPr>
            <w:tcW w:w="1485" w:type="dxa"/>
            <w:vAlign w:val="top"/>
          </w:tcPr>
          <w:p w14:paraId="11E99E45">
            <w:pPr>
              <w:jc w:val="right"/>
              <w:rPr>
                <w:rFonts w:hint="eastAsia" w:cs="Arial" w:asciiTheme="minorEastAsia" w:hAnsiTheme="minorEastAsia" w:eastAsiaTheme="minorEastAsia"/>
                <w:kern w:val="0"/>
                <w:szCs w:val="21"/>
              </w:rPr>
            </w:pPr>
          </w:p>
        </w:tc>
      </w:tr>
      <w:tr w14:paraId="76E39F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3CBEB375">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北京辰信领创信息技术有限公司</w:t>
            </w:r>
          </w:p>
        </w:tc>
        <w:tc>
          <w:tcPr>
            <w:tcW w:w="1269" w:type="dxa"/>
            <w:vAlign w:val="top"/>
          </w:tcPr>
          <w:p w14:paraId="7EAED34F">
            <w:pPr>
              <w:jc w:val="right"/>
              <w:rPr>
                <w:rFonts w:hint="eastAsia" w:cs="Arial" w:asciiTheme="minorEastAsia" w:hAnsiTheme="minorEastAsia" w:eastAsiaTheme="minorEastAsia"/>
                <w:kern w:val="0"/>
                <w:szCs w:val="21"/>
              </w:rPr>
            </w:pPr>
          </w:p>
        </w:tc>
        <w:tc>
          <w:tcPr>
            <w:tcW w:w="1235" w:type="dxa"/>
            <w:noWrap/>
            <w:vAlign w:val="center"/>
          </w:tcPr>
          <w:p w14:paraId="5ABB1A2A">
            <w:pPr>
              <w:jc w:val="right"/>
              <w:rPr>
                <w:rFonts w:hint="eastAsia" w:cs="Arial" w:asciiTheme="minorEastAsia" w:hAnsiTheme="minorEastAsia" w:eastAsiaTheme="minorEastAsia"/>
                <w:kern w:val="0"/>
                <w:szCs w:val="21"/>
              </w:rPr>
            </w:pPr>
          </w:p>
        </w:tc>
        <w:tc>
          <w:tcPr>
            <w:tcW w:w="545" w:type="dxa"/>
            <w:noWrap/>
            <w:vAlign w:val="center"/>
          </w:tcPr>
          <w:p w14:paraId="485DD389">
            <w:pPr>
              <w:jc w:val="right"/>
              <w:rPr>
                <w:rFonts w:hint="eastAsia" w:cs="Arial" w:asciiTheme="minorEastAsia" w:hAnsiTheme="minorEastAsia" w:eastAsiaTheme="minorEastAsia"/>
                <w:kern w:val="0"/>
                <w:szCs w:val="21"/>
              </w:rPr>
            </w:pPr>
          </w:p>
        </w:tc>
        <w:tc>
          <w:tcPr>
            <w:tcW w:w="1411" w:type="dxa"/>
            <w:vAlign w:val="center"/>
          </w:tcPr>
          <w:p w14:paraId="37FFBB28">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3,387,746.70</w:t>
            </w:r>
          </w:p>
        </w:tc>
        <w:tc>
          <w:tcPr>
            <w:tcW w:w="1485" w:type="dxa"/>
            <w:vAlign w:val="center"/>
          </w:tcPr>
          <w:p w14:paraId="1B8E7A07">
            <w:pPr>
              <w:jc w:val="right"/>
              <w:rPr>
                <w:rFonts w:hint="eastAsia"/>
                <w:spacing w:val="-2"/>
                <w:sz w:val="21"/>
                <w:szCs w:val="21"/>
              </w:rPr>
            </w:pPr>
          </w:p>
        </w:tc>
      </w:tr>
      <w:tr w14:paraId="5326CC7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1B611B66">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嘉兴北源投资合伙企业（有限合伙）</w:t>
            </w:r>
          </w:p>
        </w:tc>
        <w:tc>
          <w:tcPr>
            <w:tcW w:w="1269" w:type="dxa"/>
            <w:vAlign w:val="top"/>
          </w:tcPr>
          <w:p w14:paraId="3D8BC9C1">
            <w:pPr>
              <w:jc w:val="right"/>
              <w:rPr>
                <w:rFonts w:hint="eastAsia" w:cs="Arial" w:asciiTheme="minorEastAsia" w:hAnsiTheme="minorEastAsia" w:eastAsiaTheme="minorEastAsia"/>
                <w:kern w:val="0"/>
                <w:szCs w:val="21"/>
              </w:rPr>
            </w:pPr>
          </w:p>
        </w:tc>
        <w:tc>
          <w:tcPr>
            <w:tcW w:w="1235" w:type="dxa"/>
            <w:noWrap/>
            <w:vAlign w:val="center"/>
          </w:tcPr>
          <w:p w14:paraId="626A3342">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eastAsia" w:ascii="Arial Narrow" w:hAnsi="Arial Narrow" w:eastAsia="Arial Narrow" w:cs="Arial Narrow"/>
                <w:i w:val="0"/>
                <w:iCs w:val="0"/>
                <w:color w:val="000000"/>
                <w:kern w:val="0"/>
                <w:sz w:val="21"/>
                <w:szCs w:val="21"/>
                <w:u w:val="none"/>
                <w:lang w:val="en-US" w:eastAsia="zh-CN" w:bidi="ar"/>
              </w:rPr>
              <w:t>6,914,285.60</w:t>
            </w:r>
          </w:p>
        </w:tc>
        <w:tc>
          <w:tcPr>
            <w:tcW w:w="545" w:type="dxa"/>
            <w:noWrap/>
            <w:vAlign w:val="center"/>
          </w:tcPr>
          <w:p w14:paraId="72FEF879">
            <w:pPr>
              <w:jc w:val="right"/>
              <w:rPr>
                <w:rFonts w:hint="eastAsia" w:cs="Arial" w:asciiTheme="minorEastAsia" w:hAnsiTheme="minorEastAsia" w:eastAsiaTheme="minorEastAsia"/>
                <w:kern w:val="0"/>
                <w:szCs w:val="21"/>
                <w:lang w:eastAsia="zh-CN"/>
              </w:rPr>
            </w:pPr>
          </w:p>
        </w:tc>
        <w:tc>
          <w:tcPr>
            <w:tcW w:w="1411" w:type="dxa"/>
            <w:vAlign w:val="center"/>
          </w:tcPr>
          <w:p w14:paraId="39CE3A8C">
            <w:pPr>
              <w:keepNext w:val="0"/>
              <w:keepLines w:val="0"/>
              <w:widowControl/>
              <w:suppressLineNumbers w:val="0"/>
              <w:jc w:val="right"/>
              <w:textAlignment w:val="center"/>
              <w:rPr>
                <w:rFonts w:hint="eastAsia" w:eastAsia="宋体"/>
                <w:spacing w:val="-2"/>
                <w:sz w:val="21"/>
                <w:szCs w:val="21"/>
                <w:lang w:eastAsia="zh-CN"/>
              </w:rPr>
            </w:pPr>
            <w:r>
              <w:rPr>
                <w:rFonts w:hint="eastAsia" w:ascii="Arial Narrow" w:hAnsi="Arial Narrow" w:eastAsia="Arial Narrow" w:cs="Arial Narrow"/>
                <w:i w:val="0"/>
                <w:iCs w:val="0"/>
                <w:color w:val="000000"/>
                <w:kern w:val="0"/>
                <w:sz w:val="21"/>
                <w:szCs w:val="21"/>
                <w:u w:val="none"/>
                <w:lang w:val="en-US" w:eastAsia="zh-CN" w:bidi="ar"/>
              </w:rPr>
              <w:t>59,301,946.27</w:t>
            </w:r>
          </w:p>
        </w:tc>
        <w:tc>
          <w:tcPr>
            <w:tcW w:w="1485" w:type="dxa"/>
            <w:vAlign w:val="center"/>
          </w:tcPr>
          <w:p w14:paraId="7F954019">
            <w:pPr>
              <w:keepNext w:val="0"/>
              <w:keepLines w:val="0"/>
              <w:widowControl/>
              <w:suppressLineNumbers w:val="0"/>
              <w:jc w:val="right"/>
              <w:textAlignment w:val="center"/>
              <w:rPr>
                <w:rFonts w:hint="eastAsia"/>
                <w:spacing w:val="-2"/>
                <w:sz w:val="21"/>
                <w:szCs w:val="21"/>
              </w:rPr>
            </w:pPr>
            <w:r>
              <w:rPr>
                <w:rFonts w:hint="eastAsia" w:ascii="Arial Narrow" w:hAnsi="Arial Narrow" w:eastAsia="Arial Narrow" w:cs="Arial Narrow"/>
                <w:i w:val="0"/>
                <w:iCs w:val="0"/>
                <w:color w:val="000000"/>
                <w:kern w:val="0"/>
                <w:sz w:val="21"/>
                <w:szCs w:val="21"/>
                <w:u w:val="none"/>
                <w:lang w:val="en-US" w:eastAsia="zh-CN" w:bidi="ar"/>
              </w:rPr>
              <w:t>6,914,285.60</w:t>
            </w:r>
          </w:p>
        </w:tc>
      </w:tr>
      <w:tr w14:paraId="06AB5F9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4C9C3EDE">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北京信源健和科技有限责任公司</w:t>
            </w:r>
          </w:p>
        </w:tc>
        <w:tc>
          <w:tcPr>
            <w:tcW w:w="1269" w:type="dxa"/>
            <w:vAlign w:val="top"/>
          </w:tcPr>
          <w:p w14:paraId="72E31285">
            <w:pPr>
              <w:jc w:val="right"/>
              <w:rPr>
                <w:rFonts w:hint="eastAsia" w:cs="Arial" w:asciiTheme="minorEastAsia" w:hAnsiTheme="minorEastAsia" w:eastAsiaTheme="minorEastAsia"/>
                <w:kern w:val="0"/>
                <w:szCs w:val="21"/>
              </w:rPr>
            </w:pPr>
          </w:p>
        </w:tc>
        <w:tc>
          <w:tcPr>
            <w:tcW w:w="1235" w:type="dxa"/>
            <w:noWrap/>
            <w:vAlign w:val="center"/>
          </w:tcPr>
          <w:p w14:paraId="5C9CEDD7">
            <w:pPr>
              <w:jc w:val="right"/>
              <w:rPr>
                <w:rFonts w:hint="eastAsia" w:cs="Arial" w:asciiTheme="minorEastAsia" w:hAnsiTheme="minorEastAsia" w:eastAsiaTheme="minorEastAsia"/>
                <w:kern w:val="0"/>
                <w:szCs w:val="21"/>
              </w:rPr>
            </w:pPr>
          </w:p>
        </w:tc>
        <w:tc>
          <w:tcPr>
            <w:tcW w:w="545" w:type="dxa"/>
            <w:noWrap/>
            <w:vAlign w:val="center"/>
          </w:tcPr>
          <w:p w14:paraId="0F09EF47">
            <w:pPr>
              <w:jc w:val="right"/>
              <w:rPr>
                <w:rFonts w:hint="eastAsia" w:cs="Arial" w:asciiTheme="minorEastAsia" w:hAnsiTheme="minorEastAsia" w:eastAsiaTheme="minorEastAsia"/>
                <w:kern w:val="0"/>
                <w:szCs w:val="21"/>
              </w:rPr>
            </w:pPr>
          </w:p>
        </w:tc>
        <w:tc>
          <w:tcPr>
            <w:tcW w:w="1411" w:type="dxa"/>
            <w:vAlign w:val="center"/>
          </w:tcPr>
          <w:p w14:paraId="2029645B">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11,816,078.40</w:t>
            </w:r>
          </w:p>
        </w:tc>
        <w:tc>
          <w:tcPr>
            <w:tcW w:w="1485" w:type="dxa"/>
            <w:vAlign w:val="center"/>
          </w:tcPr>
          <w:p w14:paraId="0252A1DA">
            <w:pPr>
              <w:jc w:val="right"/>
              <w:rPr>
                <w:rFonts w:hint="eastAsia"/>
                <w:spacing w:val="-2"/>
                <w:sz w:val="21"/>
                <w:szCs w:val="21"/>
              </w:rPr>
            </w:pPr>
          </w:p>
        </w:tc>
      </w:tr>
      <w:tr w14:paraId="608453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562F4278">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深圳市金城保密技术有限公司</w:t>
            </w:r>
          </w:p>
        </w:tc>
        <w:tc>
          <w:tcPr>
            <w:tcW w:w="1269" w:type="dxa"/>
            <w:vAlign w:val="top"/>
          </w:tcPr>
          <w:p w14:paraId="29C2CC3E">
            <w:pPr>
              <w:jc w:val="right"/>
              <w:rPr>
                <w:rFonts w:hint="eastAsia" w:cs="Arial" w:asciiTheme="minorEastAsia" w:hAnsiTheme="minorEastAsia" w:eastAsiaTheme="minorEastAsia"/>
                <w:kern w:val="0"/>
                <w:szCs w:val="21"/>
              </w:rPr>
            </w:pPr>
          </w:p>
        </w:tc>
        <w:tc>
          <w:tcPr>
            <w:tcW w:w="1235" w:type="dxa"/>
            <w:noWrap/>
            <w:vAlign w:val="center"/>
          </w:tcPr>
          <w:p w14:paraId="014A71EB">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832,236.48</w:t>
            </w:r>
          </w:p>
        </w:tc>
        <w:tc>
          <w:tcPr>
            <w:tcW w:w="545" w:type="dxa"/>
            <w:noWrap/>
            <w:vAlign w:val="center"/>
          </w:tcPr>
          <w:p w14:paraId="53EB9BA4">
            <w:pPr>
              <w:jc w:val="right"/>
              <w:rPr>
                <w:rFonts w:hint="eastAsia" w:cs="Arial" w:asciiTheme="minorEastAsia" w:hAnsiTheme="minorEastAsia" w:eastAsiaTheme="minorEastAsia"/>
                <w:kern w:val="0"/>
                <w:szCs w:val="21"/>
              </w:rPr>
            </w:pPr>
          </w:p>
        </w:tc>
        <w:tc>
          <w:tcPr>
            <w:tcW w:w="1411" w:type="dxa"/>
            <w:vAlign w:val="center"/>
          </w:tcPr>
          <w:p w14:paraId="1CAA9E44">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4,649,976.78</w:t>
            </w:r>
          </w:p>
        </w:tc>
        <w:tc>
          <w:tcPr>
            <w:tcW w:w="1485" w:type="dxa"/>
            <w:vAlign w:val="center"/>
          </w:tcPr>
          <w:p w14:paraId="31329B7A">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832,236.48</w:t>
            </w:r>
          </w:p>
        </w:tc>
      </w:tr>
      <w:tr w14:paraId="60C335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7D1D9A88">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浙江华睿北信源数据信息产业投资合伙企业（有限合伙）</w:t>
            </w:r>
          </w:p>
        </w:tc>
        <w:tc>
          <w:tcPr>
            <w:tcW w:w="1269" w:type="dxa"/>
            <w:vAlign w:val="top"/>
          </w:tcPr>
          <w:p w14:paraId="45627A5A">
            <w:pPr>
              <w:jc w:val="right"/>
              <w:rPr>
                <w:rFonts w:hint="eastAsia" w:cs="Arial" w:asciiTheme="minorEastAsia" w:hAnsiTheme="minorEastAsia" w:eastAsiaTheme="minorEastAsia"/>
                <w:kern w:val="0"/>
                <w:szCs w:val="21"/>
              </w:rPr>
            </w:pPr>
          </w:p>
        </w:tc>
        <w:tc>
          <w:tcPr>
            <w:tcW w:w="1235" w:type="dxa"/>
            <w:noWrap/>
            <w:vAlign w:val="center"/>
          </w:tcPr>
          <w:p w14:paraId="6DD948F7">
            <w:pPr>
              <w:jc w:val="right"/>
              <w:rPr>
                <w:rFonts w:hint="default" w:ascii="Arial Narrow" w:hAnsi="Arial Narrow" w:cs="Arial Narrow" w:eastAsiaTheme="minorEastAsia"/>
                <w:kern w:val="0"/>
                <w:szCs w:val="21"/>
              </w:rPr>
            </w:pPr>
          </w:p>
        </w:tc>
        <w:tc>
          <w:tcPr>
            <w:tcW w:w="545" w:type="dxa"/>
            <w:noWrap/>
            <w:vAlign w:val="center"/>
          </w:tcPr>
          <w:p w14:paraId="5F3B3CDA">
            <w:pPr>
              <w:jc w:val="right"/>
              <w:rPr>
                <w:rFonts w:hint="eastAsia" w:cs="Arial" w:asciiTheme="minorEastAsia" w:hAnsiTheme="minorEastAsia" w:eastAsiaTheme="minorEastAsia"/>
                <w:kern w:val="0"/>
                <w:szCs w:val="21"/>
              </w:rPr>
            </w:pPr>
          </w:p>
        </w:tc>
        <w:tc>
          <w:tcPr>
            <w:tcW w:w="1411" w:type="dxa"/>
            <w:vAlign w:val="center"/>
          </w:tcPr>
          <w:p w14:paraId="6C14880F">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8,241,981.47</w:t>
            </w:r>
          </w:p>
        </w:tc>
        <w:tc>
          <w:tcPr>
            <w:tcW w:w="1485" w:type="dxa"/>
            <w:vAlign w:val="center"/>
          </w:tcPr>
          <w:p w14:paraId="5B5AC364">
            <w:pPr>
              <w:jc w:val="right"/>
              <w:rPr>
                <w:rFonts w:hint="eastAsia"/>
                <w:spacing w:val="-2"/>
                <w:sz w:val="21"/>
                <w:szCs w:val="21"/>
              </w:rPr>
            </w:pPr>
          </w:p>
        </w:tc>
      </w:tr>
      <w:tr w14:paraId="7BF2BCB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53979E3C">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国保联盟信息安全技术有限公司</w:t>
            </w:r>
          </w:p>
        </w:tc>
        <w:tc>
          <w:tcPr>
            <w:tcW w:w="1269" w:type="dxa"/>
            <w:vAlign w:val="top"/>
          </w:tcPr>
          <w:p w14:paraId="42614789">
            <w:pPr>
              <w:jc w:val="right"/>
              <w:rPr>
                <w:rFonts w:hint="eastAsia" w:cs="Arial" w:asciiTheme="minorEastAsia" w:hAnsiTheme="minorEastAsia" w:eastAsiaTheme="minorEastAsia"/>
                <w:kern w:val="0"/>
                <w:szCs w:val="21"/>
              </w:rPr>
            </w:pPr>
          </w:p>
        </w:tc>
        <w:tc>
          <w:tcPr>
            <w:tcW w:w="1235" w:type="dxa"/>
            <w:noWrap/>
            <w:vAlign w:val="center"/>
          </w:tcPr>
          <w:p w14:paraId="2FF28AC1">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263,321.80</w:t>
            </w:r>
          </w:p>
        </w:tc>
        <w:tc>
          <w:tcPr>
            <w:tcW w:w="545" w:type="dxa"/>
            <w:noWrap/>
            <w:vAlign w:val="center"/>
          </w:tcPr>
          <w:p w14:paraId="61CDCE33">
            <w:pPr>
              <w:jc w:val="right"/>
              <w:rPr>
                <w:rFonts w:hint="eastAsia" w:cs="Arial" w:asciiTheme="minorEastAsia" w:hAnsiTheme="minorEastAsia" w:eastAsiaTheme="minorEastAsia"/>
                <w:kern w:val="0"/>
                <w:szCs w:val="21"/>
              </w:rPr>
            </w:pPr>
          </w:p>
        </w:tc>
        <w:tc>
          <w:tcPr>
            <w:tcW w:w="1411" w:type="dxa"/>
            <w:vAlign w:val="center"/>
          </w:tcPr>
          <w:p w14:paraId="3A3FA685">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7,195,799.41</w:t>
            </w:r>
          </w:p>
        </w:tc>
        <w:tc>
          <w:tcPr>
            <w:tcW w:w="1485" w:type="dxa"/>
            <w:vAlign w:val="center"/>
          </w:tcPr>
          <w:p w14:paraId="53976C62">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263,321.80</w:t>
            </w:r>
          </w:p>
        </w:tc>
      </w:tr>
      <w:tr w14:paraId="061087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594F1346">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北京美络克思科技有限公司</w:t>
            </w:r>
          </w:p>
        </w:tc>
        <w:tc>
          <w:tcPr>
            <w:tcW w:w="1269" w:type="dxa"/>
            <w:vAlign w:val="top"/>
          </w:tcPr>
          <w:p w14:paraId="5542F498">
            <w:pPr>
              <w:jc w:val="right"/>
              <w:rPr>
                <w:rFonts w:hint="eastAsia" w:cs="Arial" w:asciiTheme="minorEastAsia" w:hAnsiTheme="minorEastAsia" w:eastAsiaTheme="minorEastAsia"/>
                <w:kern w:val="0"/>
                <w:szCs w:val="21"/>
              </w:rPr>
            </w:pPr>
          </w:p>
        </w:tc>
        <w:tc>
          <w:tcPr>
            <w:tcW w:w="1235" w:type="dxa"/>
            <w:noWrap/>
            <w:vAlign w:val="center"/>
          </w:tcPr>
          <w:p w14:paraId="408E6C3C">
            <w:pPr>
              <w:jc w:val="right"/>
              <w:rPr>
                <w:rFonts w:hint="default" w:ascii="Arial Narrow" w:hAnsi="Arial Narrow" w:cs="Arial Narrow" w:eastAsiaTheme="minorEastAsia"/>
                <w:kern w:val="0"/>
                <w:szCs w:val="21"/>
              </w:rPr>
            </w:pPr>
          </w:p>
        </w:tc>
        <w:tc>
          <w:tcPr>
            <w:tcW w:w="545" w:type="dxa"/>
            <w:noWrap/>
            <w:vAlign w:val="center"/>
          </w:tcPr>
          <w:p w14:paraId="2523E061">
            <w:pPr>
              <w:jc w:val="right"/>
              <w:rPr>
                <w:rFonts w:hint="eastAsia" w:cs="Arial" w:asciiTheme="minorEastAsia" w:hAnsiTheme="minorEastAsia" w:eastAsiaTheme="minorEastAsia"/>
                <w:kern w:val="0"/>
                <w:szCs w:val="21"/>
              </w:rPr>
            </w:pPr>
          </w:p>
        </w:tc>
        <w:tc>
          <w:tcPr>
            <w:tcW w:w="1411" w:type="dxa"/>
            <w:vAlign w:val="center"/>
          </w:tcPr>
          <w:p w14:paraId="71F66E67">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22,930,110.74</w:t>
            </w:r>
          </w:p>
        </w:tc>
        <w:tc>
          <w:tcPr>
            <w:tcW w:w="1485" w:type="dxa"/>
            <w:vAlign w:val="center"/>
          </w:tcPr>
          <w:p w14:paraId="35AE970A">
            <w:pPr>
              <w:jc w:val="right"/>
              <w:rPr>
                <w:rFonts w:hint="eastAsia"/>
                <w:spacing w:val="-2"/>
                <w:sz w:val="21"/>
                <w:szCs w:val="21"/>
              </w:rPr>
            </w:pPr>
          </w:p>
        </w:tc>
      </w:tr>
      <w:tr w14:paraId="6B2B3C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7C6A4365">
            <w:pPr>
              <w:keepNext w:val="0"/>
              <w:keepLines w:val="0"/>
              <w:widowControl/>
              <w:suppressLineNumbers w:val="0"/>
              <w:jc w:val="both"/>
              <w:textAlignment w:val="center"/>
              <w:rPr>
                <w:rFonts w:hint="eastAsia" w:ascii="仿宋" w:hAnsi="仿宋" w:eastAsia="仿宋" w:cs="仿宋"/>
                <w:color w:val="000000"/>
                <w:kern w:val="2"/>
                <w:sz w:val="18"/>
                <w:szCs w:val="18"/>
                <w:lang w:val="en-US" w:eastAsia="zh-CN" w:bidi="ar-SA"/>
              </w:rPr>
            </w:pPr>
            <w:r>
              <w:rPr>
                <w:rStyle w:val="77"/>
                <w:lang w:val="en-US" w:eastAsia="zh-CN" w:bidi="ar"/>
              </w:rPr>
              <w:t>重庆信创科技有限公司</w:t>
            </w:r>
          </w:p>
        </w:tc>
        <w:tc>
          <w:tcPr>
            <w:tcW w:w="1269" w:type="dxa"/>
            <w:vAlign w:val="top"/>
          </w:tcPr>
          <w:p w14:paraId="13563298">
            <w:pPr>
              <w:jc w:val="right"/>
              <w:rPr>
                <w:rFonts w:hint="eastAsia" w:cs="Arial" w:asciiTheme="minorEastAsia" w:hAnsiTheme="minorEastAsia" w:eastAsiaTheme="minorEastAsia"/>
                <w:kern w:val="0"/>
                <w:szCs w:val="21"/>
              </w:rPr>
            </w:pPr>
          </w:p>
        </w:tc>
        <w:tc>
          <w:tcPr>
            <w:tcW w:w="1235" w:type="dxa"/>
            <w:noWrap/>
            <w:vAlign w:val="center"/>
          </w:tcPr>
          <w:p w14:paraId="15F27A96">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847,883.73</w:t>
            </w:r>
          </w:p>
        </w:tc>
        <w:tc>
          <w:tcPr>
            <w:tcW w:w="545" w:type="dxa"/>
            <w:noWrap/>
            <w:vAlign w:val="center"/>
          </w:tcPr>
          <w:p w14:paraId="6280D104">
            <w:pPr>
              <w:jc w:val="right"/>
              <w:rPr>
                <w:rFonts w:hint="eastAsia" w:cs="Arial" w:asciiTheme="minorEastAsia" w:hAnsiTheme="minorEastAsia" w:eastAsiaTheme="minorEastAsia"/>
                <w:kern w:val="0"/>
                <w:szCs w:val="21"/>
              </w:rPr>
            </w:pPr>
          </w:p>
        </w:tc>
        <w:tc>
          <w:tcPr>
            <w:tcW w:w="1411" w:type="dxa"/>
            <w:vAlign w:val="center"/>
          </w:tcPr>
          <w:p w14:paraId="1B90551D">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899,935.52</w:t>
            </w:r>
          </w:p>
        </w:tc>
        <w:tc>
          <w:tcPr>
            <w:tcW w:w="1485" w:type="dxa"/>
            <w:vAlign w:val="center"/>
          </w:tcPr>
          <w:p w14:paraId="3A3E41D7">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847,883.73</w:t>
            </w:r>
          </w:p>
        </w:tc>
      </w:tr>
      <w:tr w14:paraId="641B53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5F2A15A2">
            <w:pPr>
              <w:keepNext w:val="0"/>
              <w:keepLines w:val="0"/>
              <w:widowControl/>
              <w:suppressLineNumbers w:val="0"/>
              <w:jc w:val="both"/>
              <w:textAlignment w:val="center"/>
              <w:rPr>
                <w:rFonts w:hint="eastAsia" w:ascii="仿宋" w:hAnsi="仿宋" w:eastAsia="仿宋" w:cs="仿宋"/>
                <w:color w:val="000000"/>
                <w:kern w:val="2"/>
                <w:sz w:val="18"/>
                <w:szCs w:val="18"/>
                <w:lang w:val="en-US" w:eastAsia="zh-CN" w:bidi="ar-SA"/>
              </w:rPr>
            </w:pPr>
            <w:r>
              <w:rPr>
                <w:rStyle w:val="77"/>
                <w:lang w:val="en-US" w:eastAsia="zh-CN" w:bidi="ar"/>
              </w:rPr>
              <w:t>南京磊垚创业投资基金管理有限公司</w:t>
            </w:r>
          </w:p>
        </w:tc>
        <w:tc>
          <w:tcPr>
            <w:tcW w:w="1269" w:type="dxa"/>
            <w:vAlign w:val="top"/>
          </w:tcPr>
          <w:p w14:paraId="7A379D7D">
            <w:pPr>
              <w:jc w:val="right"/>
              <w:rPr>
                <w:rFonts w:hint="eastAsia" w:cs="Arial" w:asciiTheme="minorEastAsia" w:hAnsiTheme="minorEastAsia" w:eastAsiaTheme="minorEastAsia"/>
                <w:kern w:val="0"/>
                <w:szCs w:val="21"/>
              </w:rPr>
            </w:pPr>
          </w:p>
        </w:tc>
        <w:tc>
          <w:tcPr>
            <w:tcW w:w="1235" w:type="dxa"/>
            <w:noWrap/>
            <w:vAlign w:val="center"/>
          </w:tcPr>
          <w:p w14:paraId="54DE871A">
            <w:pPr>
              <w:jc w:val="right"/>
              <w:rPr>
                <w:rFonts w:hint="default" w:ascii="Arial Narrow" w:hAnsi="Arial Narrow" w:cs="Arial Narrow" w:eastAsiaTheme="minorEastAsia"/>
                <w:kern w:val="0"/>
                <w:szCs w:val="21"/>
              </w:rPr>
            </w:pPr>
          </w:p>
        </w:tc>
        <w:tc>
          <w:tcPr>
            <w:tcW w:w="545" w:type="dxa"/>
            <w:noWrap/>
            <w:vAlign w:val="center"/>
          </w:tcPr>
          <w:p w14:paraId="6342A6F1">
            <w:pPr>
              <w:jc w:val="right"/>
              <w:rPr>
                <w:rFonts w:hint="eastAsia" w:cs="Arial" w:asciiTheme="minorEastAsia" w:hAnsiTheme="minorEastAsia" w:eastAsiaTheme="minorEastAsia"/>
                <w:kern w:val="0"/>
                <w:szCs w:val="21"/>
              </w:rPr>
            </w:pPr>
          </w:p>
        </w:tc>
        <w:tc>
          <w:tcPr>
            <w:tcW w:w="1411" w:type="dxa"/>
            <w:vAlign w:val="center"/>
          </w:tcPr>
          <w:p w14:paraId="0A727ECF">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4,029,945.92</w:t>
            </w:r>
          </w:p>
        </w:tc>
        <w:tc>
          <w:tcPr>
            <w:tcW w:w="1485" w:type="dxa"/>
            <w:vAlign w:val="center"/>
          </w:tcPr>
          <w:p w14:paraId="4A490E2D">
            <w:pPr>
              <w:jc w:val="right"/>
              <w:rPr>
                <w:rFonts w:hint="eastAsia"/>
                <w:spacing w:val="-2"/>
                <w:sz w:val="21"/>
                <w:szCs w:val="21"/>
              </w:rPr>
            </w:pPr>
          </w:p>
        </w:tc>
      </w:tr>
      <w:tr w14:paraId="7CAD76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7725180B">
            <w:pPr>
              <w:keepNext w:val="0"/>
              <w:keepLines w:val="0"/>
              <w:widowControl/>
              <w:suppressLineNumbers w:val="0"/>
              <w:jc w:val="both"/>
              <w:textAlignment w:val="center"/>
              <w:rPr>
                <w:rFonts w:hint="eastAsia" w:ascii="仿宋" w:hAnsi="仿宋" w:eastAsia="仿宋" w:cs="仿宋"/>
                <w:color w:val="000000"/>
                <w:kern w:val="2"/>
                <w:sz w:val="18"/>
                <w:szCs w:val="18"/>
                <w:lang w:val="en-US" w:eastAsia="en-US" w:bidi="ar-SA"/>
              </w:rPr>
            </w:pPr>
            <w:r>
              <w:rPr>
                <w:rStyle w:val="77"/>
                <w:lang w:val="en-US" w:eastAsia="zh-CN" w:bidi="ar"/>
              </w:rPr>
              <w:t>海南保嘉源科技有限公司</w:t>
            </w:r>
          </w:p>
        </w:tc>
        <w:tc>
          <w:tcPr>
            <w:tcW w:w="1269" w:type="dxa"/>
            <w:vAlign w:val="top"/>
          </w:tcPr>
          <w:p w14:paraId="3EB572CB">
            <w:pPr>
              <w:jc w:val="right"/>
              <w:rPr>
                <w:rFonts w:hint="eastAsia" w:cs="Arial" w:asciiTheme="minorEastAsia" w:hAnsiTheme="minorEastAsia" w:eastAsiaTheme="minorEastAsia"/>
                <w:kern w:val="0"/>
                <w:szCs w:val="21"/>
              </w:rPr>
            </w:pPr>
          </w:p>
        </w:tc>
        <w:tc>
          <w:tcPr>
            <w:tcW w:w="1235" w:type="dxa"/>
            <w:noWrap/>
            <w:vAlign w:val="center"/>
          </w:tcPr>
          <w:p w14:paraId="78C3A0CC">
            <w:pPr>
              <w:jc w:val="right"/>
              <w:rPr>
                <w:rFonts w:hint="default" w:ascii="Arial Narrow" w:hAnsi="Arial Narrow" w:cs="Arial Narrow" w:eastAsiaTheme="minorEastAsia"/>
                <w:kern w:val="0"/>
                <w:szCs w:val="21"/>
              </w:rPr>
            </w:pPr>
          </w:p>
        </w:tc>
        <w:tc>
          <w:tcPr>
            <w:tcW w:w="545" w:type="dxa"/>
            <w:noWrap/>
            <w:vAlign w:val="center"/>
          </w:tcPr>
          <w:p w14:paraId="055DF8F4">
            <w:pPr>
              <w:jc w:val="right"/>
              <w:rPr>
                <w:rFonts w:hint="eastAsia" w:cs="Arial" w:asciiTheme="minorEastAsia" w:hAnsiTheme="minorEastAsia" w:eastAsiaTheme="minorEastAsia"/>
                <w:kern w:val="0"/>
                <w:szCs w:val="21"/>
              </w:rPr>
            </w:pPr>
          </w:p>
        </w:tc>
        <w:tc>
          <w:tcPr>
            <w:tcW w:w="1411" w:type="dxa"/>
            <w:vAlign w:val="center"/>
          </w:tcPr>
          <w:p w14:paraId="65F0CFC7">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4,431,295.27</w:t>
            </w:r>
          </w:p>
        </w:tc>
        <w:tc>
          <w:tcPr>
            <w:tcW w:w="1485" w:type="dxa"/>
            <w:vAlign w:val="center"/>
          </w:tcPr>
          <w:p w14:paraId="41399E43">
            <w:pPr>
              <w:jc w:val="right"/>
              <w:rPr>
                <w:rFonts w:hint="eastAsia"/>
                <w:spacing w:val="-2"/>
                <w:sz w:val="21"/>
                <w:szCs w:val="21"/>
              </w:rPr>
            </w:pPr>
          </w:p>
        </w:tc>
      </w:tr>
      <w:tr w14:paraId="2D5EA9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68D2972D">
            <w:pPr>
              <w:keepNext w:val="0"/>
              <w:keepLines w:val="0"/>
              <w:widowControl/>
              <w:suppressLineNumbers w:val="0"/>
              <w:jc w:val="both"/>
              <w:textAlignment w:val="center"/>
              <w:rPr>
                <w:rFonts w:hint="eastAsia" w:ascii="仿宋" w:hAnsi="仿宋" w:eastAsia="仿宋" w:cs="仿宋"/>
                <w:color w:val="000000"/>
                <w:kern w:val="2"/>
                <w:sz w:val="18"/>
                <w:szCs w:val="18"/>
                <w:lang w:val="en-US" w:eastAsia="zh-CN" w:bidi="ar-SA"/>
              </w:rPr>
            </w:pPr>
            <w:r>
              <w:rPr>
                <w:rStyle w:val="77"/>
                <w:lang w:val="en-US" w:eastAsia="zh-CN" w:bidi="ar"/>
              </w:rPr>
              <w:t>嘉兴北信源意晟科技产业投资合伙企业（有限合伙）</w:t>
            </w:r>
          </w:p>
        </w:tc>
        <w:tc>
          <w:tcPr>
            <w:tcW w:w="1269" w:type="dxa"/>
            <w:vAlign w:val="top"/>
          </w:tcPr>
          <w:p w14:paraId="64AEEB41">
            <w:pPr>
              <w:jc w:val="right"/>
              <w:rPr>
                <w:rFonts w:hint="eastAsia" w:cs="Arial" w:asciiTheme="minorEastAsia" w:hAnsiTheme="minorEastAsia" w:eastAsiaTheme="minorEastAsia"/>
                <w:kern w:val="0"/>
                <w:szCs w:val="21"/>
              </w:rPr>
            </w:pPr>
          </w:p>
        </w:tc>
        <w:tc>
          <w:tcPr>
            <w:tcW w:w="1235" w:type="dxa"/>
            <w:noWrap/>
            <w:vAlign w:val="center"/>
          </w:tcPr>
          <w:p w14:paraId="5DA0546B">
            <w:pPr>
              <w:jc w:val="right"/>
              <w:rPr>
                <w:rFonts w:hint="default" w:ascii="Arial Narrow" w:hAnsi="Arial Narrow" w:cs="Arial Narrow" w:eastAsiaTheme="minorEastAsia"/>
                <w:kern w:val="0"/>
                <w:szCs w:val="21"/>
              </w:rPr>
            </w:pPr>
          </w:p>
        </w:tc>
        <w:tc>
          <w:tcPr>
            <w:tcW w:w="545" w:type="dxa"/>
            <w:noWrap/>
            <w:vAlign w:val="center"/>
          </w:tcPr>
          <w:p w14:paraId="4DA907E3">
            <w:pPr>
              <w:jc w:val="right"/>
              <w:rPr>
                <w:rFonts w:hint="eastAsia" w:cs="Arial" w:asciiTheme="minorEastAsia" w:hAnsiTheme="minorEastAsia" w:eastAsiaTheme="minorEastAsia"/>
                <w:kern w:val="0"/>
                <w:szCs w:val="21"/>
              </w:rPr>
            </w:pPr>
          </w:p>
        </w:tc>
        <w:tc>
          <w:tcPr>
            <w:tcW w:w="1411" w:type="dxa"/>
            <w:vAlign w:val="center"/>
          </w:tcPr>
          <w:p w14:paraId="3FD29568">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5,598,128.97</w:t>
            </w:r>
          </w:p>
        </w:tc>
        <w:tc>
          <w:tcPr>
            <w:tcW w:w="1485" w:type="dxa"/>
            <w:vAlign w:val="center"/>
          </w:tcPr>
          <w:p w14:paraId="60195734">
            <w:pPr>
              <w:jc w:val="right"/>
              <w:rPr>
                <w:rFonts w:hint="eastAsia"/>
                <w:spacing w:val="-2"/>
                <w:sz w:val="21"/>
                <w:szCs w:val="21"/>
              </w:rPr>
            </w:pPr>
          </w:p>
        </w:tc>
      </w:tr>
      <w:tr w14:paraId="618B82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0B701ACA">
            <w:pPr>
              <w:keepNext w:val="0"/>
              <w:keepLines w:val="0"/>
              <w:widowControl/>
              <w:suppressLineNumbers w:val="0"/>
              <w:jc w:val="both"/>
              <w:textAlignment w:val="center"/>
              <w:rPr>
                <w:rFonts w:hint="eastAsia" w:ascii="仿宋" w:hAnsi="仿宋" w:eastAsia="仿宋" w:cs="仿宋"/>
                <w:color w:val="000000"/>
                <w:kern w:val="2"/>
                <w:sz w:val="21"/>
                <w:szCs w:val="21"/>
                <w:lang w:val="en-US" w:eastAsia="zh-CN" w:bidi="ar-SA"/>
              </w:rPr>
            </w:pPr>
            <w:r>
              <w:rPr>
                <w:rStyle w:val="77"/>
                <w:lang w:val="en-US" w:eastAsia="zh-CN" w:bidi="ar"/>
              </w:rPr>
              <w:t>浙江工联领创科技有限公司</w:t>
            </w:r>
          </w:p>
        </w:tc>
        <w:tc>
          <w:tcPr>
            <w:tcW w:w="1269" w:type="dxa"/>
            <w:vAlign w:val="top"/>
          </w:tcPr>
          <w:p w14:paraId="727CF054">
            <w:pPr>
              <w:jc w:val="right"/>
              <w:rPr>
                <w:rFonts w:hint="eastAsia" w:cs="Arial" w:asciiTheme="minorEastAsia" w:hAnsiTheme="minorEastAsia" w:eastAsiaTheme="minorEastAsia"/>
                <w:kern w:val="0"/>
                <w:szCs w:val="21"/>
              </w:rPr>
            </w:pPr>
          </w:p>
        </w:tc>
        <w:tc>
          <w:tcPr>
            <w:tcW w:w="1235" w:type="dxa"/>
            <w:noWrap/>
            <w:vAlign w:val="center"/>
          </w:tcPr>
          <w:p w14:paraId="50DC28E4">
            <w:pPr>
              <w:jc w:val="right"/>
              <w:rPr>
                <w:rFonts w:hint="default" w:ascii="Arial Narrow" w:hAnsi="Arial Narrow" w:cs="Arial Narrow" w:eastAsiaTheme="minorEastAsia"/>
                <w:kern w:val="0"/>
                <w:szCs w:val="21"/>
              </w:rPr>
            </w:pPr>
          </w:p>
        </w:tc>
        <w:tc>
          <w:tcPr>
            <w:tcW w:w="545" w:type="dxa"/>
            <w:noWrap/>
            <w:vAlign w:val="center"/>
          </w:tcPr>
          <w:p w14:paraId="76F898C5">
            <w:pPr>
              <w:jc w:val="right"/>
              <w:rPr>
                <w:rFonts w:hint="eastAsia" w:cs="Arial" w:asciiTheme="minorEastAsia" w:hAnsiTheme="minorEastAsia" w:eastAsiaTheme="minorEastAsia"/>
                <w:kern w:val="0"/>
                <w:szCs w:val="21"/>
              </w:rPr>
            </w:pPr>
          </w:p>
        </w:tc>
        <w:tc>
          <w:tcPr>
            <w:tcW w:w="1411" w:type="dxa"/>
            <w:vAlign w:val="center"/>
          </w:tcPr>
          <w:p w14:paraId="035C3666">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129,279.62</w:t>
            </w:r>
          </w:p>
        </w:tc>
        <w:tc>
          <w:tcPr>
            <w:tcW w:w="1485" w:type="dxa"/>
            <w:vAlign w:val="center"/>
          </w:tcPr>
          <w:p w14:paraId="0CFBCF72">
            <w:pPr>
              <w:jc w:val="right"/>
              <w:rPr>
                <w:rFonts w:hint="eastAsia"/>
                <w:spacing w:val="-2"/>
                <w:sz w:val="21"/>
                <w:szCs w:val="21"/>
              </w:rPr>
            </w:pPr>
          </w:p>
        </w:tc>
      </w:tr>
      <w:tr w14:paraId="3A1113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noWrap/>
            <w:vAlign w:val="center"/>
          </w:tcPr>
          <w:p w14:paraId="0D90076B">
            <w:pPr>
              <w:widowControl/>
              <w:spacing w:line="400" w:lineRule="exact"/>
              <w:jc w:val="center"/>
              <w:rPr>
                <w:rFonts w:hint="eastAsia" w:cs="Arial" w:asciiTheme="minorEastAsia" w:hAnsiTheme="minorEastAsia" w:eastAsiaTheme="minorEastAsia"/>
                <w:b/>
                <w:bCs/>
                <w:kern w:val="0"/>
                <w:szCs w:val="21"/>
              </w:rPr>
            </w:pPr>
            <w:r>
              <w:rPr>
                <w:rFonts w:cs="Arial" w:asciiTheme="minorEastAsia" w:hAnsiTheme="minorEastAsia" w:eastAsiaTheme="minorEastAsia"/>
                <w:b/>
                <w:bCs/>
                <w:kern w:val="0"/>
                <w:szCs w:val="21"/>
              </w:rPr>
              <w:t>合计</w:t>
            </w:r>
          </w:p>
        </w:tc>
        <w:tc>
          <w:tcPr>
            <w:tcW w:w="1269" w:type="dxa"/>
          </w:tcPr>
          <w:p w14:paraId="2982E629">
            <w:pPr>
              <w:widowControl/>
              <w:spacing w:line="400" w:lineRule="exact"/>
              <w:jc w:val="right"/>
              <w:rPr>
                <w:rFonts w:hint="eastAsia" w:cs="Arial" w:asciiTheme="minorEastAsia" w:hAnsiTheme="minorEastAsia" w:eastAsiaTheme="minorEastAsia"/>
                <w:b/>
                <w:bCs/>
                <w:kern w:val="0"/>
                <w:szCs w:val="21"/>
              </w:rPr>
            </w:pPr>
          </w:p>
        </w:tc>
        <w:tc>
          <w:tcPr>
            <w:tcW w:w="1235" w:type="dxa"/>
            <w:noWrap/>
            <w:vAlign w:val="center"/>
          </w:tcPr>
          <w:p w14:paraId="6527C9BF">
            <w:pPr>
              <w:keepNext w:val="0"/>
              <w:keepLines w:val="0"/>
              <w:widowControl/>
              <w:suppressLineNumbers w:val="0"/>
              <w:jc w:val="right"/>
              <w:textAlignment w:val="center"/>
              <w:rPr>
                <w:rFonts w:hint="eastAsia"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8,857,727.61</w:t>
            </w:r>
          </w:p>
        </w:tc>
        <w:tc>
          <w:tcPr>
            <w:tcW w:w="545" w:type="dxa"/>
            <w:noWrap/>
            <w:vAlign w:val="center"/>
          </w:tcPr>
          <w:p w14:paraId="3023710E">
            <w:pPr>
              <w:jc w:val="right"/>
              <w:rPr>
                <w:rFonts w:hint="eastAsia" w:cs="Arial" w:asciiTheme="minorEastAsia" w:hAnsiTheme="minorEastAsia" w:eastAsiaTheme="minorEastAsia"/>
                <w:b/>
                <w:bCs/>
                <w:kern w:val="0"/>
                <w:szCs w:val="21"/>
              </w:rPr>
            </w:pPr>
          </w:p>
        </w:tc>
        <w:tc>
          <w:tcPr>
            <w:tcW w:w="1411" w:type="dxa"/>
            <w:vAlign w:val="center"/>
          </w:tcPr>
          <w:p w14:paraId="37067D63">
            <w:pPr>
              <w:keepNext w:val="0"/>
              <w:keepLines w:val="0"/>
              <w:widowControl/>
              <w:suppressLineNumbers w:val="0"/>
              <w:jc w:val="right"/>
              <w:textAlignment w:val="center"/>
              <w:rPr>
                <w:rFonts w:hint="eastAsia" w:eastAsia="宋体"/>
                <w:b/>
                <w:bCs/>
                <w:spacing w:val="-2"/>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132,612,225.07</w:t>
            </w:r>
          </w:p>
        </w:tc>
        <w:tc>
          <w:tcPr>
            <w:tcW w:w="1485" w:type="dxa"/>
            <w:vAlign w:val="center"/>
          </w:tcPr>
          <w:p w14:paraId="025E1950">
            <w:pPr>
              <w:keepNext w:val="0"/>
              <w:keepLines w:val="0"/>
              <w:widowControl/>
              <w:suppressLineNumbers w:val="0"/>
              <w:jc w:val="right"/>
              <w:textAlignment w:val="center"/>
              <w:rPr>
                <w:rFonts w:hint="eastAsia"/>
                <w:b/>
                <w:bCs/>
                <w:spacing w:val="-2"/>
                <w:sz w:val="21"/>
                <w:szCs w:val="21"/>
              </w:rPr>
            </w:pPr>
            <w:r>
              <w:rPr>
                <w:rFonts w:hint="default" w:ascii="Arial Narrow" w:hAnsi="Arial Narrow" w:eastAsia="Arial Narrow" w:cs="Arial Narrow"/>
                <w:b/>
                <w:bCs/>
                <w:i w:val="0"/>
                <w:iCs w:val="0"/>
                <w:color w:val="000000"/>
                <w:kern w:val="0"/>
                <w:sz w:val="21"/>
                <w:szCs w:val="21"/>
                <w:u w:val="none"/>
                <w:lang w:val="en-US" w:eastAsia="zh-CN" w:bidi="ar"/>
              </w:rPr>
              <w:t>8,857,727.61</w:t>
            </w:r>
          </w:p>
        </w:tc>
      </w:tr>
    </w:tbl>
    <w:p w14:paraId="7E6C7470">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4、营业收入、营业成本</w:t>
      </w:r>
    </w:p>
    <w:tbl>
      <w:tblPr>
        <w:tblStyle w:val="20"/>
        <w:tblW w:w="9457"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29"/>
        <w:gridCol w:w="2022"/>
        <w:gridCol w:w="1646"/>
        <w:gridCol w:w="1963"/>
        <w:gridCol w:w="1797"/>
      </w:tblGrid>
      <w:tr w14:paraId="02573E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29" w:type="dxa"/>
            <w:vMerge w:val="restart"/>
            <w:noWrap/>
            <w:vAlign w:val="center"/>
          </w:tcPr>
          <w:p w14:paraId="6383AF7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3668" w:type="dxa"/>
            <w:gridSpan w:val="2"/>
            <w:noWrap/>
            <w:vAlign w:val="center"/>
          </w:tcPr>
          <w:p w14:paraId="24FD95C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760" w:type="dxa"/>
            <w:gridSpan w:val="2"/>
            <w:noWrap/>
            <w:vAlign w:val="center"/>
          </w:tcPr>
          <w:p w14:paraId="57F5B14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603B7D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29" w:type="dxa"/>
            <w:vMerge w:val="continue"/>
            <w:vAlign w:val="center"/>
          </w:tcPr>
          <w:p w14:paraId="39CADF1F">
            <w:pPr>
              <w:widowControl/>
              <w:spacing w:line="400" w:lineRule="exact"/>
              <w:jc w:val="left"/>
              <w:rPr>
                <w:rFonts w:hint="eastAsia" w:cs="Arial" w:asciiTheme="minorEastAsia" w:hAnsiTheme="minorEastAsia" w:eastAsiaTheme="minorEastAsia"/>
                <w:kern w:val="0"/>
                <w:szCs w:val="21"/>
              </w:rPr>
            </w:pPr>
          </w:p>
        </w:tc>
        <w:tc>
          <w:tcPr>
            <w:tcW w:w="2022" w:type="dxa"/>
            <w:noWrap/>
            <w:vAlign w:val="center"/>
          </w:tcPr>
          <w:p w14:paraId="6D824FC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646" w:type="dxa"/>
            <w:noWrap/>
            <w:vAlign w:val="center"/>
          </w:tcPr>
          <w:p w14:paraId="1C206A3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c>
          <w:tcPr>
            <w:tcW w:w="1963" w:type="dxa"/>
            <w:noWrap/>
            <w:vAlign w:val="center"/>
          </w:tcPr>
          <w:p w14:paraId="369225C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97" w:type="dxa"/>
            <w:noWrap/>
            <w:vAlign w:val="center"/>
          </w:tcPr>
          <w:p w14:paraId="31F490A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r>
      <w:tr w14:paraId="499D29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29" w:type="dxa"/>
            <w:noWrap/>
            <w:vAlign w:val="center"/>
          </w:tcPr>
          <w:p w14:paraId="3910445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主营业务</w:t>
            </w:r>
          </w:p>
        </w:tc>
        <w:tc>
          <w:tcPr>
            <w:tcW w:w="2022" w:type="dxa"/>
            <w:shd w:val="clear" w:color="auto" w:fill="auto"/>
            <w:noWrap/>
            <w:vAlign w:val="center"/>
          </w:tcPr>
          <w:p w14:paraId="758EC752">
            <w:pPr>
              <w:keepNext w:val="0"/>
              <w:keepLines w:val="0"/>
              <w:widowControl/>
              <w:suppressLineNumbers w:val="0"/>
              <w:jc w:val="right"/>
              <w:textAlignment w:val="center"/>
              <w:rPr>
                <w:rFonts w:hint="default" w:ascii="Arial Narrow" w:hAnsi="Arial Narrow" w:eastAsia="宋体" w:cs="Arial Narrow"/>
                <w:i w:val="0"/>
                <w:iCs w:val="0"/>
                <w:color w:val="000000"/>
                <w:kern w:val="2"/>
                <w:sz w:val="21"/>
                <w:szCs w:val="21"/>
                <w:u w:val="none"/>
                <w:lang w:val="en-US" w:eastAsia="zh-CN" w:bidi="ar-SA"/>
              </w:rPr>
            </w:pPr>
            <w:r>
              <w:rPr>
                <w:rFonts w:hint="default" w:ascii="Arial Narrow" w:hAnsi="Arial Narrow" w:eastAsia="宋体" w:cs="Arial Narrow"/>
                <w:i w:val="0"/>
                <w:iCs w:val="0"/>
                <w:color w:val="000000"/>
                <w:kern w:val="2"/>
                <w:sz w:val="21"/>
                <w:szCs w:val="21"/>
                <w:u w:val="none"/>
                <w:lang w:val="en-US" w:eastAsia="zh-CN" w:bidi="ar-SA"/>
              </w:rPr>
              <w:t xml:space="preserve"> 176,183,008.38 </w:t>
            </w:r>
          </w:p>
        </w:tc>
        <w:tc>
          <w:tcPr>
            <w:tcW w:w="1646" w:type="dxa"/>
            <w:shd w:val="clear" w:color="auto" w:fill="auto"/>
            <w:noWrap/>
            <w:vAlign w:val="center"/>
          </w:tcPr>
          <w:p w14:paraId="6F10AF3E">
            <w:pPr>
              <w:keepNext w:val="0"/>
              <w:keepLines w:val="0"/>
              <w:widowControl/>
              <w:suppressLineNumbers w:val="0"/>
              <w:jc w:val="right"/>
              <w:textAlignment w:val="center"/>
              <w:rPr>
                <w:rFonts w:hint="default" w:ascii="Arial Narrow" w:hAnsi="Arial Narrow" w:eastAsia="宋体" w:cs="Arial Narrow"/>
                <w:i w:val="0"/>
                <w:iCs w:val="0"/>
                <w:color w:val="000000"/>
                <w:kern w:val="2"/>
                <w:sz w:val="21"/>
                <w:szCs w:val="21"/>
                <w:u w:val="none"/>
                <w:lang w:val="en-US" w:eastAsia="zh-CN" w:bidi="ar-SA"/>
              </w:rPr>
            </w:pPr>
            <w:r>
              <w:rPr>
                <w:rFonts w:hint="default" w:ascii="Arial Narrow" w:hAnsi="Arial Narrow" w:eastAsia="宋体" w:cs="Arial Narrow"/>
                <w:i w:val="0"/>
                <w:iCs w:val="0"/>
                <w:color w:val="000000"/>
                <w:kern w:val="2"/>
                <w:sz w:val="21"/>
                <w:szCs w:val="21"/>
                <w:u w:val="none"/>
                <w:lang w:val="en-US" w:eastAsia="zh-CN" w:bidi="ar-SA"/>
              </w:rPr>
              <w:t xml:space="preserve"> 75,350,535.38   </w:t>
            </w:r>
          </w:p>
        </w:tc>
        <w:tc>
          <w:tcPr>
            <w:tcW w:w="1963" w:type="dxa"/>
            <w:noWrap/>
            <w:vAlign w:val="center"/>
          </w:tcPr>
          <w:p w14:paraId="43726FDF">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238,667,498.79</w:t>
            </w:r>
          </w:p>
        </w:tc>
        <w:tc>
          <w:tcPr>
            <w:tcW w:w="1797" w:type="dxa"/>
            <w:noWrap/>
            <w:vAlign w:val="center"/>
          </w:tcPr>
          <w:p w14:paraId="29063BD0">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54,050,156.08</w:t>
            </w:r>
          </w:p>
        </w:tc>
      </w:tr>
      <w:tr w14:paraId="0E2C3D6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29" w:type="dxa"/>
            <w:noWrap/>
            <w:vAlign w:val="center"/>
          </w:tcPr>
          <w:p w14:paraId="5E05AAE4">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其他业务</w:t>
            </w:r>
          </w:p>
        </w:tc>
        <w:tc>
          <w:tcPr>
            <w:tcW w:w="2022" w:type="dxa"/>
            <w:noWrap/>
            <w:vAlign w:val="center"/>
          </w:tcPr>
          <w:p w14:paraId="7CEC67AD">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36,687,145.66 </w:t>
            </w:r>
          </w:p>
        </w:tc>
        <w:tc>
          <w:tcPr>
            <w:tcW w:w="1646" w:type="dxa"/>
            <w:noWrap/>
            <w:vAlign w:val="center"/>
          </w:tcPr>
          <w:p w14:paraId="5B933C1F">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35,076,382.77  </w:t>
            </w:r>
          </w:p>
        </w:tc>
        <w:tc>
          <w:tcPr>
            <w:tcW w:w="1963" w:type="dxa"/>
            <w:noWrap/>
            <w:vAlign w:val="center"/>
          </w:tcPr>
          <w:p w14:paraId="5DC3A8E8">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60,458,323.10</w:t>
            </w:r>
          </w:p>
        </w:tc>
        <w:tc>
          <w:tcPr>
            <w:tcW w:w="1797" w:type="dxa"/>
            <w:noWrap/>
            <w:vAlign w:val="center"/>
          </w:tcPr>
          <w:p w14:paraId="659FE8EB">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50,573,539.71</w:t>
            </w:r>
          </w:p>
        </w:tc>
      </w:tr>
      <w:tr w14:paraId="01AB76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29" w:type="dxa"/>
            <w:noWrap/>
            <w:vAlign w:val="center"/>
          </w:tcPr>
          <w:p w14:paraId="681C7B3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022" w:type="dxa"/>
            <w:shd w:val="clear" w:color="auto" w:fill="auto"/>
            <w:noWrap/>
            <w:vAlign w:val="center"/>
          </w:tcPr>
          <w:p w14:paraId="5621E0B3">
            <w:pPr>
              <w:keepNext w:val="0"/>
              <w:keepLines w:val="0"/>
              <w:widowControl/>
              <w:suppressLineNumbers w:val="0"/>
              <w:jc w:val="right"/>
              <w:textAlignment w:val="center"/>
              <w:rPr>
                <w:rFonts w:hint="default" w:ascii="Arial Narrow" w:hAnsi="Arial Narrow" w:eastAsia="宋体" w:cs="Arial Narrow"/>
                <w:b/>
                <w:bCs/>
                <w:i w:val="0"/>
                <w:iCs w:val="0"/>
                <w:color w:val="000000"/>
                <w:kern w:val="2"/>
                <w:sz w:val="21"/>
                <w:szCs w:val="21"/>
                <w:u w:val="none"/>
                <w:lang w:val="en-US" w:eastAsia="zh-CN" w:bidi="ar-SA"/>
              </w:rPr>
            </w:pPr>
            <w:r>
              <w:rPr>
                <w:rFonts w:hint="default" w:ascii="Arial Narrow" w:hAnsi="Arial Narrow" w:eastAsia="宋体" w:cs="Arial Narrow"/>
                <w:b/>
                <w:bCs/>
                <w:i w:val="0"/>
                <w:iCs w:val="0"/>
                <w:color w:val="000000"/>
                <w:kern w:val="0"/>
                <w:sz w:val="21"/>
                <w:szCs w:val="21"/>
                <w:u w:val="none"/>
                <w:lang w:val="en-US" w:eastAsia="zh-CN" w:bidi="ar"/>
              </w:rPr>
              <w:t xml:space="preserve">212,870,154.04 </w:t>
            </w:r>
          </w:p>
        </w:tc>
        <w:tc>
          <w:tcPr>
            <w:tcW w:w="1646" w:type="dxa"/>
            <w:shd w:val="clear" w:color="auto" w:fill="auto"/>
            <w:noWrap/>
            <w:vAlign w:val="center"/>
          </w:tcPr>
          <w:p w14:paraId="7D5E3D5D">
            <w:pPr>
              <w:keepNext w:val="0"/>
              <w:keepLines w:val="0"/>
              <w:widowControl/>
              <w:suppressLineNumbers w:val="0"/>
              <w:jc w:val="right"/>
              <w:textAlignment w:val="center"/>
              <w:rPr>
                <w:rFonts w:hint="default" w:ascii="Arial Narrow" w:hAnsi="Arial Narrow" w:eastAsia="宋体" w:cs="Arial Narrow"/>
                <w:b/>
                <w:bCs/>
                <w:i w:val="0"/>
                <w:iCs w:val="0"/>
                <w:color w:val="000000"/>
                <w:kern w:val="2"/>
                <w:sz w:val="21"/>
                <w:szCs w:val="21"/>
                <w:u w:val="none"/>
                <w:lang w:val="en-US" w:eastAsia="zh-CN" w:bidi="ar-SA"/>
              </w:rPr>
            </w:pPr>
            <w:r>
              <w:rPr>
                <w:rFonts w:hint="default" w:ascii="Arial Narrow" w:hAnsi="Arial Narrow" w:eastAsia="宋体" w:cs="Arial Narrow"/>
                <w:b/>
                <w:bCs/>
                <w:i w:val="0"/>
                <w:iCs w:val="0"/>
                <w:color w:val="000000"/>
                <w:kern w:val="0"/>
                <w:sz w:val="21"/>
                <w:szCs w:val="21"/>
                <w:u w:val="none"/>
                <w:lang w:val="en-US" w:eastAsia="zh-CN" w:bidi="ar"/>
              </w:rPr>
              <w:t xml:space="preserve">110,426,918.15  </w:t>
            </w:r>
          </w:p>
        </w:tc>
        <w:tc>
          <w:tcPr>
            <w:tcW w:w="1963" w:type="dxa"/>
            <w:noWrap/>
            <w:vAlign w:val="center"/>
          </w:tcPr>
          <w:p w14:paraId="38949317">
            <w:pPr>
              <w:keepNext w:val="0"/>
              <w:keepLines w:val="0"/>
              <w:widowControl/>
              <w:suppressLineNumbers w:val="0"/>
              <w:jc w:val="right"/>
              <w:textAlignment w:val="center"/>
              <w:rPr>
                <w:rFonts w:hint="default" w:ascii="Arial Narrow" w:hAnsi="Arial Narrow" w:eastAsia="宋体" w:cs="Arial Narrow"/>
                <w:b/>
                <w:bCs/>
                <w:i w:val="0"/>
                <w:iCs w:val="0"/>
                <w:color w:val="000000"/>
                <w:kern w:val="0"/>
                <w:sz w:val="21"/>
                <w:szCs w:val="21"/>
                <w:u w:val="none"/>
                <w:lang w:val="en-US" w:eastAsia="zh-CN" w:bidi="ar"/>
              </w:rPr>
            </w:pPr>
            <w:r>
              <w:rPr>
                <w:rFonts w:hint="default" w:ascii="Arial Narrow" w:hAnsi="Arial Narrow" w:eastAsia="宋体" w:cs="Arial Narrow"/>
                <w:b/>
                <w:bCs/>
                <w:i w:val="0"/>
                <w:iCs w:val="0"/>
                <w:color w:val="000000"/>
                <w:kern w:val="0"/>
                <w:sz w:val="21"/>
                <w:szCs w:val="21"/>
                <w:u w:val="none"/>
                <w:lang w:val="en-US" w:eastAsia="zh-CN" w:bidi="ar"/>
              </w:rPr>
              <w:t>299,125,821.89</w:t>
            </w:r>
          </w:p>
        </w:tc>
        <w:tc>
          <w:tcPr>
            <w:tcW w:w="1797" w:type="dxa"/>
            <w:noWrap/>
            <w:vAlign w:val="center"/>
          </w:tcPr>
          <w:p w14:paraId="3D510682">
            <w:pPr>
              <w:keepNext w:val="0"/>
              <w:keepLines w:val="0"/>
              <w:widowControl/>
              <w:suppressLineNumbers w:val="0"/>
              <w:jc w:val="right"/>
              <w:textAlignment w:val="center"/>
              <w:rPr>
                <w:rFonts w:hint="default" w:ascii="Arial Narrow" w:hAnsi="Arial Narrow" w:eastAsia="宋体" w:cs="Arial Narrow"/>
                <w:b/>
                <w:bCs/>
                <w:i w:val="0"/>
                <w:iCs w:val="0"/>
                <w:color w:val="000000"/>
                <w:kern w:val="0"/>
                <w:sz w:val="21"/>
                <w:szCs w:val="21"/>
                <w:u w:val="none"/>
                <w:lang w:val="en-US" w:eastAsia="zh-CN" w:bidi="ar"/>
              </w:rPr>
            </w:pPr>
            <w:r>
              <w:rPr>
                <w:rFonts w:hint="default" w:ascii="Arial Narrow" w:hAnsi="Arial Narrow" w:eastAsia="宋体" w:cs="Arial Narrow"/>
                <w:b/>
                <w:bCs/>
                <w:i w:val="0"/>
                <w:iCs w:val="0"/>
                <w:color w:val="000000"/>
                <w:kern w:val="0"/>
                <w:sz w:val="21"/>
                <w:szCs w:val="21"/>
                <w:u w:val="none"/>
                <w:lang w:val="en-US" w:eastAsia="zh-CN" w:bidi="ar"/>
              </w:rPr>
              <w:t>104,623,695.79</w:t>
            </w:r>
          </w:p>
        </w:tc>
      </w:tr>
    </w:tbl>
    <w:p w14:paraId="4E43A510">
      <w:pPr>
        <w:spacing w:line="400" w:lineRule="exact"/>
        <w:ind w:firstLine="422" w:firstLineChars="200"/>
        <w:outlineLvl w:val="1"/>
        <w:rPr>
          <w:rFonts w:hint="eastAsia" w:cs="Arial" w:asciiTheme="minorEastAsia" w:hAnsiTheme="minorEastAsia" w:eastAsiaTheme="minorEastAsia"/>
          <w:szCs w:val="21"/>
        </w:rPr>
      </w:pPr>
      <w:r>
        <w:rPr>
          <w:rFonts w:cs="Arial" w:asciiTheme="minorEastAsia" w:hAnsiTheme="minorEastAsia" w:eastAsiaTheme="minorEastAsia"/>
          <w:b/>
          <w:szCs w:val="21"/>
        </w:rPr>
        <w:t>5、投资收益</w:t>
      </w:r>
    </w:p>
    <w:tbl>
      <w:tblPr>
        <w:tblStyle w:val="20"/>
        <w:tblW w:w="9320" w:type="dxa"/>
        <w:tblInd w:w="-22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501"/>
        <w:gridCol w:w="2551"/>
        <w:gridCol w:w="2268"/>
      </w:tblGrid>
      <w:tr w14:paraId="67B9F3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501" w:type="dxa"/>
            <w:noWrap/>
            <w:vAlign w:val="center"/>
          </w:tcPr>
          <w:p w14:paraId="614D5C4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1" w:type="dxa"/>
            <w:vAlign w:val="center"/>
          </w:tcPr>
          <w:p w14:paraId="6B9221F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268" w:type="dxa"/>
            <w:vAlign w:val="center"/>
          </w:tcPr>
          <w:p w14:paraId="0D3596A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394ED8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501" w:type="dxa"/>
            <w:noWrap/>
            <w:vAlign w:val="center"/>
          </w:tcPr>
          <w:p w14:paraId="59E0C671">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权益法核算的长期股权投资收益</w:t>
            </w:r>
          </w:p>
        </w:tc>
        <w:tc>
          <w:tcPr>
            <w:tcW w:w="2551" w:type="dxa"/>
            <w:vAlign w:val="center"/>
          </w:tcPr>
          <w:p w14:paraId="0813CC98">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eastAsia" w:ascii="Arial Narrow" w:hAnsi="Arial Narrow" w:eastAsia="宋体" w:cs="Arial Narrow"/>
                <w:i w:val="0"/>
                <w:iCs w:val="0"/>
                <w:color w:val="000000"/>
                <w:kern w:val="0"/>
                <w:sz w:val="21"/>
                <w:szCs w:val="21"/>
                <w:u w:val="none"/>
                <w:lang w:val="en-US" w:eastAsia="zh-CN" w:bidi="ar"/>
              </w:rPr>
              <w:t xml:space="preserve"> -5,908,683.66 </w:t>
            </w:r>
          </w:p>
        </w:tc>
        <w:tc>
          <w:tcPr>
            <w:tcW w:w="2268" w:type="dxa"/>
            <w:vAlign w:val="center"/>
          </w:tcPr>
          <w:p w14:paraId="20E77420">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eastAsia" w:ascii="Arial Narrow" w:hAnsi="Arial Narrow" w:eastAsia="宋体" w:cs="Arial Narrow"/>
                <w:i w:val="0"/>
                <w:iCs w:val="0"/>
                <w:color w:val="000000"/>
                <w:kern w:val="0"/>
                <w:sz w:val="21"/>
                <w:szCs w:val="21"/>
                <w:u w:val="none"/>
                <w:lang w:val="en-US" w:eastAsia="zh-CN" w:bidi="ar"/>
              </w:rPr>
              <w:t>-7,665,570.60</w:t>
            </w:r>
          </w:p>
        </w:tc>
      </w:tr>
      <w:tr w14:paraId="05FBC7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501" w:type="dxa"/>
            <w:noWrap/>
            <w:vAlign w:val="center"/>
          </w:tcPr>
          <w:p w14:paraId="56632507">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处置长期股权投资产生的投资收益</w:t>
            </w:r>
          </w:p>
        </w:tc>
        <w:tc>
          <w:tcPr>
            <w:tcW w:w="2551" w:type="dxa"/>
            <w:vAlign w:val="center"/>
          </w:tcPr>
          <w:p w14:paraId="4A5671E4">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eastAsia" w:ascii="Arial Narrow" w:hAnsi="Arial Narrow" w:eastAsia="宋体" w:cs="Arial Narrow"/>
                <w:i w:val="0"/>
                <w:iCs w:val="0"/>
                <w:color w:val="000000"/>
                <w:kern w:val="0"/>
                <w:sz w:val="21"/>
                <w:szCs w:val="21"/>
                <w:u w:val="none"/>
                <w:lang w:val="en-US" w:eastAsia="zh-CN" w:bidi="ar"/>
              </w:rPr>
              <w:t xml:space="preserve"> </w:t>
            </w:r>
          </w:p>
        </w:tc>
        <w:tc>
          <w:tcPr>
            <w:tcW w:w="2268" w:type="dxa"/>
            <w:vAlign w:val="center"/>
          </w:tcPr>
          <w:p w14:paraId="2F743D80">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eastAsia" w:ascii="Arial Narrow" w:hAnsi="Arial Narrow" w:eastAsia="宋体" w:cs="Arial Narrow"/>
                <w:i w:val="0"/>
                <w:iCs w:val="0"/>
                <w:color w:val="000000"/>
                <w:kern w:val="0"/>
                <w:sz w:val="21"/>
                <w:szCs w:val="21"/>
                <w:u w:val="none"/>
                <w:lang w:val="en-US" w:eastAsia="zh-CN" w:bidi="ar"/>
              </w:rPr>
              <w:t>-409,549.36</w:t>
            </w:r>
          </w:p>
        </w:tc>
      </w:tr>
      <w:tr w14:paraId="461887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501" w:type="dxa"/>
            <w:noWrap/>
            <w:vAlign w:val="center"/>
          </w:tcPr>
          <w:p w14:paraId="37A8DE8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1" w:type="dxa"/>
            <w:vAlign w:val="center"/>
          </w:tcPr>
          <w:p w14:paraId="3BE5BCAD">
            <w:pPr>
              <w:keepNext w:val="0"/>
              <w:keepLines w:val="0"/>
              <w:widowControl/>
              <w:suppressLineNumbers w:val="0"/>
              <w:jc w:val="right"/>
              <w:textAlignment w:val="center"/>
              <w:rPr>
                <w:rFonts w:hint="eastAsia" w:ascii="Arial Narrow" w:hAnsi="Arial Narrow" w:eastAsia="宋体" w:cs="Arial Narrow"/>
                <w:b/>
                <w:bCs/>
                <w:i w:val="0"/>
                <w:iCs w:val="0"/>
                <w:color w:val="000000"/>
                <w:kern w:val="0"/>
                <w:sz w:val="21"/>
                <w:szCs w:val="21"/>
                <w:u w:val="none"/>
                <w:lang w:val="en-US" w:eastAsia="zh-CN" w:bidi="ar"/>
              </w:rPr>
            </w:pPr>
            <w:r>
              <w:rPr>
                <w:rFonts w:hint="eastAsia" w:ascii="Arial Narrow" w:hAnsi="Arial Narrow" w:eastAsia="宋体" w:cs="Arial Narrow"/>
                <w:b/>
                <w:bCs/>
                <w:i w:val="0"/>
                <w:iCs w:val="0"/>
                <w:color w:val="000000"/>
                <w:kern w:val="0"/>
                <w:sz w:val="21"/>
                <w:szCs w:val="21"/>
                <w:u w:val="none"/>
                <w:lang w:val="en-US" w:eastAsia="zh-CN" w:bidi="ar"/>
              </w:rPr>
              <w:t xml:space="preserve"> -5,908,683.66 </w:t>
            </w:r>
          </w:p>
        </w:tc>
        <w:tc>
          <w:tcPr>
            <w:tcW w:w="2268" w:type="dxa"/>
            <w:vAlign w:val="center"/>
          </w:tcPr>
          <w:p w14:paraId="3474BCDE">
            <w:pPr>
              <w:keepNext w:val="0"/>
              <w:keepLines w:val="0"/>
              <w:widowControl/>
              <w:suppressLineNumbers w:val="0"/>
              <w:jc w:val="right"/>
              <w:textAlignment w:val="center"/>
              <w:rPr>
                <w:rFonts w:ascii="Arial Narrow" w:hAnsi="Arial Narrow" w:eastAsia="Arial Narrow" w:cs="Arial Narrow"/>
                <w:b/>
                <w:bCs/>
                <w:color w:val="000000"/>
                <w:spacing w:val="-1"/>
                <w:kern w:val="0"/>
                <w:szCs w:val="21"/>
                <w:lang w:eastAsia="en-US"/>
              </w:rPr>
            </w:pPr>
            <w:r>
              <w:rPr>
                <w:rFonts w:hint="eastAsia" w:ascii="Arial Narrow" w:hAnsi="Arial Narrow" w:eastAsia="宋体" w:cs="Arial Narrow"/>
                <w:b/>
                <w:bCs/>
                <w:i w:val="0"/>
                <w:iCs w:val="0"/>
                <w:color w:val="000000"/>
                <w:kern w:val="0"/>
                <w:sz w:val="21"/>
                <w:szCs w:val="21"/>
                <w:u w:val="none"/>
                <w:lang w:val="en-US" w:eastAsia="en-US" w:bidi="ar"/>
              </w:rPr>
              <w:t>-8,075,119.96</w:t>
            </w:r>
          </w:p>
        </w:tc>
      </w:tr>
    </w:tbl>
    <w:p w14:paraId="6C31764E">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五</w:t>
      </w:r>
      <w:r>
        <w:rPr>
          <w:rFonts w:cs="Arial" w:asciiTheme="minorEastAsia" w:hAnsiTheme="minorEastAsia" w:eastAsiaTheme="minorEastAsia"/>
          <w:b/>
          <w:bCs/>
          <w:szCs w:val="21"/>
        </w:rPr>
        <w:t>、补充资料</w:t>
      </w:r>
    </w:p>
    <w:p w14:paraId="71BE8931">
      <w:pPr>
        <w:autoSpaceDE w:val="0"/>
        <w:autoSpaceDN w:val="0"/>
        <w:adjustRightInd w:val="0"/>
        <w:spacing w:line="400" w:lineRule="exact"/>
        <w:ind w:left="482"/>
        <w:jc w:val="left"/>
        <w:outlineLvl w:val="1"/>
        <w:rPr>
          <w:rFonts w:hint="eastAsia" w:cs="Arial" w:asciiTheme="minorEastAsia" w:hAnsiTheme="minorEastAsia" w:eastAsiaTheme="minorEastAsia"/>
          <w:b/>
          <w:szCs w:val="21"/>
        </w:rPr>
      </w:pPr>
      <w:bookmarkStart w:id="123" w:name="OLE_LINK191"/>
      <w:bookmarkStart w:id="124" w:name="OLE_LINK192"/>
      <w:r>
        <w:rPr>
          <w:rFonts w:cs="Arial" w:asciiTheme="minorEastAsia" w:hAnsiTheme="minorEastAsia" w:eastAsiaTheme="minorEastAsia"/>
          <w:b/>
          <w:szCs w:val="21"/>
        </w:rPr>
        <w:t>1、</w:t>
      </w:r>
      <w:r>
        <w:rPr>
          <w:rFonts w:hint="eastAsia" w:cs="Arial" w:asciiTheme="minorEastAsia" w:hAnsiTheme="minorEastAsia" w:eastAsiaTheme="minorEastAsia"/>
          <w:b/>
          <w:szCs w:val="21"/>
        </w:rPr>
        <w:t>本期</w:t>
      </w:r>
      <w:r>
        <w:rPr>
          <w:rFonts w:cs="Arial" w:asciiTheme="minorEastAsia" w:hAnsiTheme="minorEastAsia" w:eastAsiaTheme="minorEastAsia"/>
          <w:b/>
          <w:szCs w:val="21"/>
        </w:rPr>
        <w:t>非经常性损益明细表</w:t>
      </w:r>
      <w:bookmarkEnd w:id="123"/>
      <w:bookmarkEnd w:id="124"/>
    </w:p>
    <w:tbl>
      <w:tblPr>
        <w:tblStyle w:val="20"/>
        <w:tblW w:w="9299"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6539"/>
        <w:gridCol w:w="1333"/>
        <w:gridCol w:w="1427"/>
      </w:tblGrid>
      <w:tr w14:paraId="296F7D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10" w:hRule="atLeast"/>
          <w:tblHeader/>
          <w:jc w:val="center"/>
        </w:trPr>
        <w:tc>
          <w:tcPr>
            <w:tcW w:w="6539" w:type="dxa"/>
            <w:vAlign w:val="center"/>
          </w:tcPr>
          <w:p w14:paraId="45D7256E">
            <w:pPr>
              <w:widowControl/>
              <w:spacing w:line="400" w:lineRule="exact"/>
              <w:jc w:val="center"/>
              <w:rPr>
                <w:rFonts w:hint="eastAsia" w:cs="Arial" w:asciiTheme="minorEastAsia" w:hAnsiTheme="minorEastAsia" w:eastAsiaTheme="minorEastAsia"/>
                <w:bCs/>
                <w:kern w:val="0"/>
                <w:szCs w:val="21"/>
                <w:lang w:eastAsia="zh-CN"/>
              </w:rPr>
            </w:pPr>
            <w:r>
              <w:rPr>
                <w:rFonts w:cs="Arial" w:asciiTheme="minorEastAsia" w:hAnsiTheme="minorEastAsia" w:eastAsiaTheme="minorEastAsia"/>
                <w:bCs/>
                <w:kern w:val="0"/>
                <w:szCs w:val="21"/>
              </w:rPr>
              <w:t>项目</w:t>
            </w:r>
          </w:p>
        </w:tc>
        <w:tc>
          <w:tcPr>
            <w:tcW w:w="1333" w:type="dxa"/>
            <w:vAlign w:val="center"/>
          </w:tcPr>
          <w:p w14:paraId="4FE8004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金额</w:t>
            </w:r>
          </w:p>
        </w:tc>
        <w:tc>
          <w:tcPr>
            <w:tcW w:w="1427" w:type="dxa"/>
            <w:vAlign w:val="center"/>
          </w:tcPr>
          <w:p w14:paraId="492B9FD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说明</w:t>
            </w:r>
          </w:p>
        </w:tc>
      </w:tr>
      <w:tr w14:paraId="31F639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1A73D30">
            <w:pPr>
              <w:widowControl/>
              <w:spacing w:line="400" w:lineRule="exact"/>
              <w:rPr>
                <w:rFonts w:hint="eastAsia" w:cs="Arial" w:asciiTheme="minorEastAsia" w:hAnsiTheme="minorEastAsia" w:eastAsiaTheme="minorEastAsia"/>
                <w:kern w:val="0"/>
                <w:szCs w:val="21"/>
              </w:rPr>
            </w:pPr>
            <w:r>
              <w:rPr>
                <w:rFonts w:hint="eastAsia"/>
              </w:rPr>
              <w:t>1、非流动性资产处置损益，包括已计提资产减值准备的冲销部分；</w:t>
            </w:r>
          </w:p>
        </w:tc>
        <w:tc>
          <w:tcPr>
            <w:tcW w:w="1333" w:type="dxa"/>
            <w:vAlign w:val="center"/>
          </w:tcPr>
          <w:p w14:paraId="657D571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0"/>
                <w:szCs w:val="20"/>
                <w:u w:val="none"/>
                <w:lang w:val="en-US" w:eastAsia="zh-CN" w:bidi="ar"/>
              </w:rPr>
              <w:t xml:space="preserve"> -593,746.94 </w:t>
            </w:r>
          </w:p>
        </w:tc>
        <w:tc>
          <w:tcPr>
            <w:tcW w:w="1427" w:type="dxa"/>
            <w:vAlign w:val="center"/>
          </w:tcPr>
          <w:p w14:paraId="752E6488">
            <w:pPr>
              <w:widowControl/>
              <w:spacing w:line="400" w:lineRule="exact"/>
              <w:jc w:val="right"/>
              <w:rPr>
                <w:rFonts w:hint="eastAsia" w:cs="Arial" w:asciiTheme="minorEastAsia" w:hAnsiTheme="minorEastAsia" w:eastAsiaTheme="minorEastAsia"/>
                <w:kern w:val="0"/>
                <w:szCs w:val="21"/>
              </w:rPr>
            </w:pPr>
          </w:p>
        </w:tc>
      </w:tr>
      <w:tr w14:paraId="15906C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C029D25">
            <w:pPr>
              <w:widowControl/>
              <w:spacing w:line="400" w:lineRule="exact"/>
              <w:rPr>
                <w:rFonts w:hint="eastAsia" w:cs="Arial" w:asciiTheme="minorEastAsia" w:hAnsiTheme="minorEastAsia" w:eastAsiaTheme="minorEastAsia"/>
                <w:kern w:val="0"/>
                <w:szCs w:val="21"/>
              </w:rPr>
            </w:pPr>
            <w:r>
              <w:rPr>
                <w:rFonts w:hint="eastAsia"/>
              </w:rPr>
              <w:t>2、计入当期损益的政府补助，但与公司正常经营业务密切相关、符合国家政策规定、按照确定的标准享有、对公司损益产生持续影响的政府补助除外；</w:t>
            </w:r>
          </w:p>
        </w:tc>
        <w:tc>
          <w:tcPr>
            <w:tcW w:w="1333" w:type="dxa"/>
            <w:vAlign w:val="center"/>
          </w:tcPr>
          <w:p w14:paraId="262FB9DB">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0"/>
                <w:szCs w:val="20"/>
                <w:u w:val="none"/>
                <w:lang w:val="en-US" w:eastAsia="zh-CN" w:bidi="ar"/>
              </w:rPr>
              <w:t xml:space="preserve"> 2,365,836.96 </w:t>
            </w:r>
          </w:p>
        </w:tc>
        <w:tc>
          <w:tcPr>
            <w:tcW w:w="1427" w:type="dxa"/>
            <w:vAlign w:val="center"/>
          </w:tcPr>
          <w:p w14:paraId="51107530">
            <w:pPr>
              <w:widowControl/>
              <w:spacing w:line="400" w:lineRule="exact"/>
              <w:jc w:val="right"/>
              <w:rPr>
                <w:rFonts w:hint="eastAsia" w:cs="Arial" w:asciiTheme="minorEastAsia" w:hAnsiTheme="minorEastAsia" w:eastAsiaTheme="minorEastAsia"/>
                <w:kern w:val="0"/>
                <w:szCs w:val="21"/>
              </w:rPr>
            </w:pPr>
          </w:p>
        </w:tc>
      </w:tr>
      <w:tr w14:paraId="6F85B7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55" w:hRule="atLeast"/>
          <w:jc w:val="center"/>
        </w:trPr>
        <w:tc>
          <w:tcPr>
            <w:tcW w:w="6539" w:type="dxa"/>
          </w:tcPr>
          <w:p w14:paraId="0AC47F7D">
            <w:pPr>
              <w:widowControl/>
              <w:spacing w:line="400" w:lineRule="exact"/>
              <w:rPr>
                <w:rFonts w:hint="eastAsia" w:cs="Arial" w:asciiTheme="minorEastAsia" w:hAnsiTheme="minorEastAsia" w:eastAsiaTheme="minorEastAsia"/>
                <w:kern w:val="0"/>
                <w:szCs w:val="21"/>
              </w:rPr>
            </w:pPr>
            <w:r>
              <w:rPr>
                <w:rFonts w:hint="eastAsia"/>
              </w:rPr>
              <w:t>3、除同公司正常经营业务相关的有效套期保值业务外,非金融企业持有金融资产和金融负债产生的公允价值变动损益以及处置金融资产和金融负债产生的损益；</w:t>
            </w:r>
          </w:p>
        </w:tc>
        <w:tc>
          <w:tcPr>
            <w:tcW w:w="1333" w:type="dxa"/>
            <w:vAlign w:val="center"/>
          </w:tcPr>
          <w:p w14:paraId="72B08C3D">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561DECE9">
            <w:pPr>
              <w:widowControl/>
              <w:spacing w:line="400" w:lineRule="exact"/>
              <w:jc w:val="right"/>
              <w:rPr>
                <w:rFonts w:hint="eastAsia" w:cs="Arial" w:asciiTheme="minorEastAsia" w:hAnsiTheme="minorEastAsia" w:eastAsiaTheme="minorEastAsia"/>
                <w:kern w:val="0"/>
                <w:szCs w:val="21"/>
              </w:rPr>
            </w:pPr>
          </w:p>
        </w:tc>
      </w:tr>
      <w:tr w14:paraId="1C6F6A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3C20FAE0">
            <w:pPr>
              <w:widowControl/>
              <w:spacing w:line="400" w:lineRule="exact"/>
              <w:rPr>
                <w:rFonts w:hint="eastAsia" w:cs="Arial" w:asciiTheme="minorEastAsia" w:hAnsiTheme="minorEastAsia" w:eastAsiaTheme="minorEastAsia"/>
                <w:kern w:val="0"/>
                <w:szCs w:val="21"/>
              </w:rPr>
            </w:pPr>
            <w:r>
              <w:rPr>
                <w:rFonts w:hint="eastAsia"/>
              </w:rPr>
              <w:t>4、计入当期损益的对非金融企业收取的资金占用费；</w:t>
            </w:r>
          </w:p>
        </w:tc>
        <w:tc>
          <w:tcPr>
            <w:tcW w:w="1333" w:type="dxa"/>
            <w:vAlign w:val="center"/>
          </w:tcPr>
          <w:p w14:paraId="752D10AF">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108,046.18 </w:t>
            </w:r>
          </w:p>
        </w:tc>
        <w:tc>
          <w:tcPr>
            <w:tcW w:w="1427" w:type="dxa"/>
            <w:vAlign w:val="center"/>
          </w:tcPr>
          <w:p w14:paraId="420EAEB0">
            <w:pPr>
              <w:widowControl/>
              <w:spacing w:line="400" w:lineRule="exact"/>
              <w:jc w:val="right"/>
              <w:rPr>
                <w:rFonts w:hint="eastAsia" w:cs="Arial" w:asciiTheme="minorEastAsia" w:hAnsiTheme="minorEastAsia" w:eastAsiaTheme="minorEastAsia"/>
                <w:kern w:val="0"/>
                <w:szCs w:val="21"/>
              </w:rPr>
            </w:pPr>
          </w:p>
        </w:tc>
      </w:tr>
      <w:tr w14:paraId="7CF194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55" w:hRule="atLeast"/>
          <w:jc w:val="center"/>
        </w:trPr>
        <w:tc>
          <w:tcPr>
            <w:tcW w:w="6539" w:type="dxa"/>
          </w:tcPr>
          <w:p w14:paraId="4492E81C">
            <w:pPr>
              <w:widowControl/>
              <w:spacing w:line="400" w:lineRule="exact"/>
              <w:rPr>
                <w:rFonts w:hint="eastAsia" w:cs="Arial" w:asciiTheme="minorEastAsia" w:hAnsiTheme="minorEastAsia" w:eastAsiaTheme="minorEastAsia"/>
                <w:kern w:val="0"/>
                <w:szCs w:val="21"/>
              </w:rPr>
            </w:pPr>
            <w:r>
              <w:rPr>
                <w:rFonts w:hint="eastAsia"/>
              </w:rPr>
              <w:t>5、委托他人投资或管理资产的损益；</w:t>
            </w:r>
          </w:p>
        </w:tc>
        <w:tc>
          <w:tcPr>
            <w:tcW w:w="1333" w:type="dxa"/>
            <w:vAlign w:val="center"/>
          </w:tcPr>
          <w:p w14:paraId="3D9C0402">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E74B959">
            <w:pPr>
              <w:widowControl/>
              <w:spacing w:line="400" w:lineRule="exact"/>
              <w:jc w:val="right"/>
              <w:rPr>
                <w:rFonts w:hint="eastAsia" w:cs="Arial" w:asciiTheme="minorEastAsia" w:hAnsiTheme="minorEastAsia" w:eastAsiaTheme="minorEastAsia"/>
                <w:kern w:val="0"/>
                <w:szCs w:val="21"/>
              </w:rPr>
            </w:pPr>
          </w:p>
        </w:tc>
      </w:tr>
      <w:tr w14:paraId="411F50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65F3B1C6">
            <w:pPr>
              <w:widowControl/>
              <w:spacing w:line="400" w:lineRule="exact"/>
              <w:rPr>
                <w:rFonts w:hint="eastAsia" w:cs="Arial" w:asciiTheme="minorEastAsia" w:hAnsiTheme="minorEastAsia" w:eastAsiaTheme="minorEastAsia"/>
                <w:kern w:val="0"/>
                <w:szCs w:val="21"/>
              </w:rPr>
            </w:pPr>
            <w:r>
              <w:rPr>
                <w:rFonts w:hint="eastAsia"/>
              </w:rPr>
              <w:t>6、对外委托贷款取得的损益</w:t>
            </w:r>
          </w:p>
        </w:tc>
        <w:tc>
          <w:tcPr>
            <w:tcW w:w="1333" w:type="dxa"/>
            <w:vAlign w:val="center"/>
          </w:tcPr>
          <w:p w14:paraId="29D4131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2DFAEA9C">
            <w:pPr>
              <w:widowControl/>
              <w:spacing w:line="400" w:lineRule="exact"/>
              <w:jc w:val="right"/>
              <w:rPr>
                <w:rFonts w:hint="eastAsia" w:cs="Arial" w:asciiTheme="minorEastAsia" w:hAnsiTheme="minorEastAsia" w:eastAsiaTheme="minorEastAsia"/>
                <w:kern w:val="0"/>
                <w:szCs w:val="21"/>
              </w:rPr>
            </w:pPr>
          </w:p>
        </w:tc>
      </w:tr>
      <w:tr w14:paraId="3C4CC0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DE50E84">
            <w:pPr>
              <w:widowControl/>
              <w:spacing w:line="400" w:lineRule="exact"/>
              <w:rPr>
                <w:rFonts w:hint="eastAsia" w:cs="Arial" w:asciiTheme="minorEastAsia" w:hAnsiTheme="minorEastAsia" w:eastAsiaTheme="minorEastAsia"/>
                <w:kern w:val="0"/>
                <w:szCs w:val="21"/>
              </w:rPr>
            </w:pPr>
            <w:r>
              <w:rPr>
                <w:rFonts w:hint="eastAsia"/>
              </w:rPr>
              <w:t>7、因不可抗力因素，如遭受自然灾害而产生的各项资产损失；</w:t>
            </w:r>
          </w:p>
        </w:tc>
        <w:tc>
          <w:tcPr>
            <w:tcW w:w="1333" w:type="dxa"/>
            <w:vAlign w:val="center"/>
          </w:tcPr>
          <w:p w14:paraId="2E6ECEF3">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6ED5DECA">
            <w:pPr>
              <w:widowControl/>
              <w:spacing w:line="400" w:lineRule="exact"/>
              <w:jc w:val="right"/>
              <w:rPr>
                <w:rFonts w:hint="eastAsia" w:cs="Arial" w:asciiTheme="minorEastAsia" w:hAnsiTheme="minorEastAsia" w:eastAsiaTheme="minorEastAsia"/>
                <w:kern w:val="0"/>
                <w:szCs w:val="21"/>
              </w:rPr>
            </w:pPr>
          </w:p>
        </w:tc>
      </w:tr>
      <w:tr w14:paraId="702333B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BD386E4">
            <w:pPr>
              <w:widowControl/>
              <w:spacing w:line="400" w:lineRule="exact"/>
              <w:rPr>
                <w:rFonts w:hint="eastAsia" w:cs="Arial" w:asciiTheme="minorEastAsia" w:hAnsiTheme="minorEastAsia" w:eastAsiaTheme="minorEastAsia"/>
                <w:kern w:val="0"/>
                <w:szCs w:val="21"/>
              </w:rPr>
            </w:pPr>
            <w:r>
              <w:rPr>
                <w:rFonts w:hint="eastAsia"/>
              </w:rPr>
              <w:t>8、单独进行减值测试的应收款项减值准备转回；</w:t>
            </w:r>
          </w:p>
        </w:tc>
        <w:tc>
          <w:tcPr>
            <w:tcW w:w="1333" w:type="dxa"/>
            <w:vAlign w:val="center"/>
          </w:tcPr>
          <w:p w14:paraId="7CABC7D8">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0AF615A8">
            <w:pPr>
              <w:widowControl/>
              <w:spacing w:line="400" w:lineRule="exact"/>
              <w:jc w:val="right"/>
              <w:rPr>
                <w:rFonts w:hint="eastAsia" w:cs="Arial" w:asciiTheme="minorEastAsia" w:hAnsiTheme="minorEastAsia" w:eastAsiaTheme="minorEastAsia"/>
                <w:kern w:val="0"/>
                <w:szCs w:val="21"/>
              </w:rPr>
            </w:pPr>
          </w:p>
        </w:tc>
      </w:tr>
      <w:tr w14:paraId="714C83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13E5A28C">
            <w:pPr>
              <w:widowControl/>
              <w:spacing w:line="400" w:lineRule="exact"/>
              <w:rPr>
                <w:rFonts w:hint="eastAsia" w:cs="Arial" w:asciiTheme="minorEastAsia" w:hAnsiTheme="minorEastAsia" w:eastAsiaTheme="minorEastAsia"/>
                <w:kern w:val="0"/>
                <w:szCs w:val="21"/>
              </w:rPr>
            </w:pPr>
            <w:r>
              <w:rPr>
                <w:rFonts w:hint="eastAsia"/>
              </w:rPr>
              <w:t>9、企业取得子公司、联营企业及合营企业的投资成本小于取得投资时应享有被投资单位可辨认净资产公允价值产生的收益</w:t>
            </w:r>
          </w:p>
        </w:tc>
        <w:tc>
          <w:tcPr>
            <w:tcW w:w="1333" w:type="dxa"/>
            <w:vAlign w:val="center"/>
          </w:tcPr>
          <w:p w14:paraId="58F011E4">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4873DE3">
            <w:pPr>
              <w:widowControl/>
              <w:spacing w:line="400" w:lineRule="exact"/>
              <w:jc w:val="right"/>
              <w:rPr>
                <w:rFonts w:hint="eastAsia" w:cs="Arial" w:asciiTheme="minorEastAsia" w:hAnsiTheme="minorEastAsia" w:eastAsiaTheme="minorEastAsia"/>
                <w:kern w:val="0"/>
                <w:szCs w:val="21"/>
              </w:rPr>
            </w:pPr>
          </w:p>
        </w:tc>
      </w:tr>
      <w:tr w14:paraId="2E4B2C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01F2B955">
            <w:pPr>
              <w:widowControl/>
              <w:spacing w:line="400" w:lineRule="exact"/>
              <w:rPr>
                <w:rFonts w:hint="eastAsia" w:cs="Arial" w:asciiTheme="minorEastAsia" w:hAnsiTheme="minorEastAsia" w:eastAsiaTheme="minorEastAsia"/>
                <w:kern w:val="0"/>
                <w:szCs w:val="21"/>
              </w:rPr>
            </w:pPr>
            <w:r>
              <w:rPr>
                <w:rFonts w:hint="eastAsia"/>
              </w:rPr>
              <w:t>10、同一控制下企业合并产生的子公司期初至合并日的当期净损益；</w:t>
            </w:r>
          </w:p>
        </w:tc>
        <w:tc>
          <w:tcPr>
            <w:tcW w:w="1333" w:type="dxa"/>
            <w:vAlign w:val="center"/>
          </w:tcPr>
          <w:p w14:paraId="489244D0">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3B7307CB">
            <w:pPr>
              <w:widowControl/>
              <w:spacing w:line="400" w:lineRule="exact"/>
              <w:jc w:val="right"/>
              <w:rPr>
                <w:rFonts w:hint="eastAsia" w:cs="Arial" w:asciiTheme="minorEastAsia" w:hAnsiTheme="minorEastAsia" w:eastAsiaTheme="minorEastAsia"/>
                <w:kern w:val="0"/>
                <w:szCs w:val="21"/>
              </w:rPr>
            </w:pPr>
          </w:p>
        </w:tc>
      </w:tr>
      <w:tr w14:paraId="4D1ECC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222FD436">
            <w:pPr>
              <w:widowControl/>
              <w:spacing w:line="400" w:lineRule="exact"/>
              <w:rPr>
                <w:rFonts w:hint="eastAsia" w:cs="Arial" w:asciiTheme="minorEastAsia" w:hAnsiTheme="minorEastAsia" w:eastAsiaTheme="minorEastAsia"/>
                <w:kern w:val="0"/>
                <w:szCs w:val="21"/>
              </w:rPr>
            </w:pPr>
            <w:r>
              <w:rPr>
                <w:rFonts w:hint="eastAsia"/>
              </w:rPr>
              <w:t>11、非货币性资产交换损益；</w:t>
            </w:r>
          </w:p>
        </w:tc>
        <w:tc>
          <w:tcPr>
            <w:tcW w:w="1333" w:type="dxa"/>
            <w:vAlign w:val="center"/>
          </w:tcPr>
          <w:p w14:paraId="505DA1BB">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9B2D286">
            <w:pPr>
              <w:widowControl/>
              <w:spacing w:line="400" w:lineRule="exact"/>
              <w:jc w:val="right"/>
              <w:rPr>
                <w:rFonts w:hint="eastAsia" w:cs="Arial" w:asciiTheme="minorEastAsia" w:hAnsiTheme="minorEastAsia" w:eastAsiaTheme="minorEastAsia"/>
                <w:kern w:val="0"/>
                <w:szCs w:val="21"/>
              </w:rPr>
            </w:pPr>
          </w:p>
        </w:tc>
      </w:tr>
      <w:tr w14:paraId="08EF83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4FBAF598">
            <w:pPr>
              <w:widowControl/>
              <w:spacing w:line="400" w:lineRule="exact"/>
              <w:rPr>
                <w:rFonts w:hint="eastAsia" w:cs="Arial" w:asciiTheme="minorEastAsia" w:hAnsiTheme="minorEastAsia" w:eastAsiaTheme="minorEastAsia"/>
                <w:spacing w:val="-6"/>
                <w:kern w:val="0"/>
                <w:szCs w:val="21"/>
              </w:rPr>
            </w:pPr>
            <w:r>
              <w:rPr>
                <w:rFonts w:hint="eastAsia"/>
              </w:rPr>
              <w:t>12、债务重组损益；</w:t>
            </w:r>
          </w:p>
        </w:tc>
        <w:tc>
          <w:tcPr>
            <w:tcW w:w="1333" w:type="dxa"/>
            <w:vAlign w:val="center"/>
          </w:tcPr>
          <w:p w14:paraId="3938663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54709996">
            <w:pPr>
              <w:widowControl/>
              <w:spacing w:line="400" w:lineRule="exact"/>
              <w:jc w:val="right"/>
              <w:rPr>
                <w:rFonts w:hint="eastAsia" w:cs="Arial" w:asciiTheme="minorEastAsia" w:hAnsiTheme="minorEastAsia" w:eastAsiaTheme="minorEastAsia"/>
                <w:kern w:val="0"/>
                <w:szCs w:val="21"/>
              </w:rPr>
            </w:pPr>
          </w:p>
        </w:tc>
      </w:tr>
      <w:tr w14:paraId="520FAF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0696FDEF">
            <w:pPr>
              <w:widowControl/>
              <w:spacing w:line="400" w:lineRule="exact"/>
              <w:rPr>
                <w:rFonts w:hint="eastAsia" w:cs="Arial" w:asciiTheme="minorEastAsia" w:hAnsiTheme="minorEastAsia" w:eastAsiaTheme="minorEastAsia"/>
                <w:kern w:val="0"/>
                <w:szCs w:val="21"/>
              </w:rPr>
            </w:pPr>
            <w:r>
              <w:rPr>
                <w:rFonts w:hint="eastAsia"/>
              </w:rPr>
              <w:t>13、企业因相关经营活动不再持续而发生的一次性费用，如安置职工的支出等；</w:t>
            </w:r>
          </w:p>
        </w:tc>
        <w:tc>
          <w:tcPr>
            <w:tcW w:w="1333" w:type="dxa"/>
            <w:vAlign w:val="center"/>
          </w:tcPr>
          <w:p w14:paraId="6FD2C0CD">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67183C3D">
            <w:pPr>
              <w:widowControl/>
              <w:spacing w:line="400" w:lineRule="exact"/>
              <w:jc w:val="right"/>
              <w:rPr>
                <w:rFonts w:hint="eastAsia" w:cs="Arial" w:asciiTheme="minorEastAsia" w:hAnsiTheme="minorEastAsia" w:eastAsiaTheme="minorEastAsia"/>
                <w:kern w:val="0"/>
                <w:szCs w:val="21"/>
              </w:rPr>
            </w:pPr>
          </w:p>
        </w:tc>
      </w:tr>
      <w:tr w14:paraId="5A0C5B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23C510BE">
            <w:pPr>
              <w:widowControl/>
              <w:spacing w:line="400" w:lineRule="exact"/>
              <w:rPr>
                <w:rFonts w:hint="eastAsia" w:cs="Arial" w:asciiTheme="minorEastAsia" w:hAnsiTheme="minorEastAsia" w:eastAsiaTheme="minorEastAsia"/>
                <w:kern w:val="0"/>
                <w:szCs w:val="21"/>
              </w:rPr>
            </w:pPr>
            <w:r>
              <w:rPr>
                <w:rFonts w:hint="eastAsia"/>
              </w:rPr>
              <w:t>14、因税收、会计等法律、法规的调整对当期损益产生的一次性影响；</w:t>
            </w:r>
          </w:p>
        </w:tc>
        <w:tc>
          <w:tcPr>
            <w:tcW w:w="1333" w:type="dxa"/>
            <w:vAlign w:val="center"/>
          </w:tcPr>
          <w:p w14:paraId="7309843B">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C11F51F">
            <w:pPr>
              <w:widowControl/>
              <w:spacing w:line="400" w:lineRule="exact"/>
              <w:jc w:val="right"/>
              <w:rPr>
                <w:rFonts w:hint="eastAsia" w:cs="Arial" w:asciiTheme="minorEastAsia" w:hAnsiTheme="minorEastAsia" w:eastAsiaTheme="minorEastAsia"/>
                <w:kern w:val="0"/>
                <w:szCs w:val="21"/>
              </w:rPr>
            </w:pPr>
          </w:p>
        </w:tc>
      </w:tr>
      <w:tr w14:paraId="77508EA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25" w:hRule="atLeast"/>
          <w:jc w:val="center"/>
        </w:trPr>
        <w:tc>
          <w:tcPr>
            <w:tcW w:w="6539" w:type="dxa"/>
          </w:tcPr>
          <w:p w14:paraId="3BAA747B">
            <w:pPr>
              <w:widowControl/>
              <w:spacing w:line="400" w:lineRule="exact"/>
              <w:rPr>
                <w:rFonts w:hint="eastAsia" w:cs="Arial" w:asciiTheme="minorEastAsia" w:hAnsiTheme="minorEastAsia" w:eastAsiaTheme="minorEastAsia"/>
                <w:kern w:val="0"/>
                <w:szCs w:val="21"/>
              </w:rPr>
            </w:pPr>
            <w:r>
              <w:rPr>
                <w:rFonts w:hint="eastAsia"/>
              </w:rPr>
              <w:t>15、因取消、修改股权激励计划一次性确认的股份支付费；</w:t>
            </w:r>
          </w:p>
        </w:tc>
        <w:tc>
          <w:tcPr>
            <w:tcW w:w="1333" w:type="dxa"/>
            <w:vAlign w:val="center"/>
          </w:tcPr>
          <w:p w14:paraId="4BB8328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6A5E82D1">
            <w:pPr>
              <w:widowControl/>
              <w:spacing w:line="400" w:lineRule="exact"/>
              <w:jc w:val="right"/>
              <w:rPr>
                <w:rFonts w:hint="eastAsia" w:cs="Arial" w:asciiTheme="minorEastAsia" w:hAnsiTheme="minorEastAsia" w:eastAsiaTheme="minorEastAsia"/>
                <w:kern w:val="0"/>
                <w:szCs w:val="21"/>
              </w:rPr>
            </w:pPr>
          </w:p>
        </w:tc>
      </w:tr>
      <w:tr w14:paraId="617B81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40" w:hRule="atLeast"/>
          <w:jc w:val="center"/>
        </w:trPr>
        <w:tc>
          <w:tcPr>
            <w:tcW w:w="6539" w:type="dxa"/>
          </w:tcPr>
          <w:p w14:paraId="5A8DC1C7">
            <w:pPr>
              <w:widowControl/>
              <w:spacing w:line="400" w:lineRule="exact"/>
              <w:rPr>
                <w:rFonts w:hint="eastAsia" w:cs="Arial" w:asciiTheme="minorEastAsia" w:hAnsiTheme="minorEastAsia" w:eastAsiaTheme="minorEastAsia"/>
                <w:kern w:val="0"/>
                <w:szCs w:val="21"/>
              </w:rPr>
            </w:pPr>
            <w:r>
              <w:rPr>
                <w:rFonts w:hint="eastAsia"/>
              </w:rPr>
              <w:t>16、对于现金结算的股份支付，在可行权日之后，应付职工薪酬的公允价值变动产生的损益；</w:t>
            </w:r>
          </w:p>
        </w:tc>
        <w:tc>
          <w:tcPr>
            <w:tcW w:w="1333" w:type="dxa"/>
            <w:vAlign w:val="center"/>
          </w:tcPr>
          <w:p w14:paraId="25C5128C">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0CC9218B">
            <w:pPr>
              <w:widowControl/>
              <w:spacing w:line="400" w:lineRule="exact"/>
              <w:jc w:val="right"/>
              <w:rPr>
                <w:rFonts w:hint="eastAsia" w:cs="Arial" w:asciiTheme="minorEastAsia" w:hAnsiTheme="minorEastAsia" w:eastAsiaTheme="minorEastAsia"/>
                <w:kern w:val="0"/>
                <w:szCs w:val="21"/>
              </w:rPr>
            </w:pPr>
          </w:p>
        </w:tc>
      </w:tr>
      <w:tr w14:paraId="4B71C8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235731E0">
            <w:pPr>
              <w:widowControl/>
              <w:spacing w:line="400" w:lineRule="exact"/>
              <w:rPr>
                <w:rFonts w:hint="eastAsia" w:cs="Arial" w:asciiTheme="minorEastAsia" w:hAnsiTheme="minorEastAsia" w:eastAsiaTheme="minorEastAsia"/>
                <w:kern w:val="0"/>
                <w:szCs w:val="21"/>
              </w:rPr>
            </w:pPr>
            <w:r>
              <w:rPr>
                <w:rFonts w:hint="eastAsia"/>
              </w:rPr>
              <w:t>17、采用公允价值模式进行后续计量的投资性房地产公允价值变动产生的损益；</w:t>
            </w:r>
          </w:p>
        </w:tc>
        <w:tc>
          <w:tcPr>
            <w:tcW w:w="1333" w:type="dxa"/>
            <w:vAlign w:val="center"/>
          </w:tcPr>
          <w:p w14:paraId="61164396">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534C59A6">
            <w:pPr>
              <w:widowControl/>
              <w:spacing w:line="400" w:lineRule="exact"/>
              <w:jc w:val="right"/>
              <w:rPr>
                <w:rFonts w:hint="eastAsia" w:cs="Arial" w:asciiTheme="minorEastAsia" w:hAnsiTheme="minorEastAsia" w:eastAsiaTheme="minorEastAsia"/>
                <w:kern w:val="0"/>
                <w:szCs w:val="21"/>
              </w:rPr>
            </w:pPr>
          </w:p>
        </w:tc>
      </w:tr>
      <w:tr w14:paraId="6FFAF3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7A6CCC5F">
            <w:pPr>
              <w:widowControl/>
              <w:spacing w:line="400" w:lineRule="exact"/>
              <w:rPr>
                <w:rFonts w:hint="eastAsia" w:cs="Arial" w:asciiTheme="minorEastAsia" w:hAnsiTheme="minorEastAsia" w:eastAsiaTheme="minorEastAsia"/>
                <w:kern w:val="0"/>
                <w:szCs w:val="21"/>
              </w:rPr>
            </w:pPr>
            <w:r>
              <w:rPr>
                <w:rFonts w:hint="eastAsia"/>
              </w:rPr>
              <w:t>18、交易价格显失公允的交易产生的收益；</w:t>
            </w:r>
          </w:p>
        </w:tc>
        <w:tc>
          <w:tcPr>
            <w:tcW w:w="1333" w:type="dxa"/>
            <w:vAlign w:val="center"/>
          </w:tcPr>
          <w:p w14:paraId="190AF928">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413CD92">
            <w:pPr>
              <w:widowControl/>
              <w:spacing w:line="400" w:lineRule="exact"/>
              <w:jc w:val="right"/>
              <w:rPr>
                <w:rFonts w:hint="eastAsia" w:cs="Arial" w:asciiTheme="minorEastAsia" w:hAnsiTheme="minorEastAsia" w:eastAsiaTheme="minorEastAsia"/>
                <w:kern w:val="0"/>
                <w:szCs w:val="21"/>
              </w:rPr>
            </w:pPr>
          </w:p>
        </w:tc>
      </w:tr>
      <w:tr w14:paraId="421C61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4098D22">
            <w:pPr>
              <w:widowControl/>
              <w:spacing w:line="400" w:lineRule="exact"/>
              <w:rPr>
                <w:rFonts w:hint="eastAsia" w:cs="Arial" w:asciiTheme="minorEastAsia" w:hAnsiTheme="minorEastAsia" w:eastAsiaTheme="minorEastAsia"/>
                <w:kern w:val="0"/>
                <w:szCs w:val="21"/>
              </w:rPr>
            </w:pPr>
            <w:r>
              <w:rPr>
                <w:rFonts w:hint="eastAsia"/>
              </w:rPr>
              <w:t>19、与公司正常经营业务无关的或有事项产生的损益；</w:t>
            </w:r>
          </w:p>
        </w:tc>
        <w:tc>
          <w:tcPr>
            <w:tcW w:w="1333" w:type="dxa"/>
            <w:vAlign w:val="center"/>
          </w:tcPr>
          <w:p w14:paraId="30A83282">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1813F8D2">
            <w:pPr>
              <w:widowControl/>
              <w:spacing w:line="400" w:lineRule="exact"/>
              <w:jc w:val="right"/>
              <w:rPr>
                <w:rFonts w:hint="eastAsia" w:cs="Arial" w:asciiTheme="minorEastAsia" w:hAnsiTheme="minorEastAsia" w:eastAsiaTheme="minorEastAsia"/>
                <w:kern w:val="0"/>
                <w:szCs w:val="21"/>
              </w:rPr>
            </w:pPr>
          </w:p>
        </w:tc>
      </w:tr>
      <w:tr w14:paraId="085720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41037103">
            <w:pPr>
              <w:widowControl/>
              <w:spacing w:line="400" w:lineRule="exact"/>
              <w:jc w:val="left"/>
              <w:rPr>
                <w:rFonts w:hint="eastAsia" w:cs="Arial" w:asciiTheme="minorEastAsia" w:hAnsiTheme="minorEastAsia" w:eastAsiaTheme="minorEastAsia"/>
                <w:bCs/>
                <w:kern w:val="0"/>
                <w:szCs w:val="21"/>
              </w:rPr>
            </w:pPr>
            <w:r>
              <w:rPr>
                <w:rFonts w:hint="eastAsia"/>
              </w:rPr>
              <w:t>20、受托经营取得的托管费收入；</w:t>
            </w:r>
          </w:p>
        </w:tc>
        <w:tc>
          <w:tcPr>
            <w:tcW w:w="1333" w:type="dxa"/>
            <w:vAlign w:val="center"/>
          </w:tcPr>
          <w:p w14:paraId="208BD0C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B828AED">
            <w:pPr>
              <w:widowControl/>
              <w:spacing w:line="400" w:lineRule="exact"/>
              <w:jc w:val="right"/>
              <w:rPr>
                <w:rFonts w:hint="eastAsia" w:cs="Arial" w:asciiTheme="minorEastAsia" w:hAnsiTheme="minorEastAsia" w:eastAsiaTheme="minorEastAsia"/>
                <w:kern w:val="0"/>
                <w:szCs w:val="21"/>
              </w:rPr>
            </w:pPr>
          </w:p>
        </w:tc>
      </w:tr>
      <w:tr w14:paraId="0BA697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6E4A7CE0">
            <w:pPr>
              <w:widowControl/>
              <w:spacing w:line="400" w:lineRule="exact"/>
              <w:jc w:val="left"/>
              <w:rPr>
                <w:rFonts w:hint="eastAsia" w:cs="Arial" w:asciiTheme="minorEastAsia" w:hAnsiTheme="minorEastAsia" w:eastAsiaTheme="minorEastAsia"/>
                <w:bCs/>
                <w:kern w:val="0"/>
                <w:szCs w:val="21"/>
              </w:rPr>
            </w:pPr>
            <w:r>
              <w:rPr>
                <w:rFonts w:hint="eastAsia"/>
              </w:rPr>
              <w:t>21、除上述各项之外的其他营业外收入和支出。</w:t>
            </w:r>
          </w:p>
        </w:tc>
        <w:tc>
          <w:tcPr>
            <w:tcW w:w="1333" w:type="dxa"/>
            <w:vAlign w:val="center"/>
          </w:tcPr>
          <w:p w14:paraId="3127E0B0">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5,999,828.65 </w:t>
            </w:r>
          </w:p>
        </w:tc>
        <w:tc>
          <w:tcPr>
            <w:tcW w:w="1427" w:type="dxa"/>
            <w:vAlign w:val="center"/>
          </w:tcPr>
          <w:p w14:paraId="0AB3AF58">
            <w:pPr>
              <w:widowControl/>
              <w:spacing w:line="400" w:lineRule="exact"/>
              <w:jc w:val="right"/>
              <w:rPr>
                <w:rFonts w:hint="eastAsia" w:cs="Arial" w:asciiTheme="minorEastAsia" w:hAnsiTheme="minorEastAsia" w:eastAsiaTheme="minorEastAsia"/>
                <w:kern w:val="0"/>
                <w:szCs w:val="21"/>
              </w:rPr>
            </w:pPr>
          </w:p>
        </w:tc>
      </w:tr>
      <w:tr w14:paraId="296518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76F5BCDE">
            <w:pPr>
              <w:widowControl/>
              <w:spacing w:line="400" w:lineRule="exact"/>
              <w:jc w:val="left"/>
              <w:rPr>
                <w:rFonts w:hint="eastAsia" w:cs="Arial" w:asciiTheme="minorEastAsia" w:hAnsiTheme="minorEastAsia" w:eastAsiaTheme="minorEastAsia"/>
                <w:bCs/>
                <w:kern w:val="0"/>
                <w:szCs w:val="21"/>
              </w:rPr>
            </w:pPr>
            <w:r>
              <w:rPr>
                <w:rFonts w:hint="eastAsia"/>
              </w:rPr>
              <w:t>22、其他符合非经常性损益定义的损益项目</w:t>
            </w:r>
          </w:p>
        </w:tc>
        <w:tc>
          <w:tcPr>
            <w:tcW w:w="1333" w:type="dxa"/>
            <w:vAlign w:val="center"/>
          </w:tcPr>
          <w:p w14:paraId="086AB87C">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p>
        </w:tc>
        <w:tc>
          <w:tcPr>
            <w:tcW w:w="1427" w:type="dxa"/>
            <w:vAlign w:val="center"/>
          </w:tcPr>
          <w:p w14:paraId="1DFD7843">
            <w:pPr>
              <w:widowControl/>
              <w:spacing w:line="400" w:lineRule="exact"/>
              <w:jc w:val="right"/>
              <w:rPr>
                <w:rFonts w:hint="eastAsia" w:cs="Arial" w:asciiTheme="minorEastAsia" w:hAnsiTheme="minorEastAsia" w:eastAsiaTheme="minorEastAsia"/>
                <w:kern w:val="0"/>
                <w:szCs w:val="21"/>
              </w:rPr>
            </w:pPr>
          </w:p>
        </w:tc>
      </w:tr>
      <w:tr w14:paraId="02166D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1637525">
            <w:pPr>
              <w:widowControl/>
              <w:spacing w:line="400" w:lineRule="exact"/>
              <w:jc w:val="left"/>
              <w:rPr>
                <w:rFonts w:hint="eastAsia" w:cs="Arial" w:asciiTheme="minorEastAsia" w:hAnsiTheme="minorEastAsia" w:eastAsiaTheme="minorEastAsia"/>
                <w:bCs/>
                <w:kern w:val="0"/>
                <w:szCs w:val="21"/>
              </w:rPr>
            </w:pPr>
            <w:r>
              <w:rPr>
                <w:rFonts w:hint="eastAsia"/>
              </w:rPr>
              <w:t>扣除所得税前非经常性损益合计</w:t>
            </w:r>
          </w:p>
        </w:tc>
        <w:tc>
          <w:tcPr>
            <w:tcW w:w="1333" w:type="dxa"/>
            <w:vAlign w:val="center"/>
          </w:tcPr>
          <w:p w14:paraId="08F6FF5B">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7,879,964.77 </w:t>
            </w:r>
          </w:p>
        </w:tc>
        <w:tc>
          <w:tcPr>
            <w:tcW w:w="1427" w:type="dxa"/>
            <w:vAlign w:val="center"/>
          </w:tcPr>
          <w:p w14:paraId="2D0A50D2">
            <w:pPr>
              <w:keepNext w:val="0"/>
              <w:keepLines w:val="0"/>
              <w:widowControl/>
              <w:suppressLineNumbers w:val="0"/>
              <w:jc w:val="right"/>
              <w:textAlignment w:val="center"/>
              <w:rPr>
                <w:rFonts w:hint="eastAsia" w:cs="Arial" w:asciiTheme="minorEastAsia" w:hAnsiTheme="minorEastAsia" w:eastAsiaTheme="minorEastAsia"/>
                <w:kern w:val="0"/>
                <w:szCs w:val="21"/>
              </w:rPr>
            </w:pPr>
          </w:p>
        </w:tc>
      </w:tr>
      <w:tr w14:paraId="456119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18F87913">
            <w:pPr>
              <w:widowControl/>
              <w:spacing w:line="400" w:lineRule="exact"/>
              <w:jc w:val="left"/>
              <w:rPr>
                <w:rFonts w:hint="eastAsia" w:cs="Arial" w:asciiTheme="minorEastAsia" w:hAnsiTheme="minorEastAsia" w:eastAsiaTheme="minorEastAsia"/>
                <w:bCs/>
                <w:kern w:val="0"/>
                <w:szCs w:val="21"/>
              </w:rPr>
            </w:pPr>
            <w:r>
              <w:rPr>
                <w:rFonts w:hint="eastAsia"/>
              </w:rPr>
              <w:t>减：所得税影响金额</w:t>
            </w:r>
          </w:p>
        </w:tc>
        <w:tc>
          <w:tcPr>
            <w:tcW w:w="1333" w:type="dxa"/>
            <w:vAlign w:val="center"/>
          </w:tcPr>
          <w:p w14:paraId="2EE01055">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1,206,717.99 </w:t>
            </w:r>
          </w:p>
        </w:tc>
        <w:tc>
          <w:tcPr>
            <w:tcW w:w="1427" w:type="dxa"/>
            <w:vAlign w:val="center"/>
          </w:tcPr>
          <w:p w14:paraId="0C2682DE">
            <w:pPr>
              <w:widowControl/>
              <w:spacing w:line="400" w:lineRule="exact"/>
              <w:jc w:val="right"/>
              <w:rPr>
                <w:rFonts w:hint="eastAsia" w:cs="Arial" w:asciiTheme="minorEastAsia" w:hAnsiTheme="minorEastAsia" w:eastAsiaTheme="minorEastAsia"/>
                <w:kern w:val="0"/>
                <w:szCs w:val="21"/>
              </w:rPr>
            </w:pPr>
          </w:p>
        </w:tc>
      </w:tr>
      <w:tr w14:paraId="09C36F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6452A54E">
            <w:pPr>
              <w:widowControl/>
              <w:spacing w:line="400" w:lineRule="exact"/>
              <w:jc w:val="left"/>
              <w:rPr>
                <w:rFonts w:hint="eastAsia" w:eastAsia="宋体" w:cs="Arial" w:asciiTheme="minorEastAsia" w:hAnsiTheme="minorEastAsia"/>
                <w:bCs/>
                <w:kern w:val="0"/>
                <w:szCs w:val="21"/>
                <w:lang w:eastAsia="zh-CN"/>
              </w:rPr>
            </w:pPr>
            <w:r>
              <w:rPr>
                <w:rFonts w:hint="eastAsia"/>
              </w:rPr>
              <w:t>扣除所得税后非经常性损益合计</w:t>
            </w:r>
          </w:p>
        </w:tc>
        <w:tc>
          <w:tcPr>
            <w:tcW w:w="1333" w:type="dxa"/>
            <w:vAlign w:val="center"/>
          </w:tcPr>
          <w:p w14:paraId="04978880">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6,673,246.78 </w:t>
            </w:r>
          </w:p>
        </w:tc>
        <w:tc>
          <w:tcPr>
            <w:tcW w:w="1427" w:type="dxa"/>
            <w:vAlign w:val="center"/>
          </w:tcPr>
          <w:p w14:paraId="2AFA53C1">
            <w:pPr>
              <w:widowControl/>
              <w:spacing w:line="400" w:lineRule="exact"/>
              <w:jc w:val="right"/>
              <w:rPr>
                <w:rFonts w:hint="eastAsia" w:cs="Arial" w:asciiTheme="minorEastAsia" w:hAnsiTheme="minorEastAsia" w:eastAsiaTheme="minorEastAsia"/>
                <w:kern w:val="0"/>
                <w:szCs w:val="21"/>
              </w:rPr>
            </w:pPr>
          </w:p>
        </w:tc>
      </w:tr>
      <w:tr w14:paraId="50D2B8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187D77B1">
            <w:pPr>
              <w:widowControl/>
              <w:spacing w:line="400" w:lineRule="exact"/>
              <w:jc w:val="left"/>
              <w:rPr>
                <w:rFonts w:hint="eastAsia" w:cs="Arial" w:asciiTheme="minorEastAsia" w:hAnsiTheme="minorEastAsia" w:eastAsiaTheme="minorEastAsia"/>
                <w:kern w:val="0"/>
                <w:szCs w:val="21"/>
              </w:rPr>
            </w:pPr>
            <w:r>
              <w:rPr>
                <w:rFonts w:hint="eastAsia"/>
              </w:rPr>
              <w:t>少数股东损益影响数（亏损以“-”表示）</w:t>
            </w:r>
          </w:p>
        </w:tc>
        <w:tc>
          <w:tcPr>
            <w:tcW w:w="1333" w:type="dxa"/>
            <w:vAlign w:val="center"/>
          </w:tcPr>
          <w:p w14:paraId="0C255E7C">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241,955.75 </w:t>
            </w:r>
          </w:p>
        </w:tc>
        <w:tc>
          <w:tcPr>
            <w:tcW w:w="1427" w:type="dxa"/>
            <w:vAlign w:val="center"/>
          </w:tcPr>
          <w:p w14:paraId="2C0937BA">
            <w:pPr>
              <w:widowControl/>
              <w:spacing w:line="400" w:lineRule="exact"/>
              <w:jc w:val="right"/>
              <w:rPr>
                <w:rFonts w:hint="eastAsia" w:cs="Arial" w:asciiTheme="minorEastAsia" w:hAnsiTheme="minorEastAsia" w:eastAsiaTheme="minorEastAsia"/>
                <w:kern w:val="0"/>
                <w:szCs w:val="21"/>
              </w:rPr>
            </w:pPr>
          </w:p>
        </w:tc>
      </w:tr>
      <w:tr w14:paraId="5CCB16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2C128C1B">
            <w:pPr>
              <w:widowControl/>
              <w:spacing w:line="400" w:lineRule="exact"/>
              <w:jc w:val="left"/>
              <w:rPr>
                <w:rFonts w:hint="eastAsia" w:cs="Arial" w:asciiTheme="minorEastAsia" w:hAnsiTheme="minorEastAsia" w:eastAsiaTheme="minorEastAsia"/>
                <w:kern w:val="0"/>
                <w:szCs w:val="21"/>
              </w:rPr>
            </w:pPr>
            <w:r>
              <w:rPr>
                <w:rFonts w:hint="eastAsia"/>
              </w:rPr>
              <w:t>归属于母公司所有者的非经常性损益净利润额</w:t>
            </w:r>
          </w:p>
        </w:tc>
        <w:tc>
          <w:tcPr>
            <w:tcW w:w="1333" w:type="dxa"/>
            <w:vAlign w:val="center"/>
          </w:tcPr>
          <w:p w14:paraId="7FCFA171">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6,431,291.03 </w:t>
            </w:r>
          </w:p>
        </w:tc>
        <w:tc>
          <w:tcPr>
            <w:tcW w:w="1427" w:type="dxa"/>
            <w:vAlign w:val="center"/>
          </w:tcPr>
          <w:p w14:paraId="2C8AF72C">
            <w:pPr>
              <w:widowControl/>
              <w:spacing w:line="400" w:lineRule="exact"/>
              <w:jc w:val="right"/>
              <w:rPr>
                <w:rFonts w:hint="eastAsia" w:cs="Arial" w:asciiTheme="minorEastAsia" w:hAnsiTheme="minorEastAsia" w:eastAsiaTheme="minorEastAsia"/>
                <w:kern w:val="0"/>
                <w:szCs w:val="21"/>
              </w:rPr>
            </w:pPr>
          </w:p>
        </w:tc>
      </w:tr>
    </w:tbl>
    <w:p w14:paraId="11FF6D0B">
      <w:pPr>
        <w:autoSpaceDE w:val="0"/>
        <w:autoSpaceDN w:val="0"/>
        <w:adjustRightInd w:val="0"/>
        <w:spacing w:line="400" w:lineRule="exact"/>
        <w:ind w:left="482"/>
        <w:jc w:val="left"/>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w:t>
      </w:r>
      <w:r>
        <w:rPr>
          <w:rFonts w:cs="Arial" w:asciiTheme="minorEastAsia" w:hAnsiTheme="minorEastAsia" w:eastAsiaTheme="minorEastAsia"/>
          <w:b/>
          <w:szCs w:val="21"/>
        </w:rPr>
        <w:t>、净资产收益率及每股收益</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360"/>
        <w:gridCol w:w="1843"/>
        <w:gridCol w:w="1559"/>
        <w:gridCol w:w="1452"/>
      </w:tblGrid>
      <w:tr w14:paraId="23E656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4360" w:type="dxa"/>
            <w:vMerge w:val="restart"/>
            <w:vAlign w:val="center"/>
          </w:tcPr>
          <w:p w14:paraId="0C8C042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报告期利润</w:t>
            </w:r>
          </w:p>
        </w:tc>
        <w:tc>
          <w:tcPr>
            <w:tcW w:w="1843" w:type="dxa"/>
            <w:vMerge w:val="restart"/>
            <w:noWrap/>
            <w:vAlign w:val="center"/>
          </w:tcPr>
          <w:p w14:paraId="485FEAE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加权平均净资产</w:t>
            </w:r>
          </w:p>
          <w:p w14:paraId="45BE6B5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收益率</w:t>
            </w:r>
            <w:r>
              <w:rPr>
                <w:rFonts w:hint="eastAsia" w:cs="Arial" w:asciiTheme="minorEastAsia" w:hAnsiTheme="minorEastAsia" w:eastAsiaTheme="minorEastAsia"/>
                <w:kern w:val="0"/>
                <w:szCs w:val="21"/>
              </w:rPr>
              <w:t>（%）</w:t>
            </w:r>
          </w:p>
        </w:tc>
        <w:tc>
          <w:tcPr>
            <w:tcW w:w="3011" w:type="dxa"/>
            <w:gridSpan w:val="2"/>
            <w:noWrap/>
            <w:vAlign w:val="center"/>
          </w:tcPr>
          <w:p w14:paraId="1F05779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每股收益</w:t>
            </w:r>
          </w:p>
        </w:tc>
      </w:tr>
      <w:tr w14:paraId="3F88ED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4360" w:type="dxa"/>
            <w:vMerge w:val="continue"/>
            <w:vAlign w:val="center"/>
          </w:tcPr>
          <w:p w14:paraId="7BDE9F37">
            <w:pPr>
              <w:widowControl/>
              <w:spacing w:line="400" w:lineRule="exact"/>
              <w:jc w:val="center"/>
              <w:rPr>
                <w:rFonts w:hint="eastAsia" w:cs="Arial" w:asciiTheme="minorEastAsia" w:hAnsiTheme="minorEastAsia" w:eastAsiaTheme="minorEastAsia"/>
                <w:kern w:val="0"/>
                <w:szCs w:val="21"/>
              </w:rPr>
            </w:pPr>
          </w:p>
        </w:tc>
        <w:tc>
          <w:tcPr>
            <w:tcW w:w="1843" w:type="dxa"/>
            <w:vMerge w:val="continue"/>
            <w:noWrap/>
            <w:vAlign w:val="center"/>
          </w:tcPr>
          <w:p w14:paraId="3E4409E4">
            <w:pPr>
              <w:widowControl/>
              <w:spacing w:line="400" w:lineRule="exact"/>
              <w:jc w:val="center"/>
              <w:rPr>
                <w:rFonts w:hint="eastAsia" w:cs="Arial" w:asciiTheme="minorEastAsia" w:hAnsiTheme="minorEastAsia" w:eastAsiaTheme="minorEastAsia"/>
                <w:kern w:val="0"/>
                <w:szCs w:val="21"/>
              </w:rPr>
            </w:pPr>
          </w:p>
        </w:tc>
        <w:tc>
          <w:tcPr>
            <w:tcW w:w="1559" w:type="dxa"/>
            <w:vAlign w:val="center"/>
          </w:tcPr>
          <w:p w14:paraId="6C6784C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基本每股收益</w:t>
            </w:r>
          </w:p>
        </w:tc>
        <w:tc>
          <w:tcPr>
            <w:tcW w:w="1452" w:type="dxa"/>
            <w:vAlign w:val="center"/>
          </w:tcPr>
          <w:p w14:paraId="1D26B96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稀释每股收益</w:t>
            </w:r>
          </w:p>
        </w:tc>
      </w:tr>
      <w:tr w14:paraId="0074CC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4360" w:type="dxa"/>
            <w:vAlign w:val="center"/>
          </w:tcPr>
          <w:p w14:paraId="6DB4995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归属于公司普通股股东的净利润</w:t>
            </w:r>
          </w:p>
        </w:tc>
        <w:tc>
          <w:tcPr>
            <w:tcW w:w="1843" w:type="dxa"/>
            <w:noWrap/>
            <w:vAlign w:val="center"/>
          </w:tcPr>
          <w:p w14:paraId="63BB534D">
            <w:pPr>
              <w:keepNext w:val="0"/>
              <w:keepLines w:val="0"/>
              <w:widowControl/>
              <w:suppressLineNumbers w:val="0"/>
              <w:jc w:val="right"/>
              <w:textAlignment w:val="center"/>
              <w:rPr>
                <w:rFonts w:hint="eastAsia"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-27.50%</w:t>
            </w:r>
          </w:p>
        </w:tc>
        <w:tc>
          <w:tcPr>
            <w:tcW w:w="1559" w:type="dxa"/>
            <w:noWrap/>
            <w:vAlign w:val="center"/>
          </w:tcPr>
          <w:p w14:paraId="0DEDDC1A">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w:hAnsi="Arial" w:eastAsia="宋体" w:cs="Arial"/>
                <w:i w:val="0"/>
                <w:iCs w:val="0"/>
                <w:color w:val="000000"/>
                <w:kern w:val="0"/>
                <w:sz w:val="20"/>
                <w:szCs w:val="20"/>
                <w:u w:val="none"/>
                <w:lang w:val="en-US" w:eastAsia="zh-CN" w:bidi="ar"/>
              </w:rPr>
              <w:t xml:space="preserve"> -0.2331 </w:t>
            </w:r>
          </w:p>
        </w:tc>
        <w:tc>
          <w:tcPr>
            <w:tcW w:w="1452" w:type="dxa"/>
            <w:shd w:val="clear" w:color="auto" w:fill="auto"/>
            <w:noWrap/>
            <w:vAlign w:val="center"/>
          </w:tcPr>
          <w:p w14:paraId="640F2305">
            <w:pPr>
              <w:keepNext w:val="0"/>
              <w:keepLines w:val="0"/>
              <w:widowControl/>
              <w:suppressLineNumbers w:val="0"/>
              <w:jc w:val="right"/>
              <w:textAlignment w:val="center"/>
              <w:rPr>
                <w:rFonts w:hint="eastAsia" w:ascii="Arial" w:hAnsi="Arial" w:eastAsia="宋体" w:cs="Arial"/>
                <w:i w:val="0"/>
                <w:iCs w:val="0"/>
                <w:color w:val="000000"/>
                <w:kern w:val="2"/>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 xml:space="preserve"> -0.2331 </w:t>
            </w:r>
          </w:p>
        </w:tc>
      </w:tr>
      <w:tr w14:paraId="1C425D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4360" w:type="dxa"/>
            <w:vAlign w:val="center"/>
          </w:tcPr>
          <w:p w14:paraId="78B5080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扣除非经常损益后归属于普通股股东的净利润</w:t>
            </w:r>
          </w:p>
        </w:tc>
        <w:tc>
          <w:tcPr>
            <w:tcW w:w="1843" w:type="dxa"/>
            <w:noWrap/>
            <w:vAlign w:val="center"/>
          </w:tcPr>
          <w:p w14:paraId="6F1955C1">
            <w:pPr>
              <w:keepNext w:val="0"/>
              <w:keepLines w:val="0"/>
              <w:widowControl/>
              <w:suppressLineNumbers w:val="0"/>
              <w:jc w:val="right"/>
              <w:textAlignment w:val="center"/>
              <w:rPr>
                <w:rFonts w:hint="eastAsia"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-28.02%</w:t>
            </w:r>
          </w:p>
        </w:tc>
        <w:tc>
          <w:tcPr>
            <w:tcW w:w="1559" w:type="dxa"/>
            <w:noWrap/>
            <w:vAlign w:val="center"/>
          </w:tcPr>
          <w:p w14:paraId="07F718D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w:hAnsi="Arial" w:eastAsia="宋体" w:cs="Arial"/>
                <w:i w:val="0"/>
                <w:iCs w:val="0"/>
                <w:color w:val="000000"/>
                <w:kern w:val="0"/>
                <w:sz w:val="20"/>
                <w:szCs w:val="20"/>
                <w:u w:val="none"/>
                <w:lang w:val="en-US" w:eastAsia="zh-CN" w:bidi="ar"/>
              </w:rPr>
              <w:t xml:space="preserve"> -0.2331 </w:t>
            </w:r>
          </w:p>
        </w:tc>
        <w:tc>
          <w:tcPr>
            <w:tcW w:w="1452" w:type="dxa"/>
            <w:shd w:val="clear" w:color="auto" w:fill="auto"/>
            <w:noWrap/>
            <w:vAlign w:val="center"/>
          </w:tcPr>
          <w:p w14:paraId="783443DA">
            <w:pPr>
              <w:keepNext w:val="0"/>
              <w:keepLines w:val="0"/>
              <w:widowControl/>
              <w:suppressLineNumbers w:val="0"/>
              <w:jc w:val="right"/>
              <w:textAlignment w:val="center"/>
              <w:rPr>
                <w:rFonts w:hint="eastAsia" w:ascii="Arial" w:hAnsi="Arial" w:eastAsia="宋体" w:cs="Arial"/>
                <w:i w:val="0"/>
                <w:iCs w:val="0"/>
                <w:color w:val="000000"/>
                <w:kern w:val="2"/>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 xml:space="preserve"> -0.2331 </w:t>
            </w:r>
          </w:p>
        </w:tc>
      </w:tr>
    </w:tbl>
    <w:p w14:paraId="6C41D98B">
      <w:pPr>
        <w:autoSpaceDE w:val="0"/>
        <w:autoSpaceDN w:val="0"/>
        <w:adjustRightInd w:val="0"/>
        <w:spacing w:line="400" w:lineRule="exact"/>
        <w:jc w:val="left"/>
        <w:rPr>
          <w:rFonts w:ascii="Arial Narrow" w:hAnsi="Arial Narrow" w:cs="Arial Narrow"/>
          <w:b/>
          <w:szCs w:val="21"/>
          <w:lang w:val="en-GB"/>
        </w:rPr>
      </w:pPr>
    </w:p>
    <w:p w14:paraId="0E638B7C">
      <w:pPr>
        <w:autoSpaceDE w:val="0"/>
        <w:autoSpaceDN w:val="0"/>
        <w:adjustRightInd w:val="0"/>
        <w:spacing w:line="400" w:lineRule="exact"/>
        <w:jc w:val="left"/>
        <w:rPr>
          <w:ins w:id="15" w:author="吕香蕉" w:date="2026-04-27T14:23:54Z"/>
          <w:rFonts w:ascii="Arial Narrow" w:hAnsi="Arial Narrow" w:cs="Arial Narrow"/>
          <w:b/>
          <w:szCs w:val="21"/>
          <w:lang w:val="en-GB"/>
        </w:rPr>
      </w:pPr>
    </w:p>
    <w:p w14:paraId="0E48C922">
      <w:pPr>
        <w:autoSpaceDE w:val="0"/>
        <w:autoSpaceDN w:val="0"/>
        <w:adjustRightInd w:val="0"/>
        <w:spacing w:line="400" w:lineRule="exact"/>
        <w:jc w:val="left"/>
        <w:rPr>
          <w:ins w:id="16" w:author="吕香蕉" w:date="2026-04-27T14:23:55Z"/>
          <w:rFonts w:ascii="Arial Narrow" w:hAnsi="Arial Narrow" w:cs="Arial Narrow"/>
          <w:b/>
          <w:szCs w:val="21"/>
          <w:lang w:val="en-GB"/>
        </w:rPr>
      </w:pPr>
    </w:p>
    <w:p w14:paraId="6DF20286">
      <w:pPr>
        <w:autoSpaceDE w:val="0"/>
        <w:autoSpaceDN w:val="0"/>
        <w:adjustRightInd w:val="0"/>
        <w:spacing w:line="400" w:lineRule="exact"/>
        <w:jc w:val="left"/>
        <w:rPr>
          <w:ins w:id="17" w:author="吕香蕉" w:date="2026-04-27T14:23:55Z"/>
          <w:rFonts w:ascii="Arial Narrow" w:hAnsi="Arial Narrow" w:cs="Arial Narrow"/>
          <w:b/>
          <w:szCs w:val="21"/>
          <w:lang w:val="en-GB"/>
        </w:rPr>
      </w:pPr>
    </w:p>
    <w:p w14:paraId="67AEC56E">
      <w:pPr>
        <w:autoSpaceDE w:val="0"/>
        <w:autoSpaceDN w:val="0"/>
        <w:adjustRightInd w:val="0"/>
        <w:spacing w:line="400" w:lineRule="exact"/>
        <w:jc w:val="left"/>
        <w:rPr>
          <w:ins w:id="18" w:author="吕香蕉" w:date="2026-04-27T14:23:55Z"/>
          <w:rFonts w:ascii="Arial Narrow" w:hAnsi="Arial Narrow" w:cs="Arial Narrow"/>
          <w:b/>
          <w:szCs w:val="21"/>
          <w:lang w:val="en-GB"/>
        </w:rPr>
      </w:pPr>
    </w:p>
    <w:p w14:paraId="07DE805D">
      <w:pPr>
        <w:autoSpaceDE w:val="0"/>
        <w:autoSpaceDN w:val="0"/>
        <w:adjustRightInd w:val="0"/>
        <w:spacing w:line="400" w:lineRule="exact"/>
        <w:jc w:val="left"/>
        <w:rPr>
          <w:ins w:id="19" w:author="吕香蕉" w:date="2026-04-27T14:23:55Z"/>
          <w:rFonts w:ascii="Arial Narrow" w:hAnsi="Arial Narrow" w:cs="Arial Narrow"/>
          <w:b/>
          <w:szCs w:val="21"/>
          <w:lang w:val="en-GB"/>
        </w:rPr>
      </w:pPr>
    </w:p>
    <w:p w14:paraId="4D3309F1">
      <w:pPr>
        <w:autoSpaceDE w:val="0"/>
        <w:autoSpaceDN w:val="0"/>
        <w:adjustRightInd w:val="0"/>
        <w:spacing w:line="400" w:lineRule="exact"/>
        <w:jc w:val="left"/>
        <w:rPr>
          <w:ins w:id="20" w:author="吕香蕉" w:date="2026-04-27T14:23:55Z"/>
          <w:rFonts w:ascii="Arial Narrow" w:hAnsi="Arial Narrow" w:cs="Arial Narrow"/>
          <w:b/>
          <w:szCs w:val="21"/>
          <w:lang w:val="en-GB"/>
        </w:rPr>
      </w:pPr>
    </w:p>
    <w:p w14:paraId="7C88C60A">
      <w:pPr>
        <w:autoSpaceDE w:val="0"/>
        <w:autoSpaceDN w:val="0"/>
        <w:adjustRightInd w:val="0"/>
        <w:spacing w:line="400" w:lineRule="exact"/>
        <w:jc w:val="left"/>
        <w:rPr>
          <w:ins w:id="21" w:author="吕香蕉" w:date="2026-04-27T14:23:55Z"/>
          <w:rFonts w:ascii="Arial Narrow" w:hAnsi="Arial Narrow" w:cs="Arial Narrow"/>
          <w:b/>
          <w:szCs w:val="21"/>
          <w:lang w:val="en-GB"/>
        </w:rPr>
      </w:pPr>
    </w:p>
    <w:p w14:paraId="4C8943E8">
      <w:pPr>
        <w:autoSpaceDE w:val="0"/>
        <w:autoSpaceDN w:val="0"/>
        <w:adjustRightInd w:val="0"/>
        <w:spacing w:line="400" w:lineRule="exact"/>
        <w:jc w:val="left"/>
        <w:rPr>
          <w:ins w:id="22" w:author="吕香蕉" w:date="2026-04-27T14:23:55Z"/>
          <w:rFonts w:ascii="Arial Narrow" w:hAnsi="Arial Narrow" w:cs="Arial Narrow"/>
          <w:b/>
          <w:szCs w:val="21"/>
          <w:lang w:val="en-GB"/>
        </w:rPr>
      </w:pPr>
    </w:p>
    <w:p w14:paraId="33FA7092">
      <w:pPr>
        <w:autoSpaceDE w:val="0"/>
        <w:autoSpaceDN w:val="0"/>
        <w:adjustRightInd w:val="0"/>
        <w:spacing w:line="400" w:lineRule="exact"/>
        <w:jc w:val="left"/>
        <w:rPr>
          <w:ins w:id="23" w:author="吕香蕉" w:date="2026-04-27T14:23:55Z"/>
          <w:rFonts w:ascii="Arial Narrow" w:hAnsi="Arial Narrow" w:cs="Arial Narrow"/>
          <w:b/>
          <w:szCs w:val="21"/>
          <w:lang w:val="en-GB"/>
        </w:rPr>
      </w:pPr>
    </w:p>
    <w:p w14:paraId="7267335F">
      <w:pPr>
        <w:autoSpaceDE w:val="0"/>
        <w:autoSpaceDN w:val="0"/>
        <w:adjustRightInd w:val="0"/>
        <w:spacing w:line="400" w:lineRule="exact"/>
        <w:jc w:val="left"/>
        <w:rPr>
          <w:ins w:id="24" w:author="吕香蕉" w:date="2026-04-27T14:23:55Z"/>
          <w:rFonts w:ascii="Arial Narrow" w:hAnsi="Arial Narrow" w:cs="Arial Narrow"/>
          <w:b/>
          <w:szCs w:val="21"/>
          <w:lang w:val="en-GB"/>
        </w:rPr>
      </w:pPr>
    </w:p>
    <w:p w14:paraId="38557689">
      <w:pPr>
        <w:autoSpaceDE w:val="0"/>
        <w:autoSpaceDN w:val="0"/>
        <w:adjustRightInd w:val="0"/>
        <w:spacing w:line="400" w:lineRule="exact"/>
        <w:jc w:val="left"/>
        <w:rPr>
          <w:ins w:id="25" w:author="吕香蕉" w:date="2026-04-27T14:23:55Z"/>
          <w:rFonts w:ascii="Arial Narrow" w:hAnsi="Arial Narrow" w:cs="Arial Narrow"/>
          <w:b/>
          <w:szCs w:val="21"/>
          <w:lang w:val="en-GB"/>
        </w:rPr>
      </w:pPr>
    </w:p>
    <w:p w14:paraId="119690B3">
      <w:pPr>
        <w:autoSpaceDE w:val="0"/>
        <w:autoSpaceDN w:val="0"/>
        <w:adjustRightInd w:val="0"/>
        <w:spacing w:line="400" w:lineRule="exact"/>
        <w:jc w:val="left"/>
        <w:rPr>
          <w:ins w:id="26" w:author="吕香蕉" w:date="2026-04-27T14:23:55Z"/>
          <w:rFonts w:ascii="Arial Narrow" w:hAnsi="Arial Narrow" w:cs="Arial Narrow"/>
          <w:b/>
          <w:szCs w:val="21"/>
          <w:lang w:val="en-GB"/>
        </w:rPr>
      </w:pPr>
    </w:p>
    <w:p w14:paraId="2CF014FA">
      <w:pPr>
        <w:autoSpaceDE w:val="0"/>
        <w:autoSpaceDN w:val="0"/>
        <w:adjustRightInd w:val="0"/>
        <w:spacing w:line="400" w:lineRule="exact"/>
        <w:jc w:val="left"/>
        <w:rPr>
          <w:ins w:id="27" w:author="吕香蕉" w:date="2026-04-27T14:23:55Z"/>
          <w:rFonts w:ascii="Arial Narrow" w:hAnsi="Arial Narrow" w:cs="Arial Narrow"/>
          <w:b/>
          <w:szCs w:val="21"/>
          <w:lang w:val="en-GB"/>
        </w:rPr>
      </w:pPr>
    </w:p>
    <w:p w14:paraId="166004D5">
      <w:pPr>
        <w:autoSpaceDE w:val="0"/>
        <w:autoSpaceDN w:val="0"/>
        <w:adjustRightInd w:val="0"/>
        <w:spacing w:line="400" w:lineRule="exact"/>
        <w:jc w:val="left"/>
        <w:rPr>
          <w:rFonts w:ascii="Arial Narrow" w:hAnsi="Arial Narrow" w:cs="Arial Narrow"/>
          <w:b/>
          <w:szCs w:val="21"/>
          <w:lang w:val="en-GB"/>
        </w:rPr>
      </w:pPr>
    </w:p>
    <w:p w14:paraId="614DD571">
      <w:pPr>
        <w:autoSpaceDE w:val="0"/>
        <w:autoSpaceDN w:val="0"/>
        <w:adjustRightInd w:val="0"/>
        <w:spacing w:line="400" w:lineRule="exact"/>
        <w:jc w:val="left"/>
        <w:rPr>
          <w:rFonts w:ascii="Arial Narrow" w:hAnsi="Arial Narrow" w:cs="Arial Narrow"/>
          <w:b/>
          <w:szCs w:val="21"/>
          <w:lang w:val="en-GB"/>
        </w:rPr>
      </w:pPr>
    </w:p>
    <w:p w14:paraId="015BB3EF">
      <w:pPr>
        <w:autoSpaceDE w:val="0"/>
        <w:autoSpaceDN w:val="0"/>
        <w:adjustRightInd w:val="0"/>
        <w:spacing w:line="400" w:lineRule="exact"/>
        <w:jc w:val="left"/>
        <w:rPr>
          <w:rFonts w:ascii="Arial Narrow" w:hAnsi="Arial Narrow" w:cs="Arial Narrow"/>
          <w:b/>
          <w:szCs w:val="21"/>
          <w:lang w:val="en-GB"/>
        </w:rPr>
      </w:pPr>
    </w:p>
    <w:p w14:paraId="3A11A1D3">
      <w:pPr>
        <w:autoSpaceDE w:val="0"/>
        <w:autoSpaceDN w:val="0"/>
        <w:adjustRightInd w:val="0"/>
        <w:spacing w:line="400" w:lineRule="exact"/>
        <w:jc w:val="left"/>
        <w:rPr>
          <w:rFonts w:ascii="Arial Narrow" w:hAnsi="Arial Narrow" w:cs="Arial Narrow"/>
          <w:b/>
          <w:szCs w:val="21"/>
          <w:lang w:val="en-GB"/>
        </w:rPr>
      </w:pPr>
    </w:p>
    <w:p w14:paraId="74325CFD">
      <w:pPr>
        <w:autoSpaceDE w:val="0"/>
        <w:autoSpaceDN w:val="0"/>
        <w:adjustRightInd w:val="0"/>
        <w:spacing w:line="480" w:lineRule="auto"/>
        <w:ind w:firstLine="5880" w:firstLineChars="2800"/>
        <w:jc w:val="left"/>
        <w:rPr>
          <w:rFonts w:ascii="Arial Narrow" w:hAnsi="Arial Narrow" w:cs="Arial Narrow"/>
          <w:bCs/>
          <w:szCs w:val="21"/>
        </w:rPr>
      </w:pPr>
      <w:r>
        <w:rPr>
          <w:rFonts w:hint="eastAsia" w:ascii="Arial Narrow" w:hAnsi="Arial Narrow" w:cs="Arial Narrow"/>
          <w:bCs/>
          <w:szCs w:val="21"/>
        </w:rPr>
        <w:t>北京北信源软件股份有限公司</w:t>
      </w:r>
    </w:p>
    <w:p w14:paraId="0EC76696">
      <w:pPr>
        <w:autoSpaceDE w:val="0"/>
        <w:autoSpaceDN w:val="0"/>
        <w:adjustRightInd w:val="0"/>
        <w:spacing w:line="480" w:lineRule="auto"/>
        <w:ind w:right="840" w:firstLine="420" w:firstLineChars="200"/>
        <w:jc w:val="right"/>
        <w:rPr>
          <w:rFonts w:ascii="Arial Narrow" w:hAnsi="Arial Narrow" w:cs="Arial Narrow" w:eastAsiaTheme="minorEastAsia"/>
          <w:bCs/>
          <w:szCs w:val="21"/>
          <w:highlight w:val="none"/>
        </w:rPr>
      </w:pPr>
      <w:r>
        <w:rPr>
          <w:rFonts w:ascii="Arial Narrow" w:hAnsi="Arial Narrow" w:cs="Arial Narrow" w:eastAsiaTheme="minorEastAsia"/>
          <w:bCs/>
          <w:szCs w:val="21"/>
          <w:highlight w:val="none"/>
        </w:rPr>
        <w:t>202</w:t>
      </w:r>
      <w:r>
        <w:rPr>
          <w:rFonts w:hint="eastAsia" w:ascii="Arial Narrow" w:hAnsi="Arial Narrow" w:cs="Arial Narrow" w:eastAsiaTheme="minorEastAsia"/>
          <w:bCs/>
          <w:szCs w:val="21"/>
          <w:highlight w:val="none"/>
        </w:rPr>
        <w:t>6</w:t>
      </w:r>
      <w:r>
        <w:rPr>
          <w:rFonts w:ascii="Arial Narrow" w:hAnsi="Arial Narrow" w:cs="Arial Narrow" w:eastAsiaTheme="minorEastAsia"/>
          <w:bCs/>
          <w:szCs w:val="21"/>
          <w:highlight w:val="none"/>
        </w:rPr>
        <w:t>年</w:t>
      </w:r>
      <w:r>
        <w:rPr>
          <w:rFonts w:hint="eastAsia" w:ascii="Arial Narrow" w:hAnsi="Arial Narrow" w:cs="Arial Narrow" w:eastAsiaTheme="minorEastAsia"/>
          <w:bCs/>
          <w:szCs w:val="21"/>
          <w:highlight w:val="none"/>
        </w:rPr>
        <w:t>4</w:t>
      </w:r>
      <w:r>
        <w:rPr>
          <w:rFonts w:ascii="Arial Narrow" w:hAnsi="Arial Narrow" w:cs="Arial Narrow" w:eastAsiaTheme="minorEastAsia"/>
          <w:bCs/>
          <w:szCs w:val="21"/>
          <w:highlight w:val="none"/>
        </w:rPr>
        <w:t>月</w:t>
      </w:r>
      <w:r>
        <w:rPr>
          <w:rFonts w:hint="eastAsia" w:ascii="Arial Narrow" w:hAnsi="Arial Narrow" w:cs="Arial Narrow" w:eastAsiaTheme="minorEastAsia"/>
          <w:bCs/>
          <w:szCs w:val="21"/>
          <w:highlight w:val="none"/>
          <w:lang w:val="en-US" w:eastAsia="zh-CN"/>
        </w:rPr>
        <w:t>27</w:t>
      </w:r>
      <w:r>
        <w:rPr>
          <w:rFonts w:ascii="Arial Narrow" w:hAnsi="Arial Narrow" w:cs="Arial Narrow" w:eastAsiaTheme="minorEastAsia"/>
          <w:bCs/>
          <w:szCs w:val="21"/>
          <w:highlight w:val="none"/>
        </w:rPr>
        <w:t>日</w:t>
      </w:r>
    </w:p>
    <w:p w14:paraId="489F8E61">
      <w:pPr>
        <w:autoSpaceDE w:val="0"/>
        <w:autoSpaceDN w:val="0"/>
        <w:adjustRightInd w:val="0"/>
        <w:spacing w:line="480" w:lineRule="auto"/>
        <w:ind w:firstLine="420" w:firstLineChars="200"/>
        <w:jc w:val="left"/>
        <w:rPr>
          <w:rFonts w:ascii="Arial Narrow" w:hAnsi="Arial Narrow" w:cs="Arial Narrow" w:eastAsiaTheme="minorEastAsia"/>
          <w:bCs/>
          <w:szCs w:val="21"/>
          <w:highlight w:val="none"/>
        </w:rPr>
      </w:pPr>
    </w:p>
    <w:p w14:paraId="58D2EF07">
      <w:pPr>
        <w:spacing w:line="480" w:lineRule="auto"/>
        <w:ind w:firstLine="420" w:firstLineChars="200"/>
        <w:rPr>
          <w:rFonts w:ascii="Arial Narrow" w:hAnsi="Arial Narrow" w:cs="Arial Narrow" w:eastAsiaTheme="minorEastAsia"/>
          <w:szCs w:val="21"/>
          <w:highlight w:val="none"/>
        </w:rPr>
      </w:pPr>
      <w:r>
        <w:rPr>
          <w:rFonts w:ascii="Arial Narrow" w:hAnsi="Arial Narrow" w:cs="Arial Narrow"/>
          <w:szCs w:val="21"/>
          <w:highlight w:val="none"/>
          <w:lang w:val="en-GB"/>
        </w:rPr>
        <w:t>法定代表人：</w:t>
      </w:r>
      <w:r>
        <w:rPr>
          <w:rFonts w:hint="eastAsia" w:ascii="Arial Narrow" w:hAnsi="Arial Narrow" w:cs="Arial Narrow"/>
          <w:szCs w:val="21"/>
          <w:highlight w:val="none"/>
          <w:lang w:val="en-US" w:eastAsia="zh-CN"/>
        </w:rPr>
        <w:t xml:space="preserve">              </w:t>
      </w:r>
      <w:r>
        <w:rPr>
          <w:rFonts w:ascii="Arial Narrow" w:hAnsi="Arial Narrow" w:cs="Arial Narrow"/>
          <w:szCs w:val="21"/>
          <w:highlight w:val="none"/>
          <w:lang w:val="en-GB"/>
        </w:rPr>
        <w:t>主管会计工作负责人：</w:t>
      </w:r>
      <w:r>
        <w:rPr>
          <w:rFonts w:hint="eastAsia" w:ascii="Arial Narrow" w:hAnsi="Arial Narrow" w:cs="Arial Narrow"/>
          <w:szCs w:val="21"/>
          <w:highlight w:val="none"/>
          <w:lang w:val="en-US" w:eastAsia="zh-CN"/>
        </w:rPr>
        <w:t xml:space="preserve">             </w:t>
      </w:r>
      <w:r>
        <w:rPr>
          <w:rFonts w:ascii="Arial Narrow" w:hAnsi="Arial Narrow" w:cs="Arial Narrow"/>
          <w:szCs w:val="21"/>
          <w:highlight w:val="none"/>
          <w:lang w:val="en-GB"/>
        </w:rPr>
        <w:t>会计机构负责人：</w:t>
      </w:r>
    </w:p>
    <w:p w14:paraId="64DF1103">
      <w:pPr>
        <w:spacing w:line="400" w:lineRule="exact"/>
        <w:ind w:firstLine="420" w:firstLineChars="200"/>
        <w:rPr>
          <w:rFonts w:hint="eastAsia" w:cs="Arial" w:asciiTheme="minorEastAsia" w:hAnsiTheme="minorEastAsia" w:eastAsiaTheme="minorEastAsia"/>
          <w:color w:val="0000FF"/>
          <w:szCs w:val="21"/>
        </w:rPr>
      </w:pPr>
    </w:p>
    <w:p w14:paraId="1C8D6E43">
      <w:pPr>
        <w:spacing w:line="400" w:lineRule="exact"/>
        <w:ind w:firstLine="420" w:firstLineChars="200"/>
        <w:outlineLvl w:val="1"/>
        <w:rPr>
          <w:rFonts w:hint="eastAsia" w:cs="Arial" w:asciiTheme="minorEastAsia" w:hAnsiTheme="minorEastAsia" w:eastAsiaTheme="minorEastAsia"/>
          <w:color w:val="0000FF"/>
          <w:szCs w:val="21"/>
        </w:rPr>
      </w:pPr>
    </w:p>
    <w:sectPr>
      <w:headerReference r:id="rId3" w:type="default"/>
      <w:footerReference r:id="rId4" w:type="default"/>
      <w:footerReference r:id="rId5" w:type="even"/>
      <w:pgSz w:w="11906" w:h="16838"/>
      <w:pgMar w:top="1440" w:right="1286" w:bottom="1440" w:left="1620" w:header="851" w:footer="992" w:gutter="0"/>
      <w:cols w:space="425" w:num="1"/>
      <w:docGrid w:type="lines" w:linePitch="29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pilot" w:initials="CR" w:date="2026-07-05T10:37:27Z">
    <w:p>
      <w:pPr>
        <w:pStyle w:val="CommentText"/>
      </w:pPr>
      <w:r>
        <w:rPr>
          <w:rStyle w:val="CommentReference"/>
        </w:rPr>
        <w:annotationRef/>
      </w:r>
      <w:r>
        <w:t>发现问题：企查查显示北信源信息技术（青岛）有限公司已于2025-12-11完成投资人及注册资本变更，注册资本由1000万元变更为317万元；变更后北京北信源软件股份有限公司认缴164万元、北信源系统集成有限公司认缴153万元。按当前工商口径，母公司直接持股比例与附注“49%”不一致，建议复核该处是否未同步年末工商变更。</w:t>
      </w:r>
    </w:p>
  </w:comment>
  <w:comment w:id="1" w:author="Copilot" w:initials="CR" w:date="2026-07-05T10:37:29Z">
    <w:p>
      <w:pPr>
        <w:pStyle w:val="CommentText"/>
      </w:pPr>
      <w:r>
        <w:rPr>
          <w:rStyle w:val="CommentReference"/>
        </w:rPr>
        <w:annotationRef/>
      </w:r>
      <w:r>
        <w:t>发现问题：附注在“企业集团的构成”中列示嘉兴泽阳股权投资合伙企业（有限合伙）直接持股99.80%；企查查当前一层对外投资口径为95.9693%。建议复核是否存在披露口径错误、历史版本未更新，或需补充间接持股说明。</w:t>
      </w:r>
    </w:p>
  </w:comment>
  <w:comment w:id="2" w:author="Copilot" w:initials="CR" w:date="2026-07-05T10:37:30Z">
    <w:p>
      <w:pPr>
        <w:pStyle w:val="CommentText"/>
      </w:pPr>
      <w:r>
        <w:rPr>
          <w:rStyle w:val="CommentReference"/>
        </w:rPr>
        <w:annotationRef/>
      </w:r>
      <w:r>
        <w:t>发现问题：本附注“七、在其他主体中的权益”列示主体为“海南保嘉源科技有限公司”，而本处关联方名称写为“海南保嘉源信息技术有限公司”；企查查当前对外投资主体名称亦为“海南保嘉源科技有限公司”。建议统一名称，避免同一主体在附注内部前后表述不一致。</w:t>
      </w:r>
    </w:p>
  </w:comment>
  <w:comment w:id="3" w:author="Copilot" w:initials="CR" w:date="2026-07-05T10:37:30Z">
    <w:p>
      <w:pPr>
        <w:pStyle w:val="CommentText"/>
      </w:pPr>
      <w:r>
        <w:rPr>
          <w:rStyle w:val="CommentReference"/>
        </w:rPr>
        <w:annotationRef/>
      </w:r>
      <w:r>
        <w:t>发现问题：本处写“无”，但附注“十、关联方及关联交易”已披露公司作为担保方对上海北信源供应链管理有限公司、北京中软华泰信息技术有限责任公司、密信（北京）数字科技有限公司、北信源系统集成有限公司等多笔关联担保；建议明确本处“无”的口径是否仅指未确认预计负债/非重大或有负债，否则与前文担保披露存在逻辑不自洽。</w:t>
      </w:r>
    </w:p>
  </w:comment>
  <w:comment w:id="4" w:author="Copilot" w:initials="CR" w:date="2026-07-05T10:37:30Z">
    <w:p>
      <w:pPr>
        <w:pStyle w:val="CommentText"/>
      </w:pPr>
      <w:r>
        <w:rPr>
          <w:rStyle w:val="CommentReference"/>
        </w:rPr>
        <w:annotationRef/>
      </w:r>
      <w:r>
        <w:t>发现问题：本处写“无”，但企查查当前风险扫描显示该主体存在被执行人2条、终本案件1条、裁判文书37条、立案27条、开庭公告30条、法院公告13条；附注“其他重要事项”亦披露了募投项目相关诉讼。建议复核上述司法事项是否均不构成需披露的未决诉讼/或有负债，必要时补充口径说明。</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Garamond">
    <w:panose1 w:val="02020404030301010803"/>
    <w:charset w:val="00"/>
    <w:family w:val="roman"/>
    <w:pitch w:val="default"/>
    <w:sig w:usb0="00000287" w:usb1="00000000" w:usb2="00000000" w:usb3="00000000" w:csb0="0000009F" w:csb1="DFD7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S Sans Serif">
    <w:altName w:val="Arial"/>
    <w:panose1 w:val="00000000000000000000"/>
    <w:charset w:val="00"/>
    <w:family w:val="swiss"/>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Arial Unicode MS">
    <w:altName w:val="宋体"/>
    <w:panose1 w:val="020B0604020202020204"/>
    <w:charset w:val="86"/>
    <w:family w:val="swiss"/>
    <w:pitch w:val="default"/>
    <w:sig w:usb0="00000000" w:usb1="00000000" w:usb2="0000003F" w:usb3="00000000" w:csb0="603F01FF" w:csb1="FFFF0000"/>
  </w:font>
  <w:font w:name="方正仿宋简体">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UI">
    <w:panose1 w:val="020B0503020204020204"/>
    <w:charset w:val="86"/>
    <w:family w:val="swiss"/>
    <w:pitch w:val="default"/>
    <w:sig w:usb0="80000287" w:usb1="2ACF3C50" w:usb2="00000016" w:usb3="00000000" w:csb0="0004001F" w:csb1="00000000"/>
  </w:font>
  <w:font w:name="Arial Narrow">
    <w:panose1 w:val="020B0606020202030204"/>
    <w:charset w:val="00"/>
    <w:family w:val="swiss"/>
    <w:pitch w:val="default"/>
    <w:sig w:usb0="00000287" w:usb1="00000800" w:usb2="00000000" w:usb3="00000000" w:csb0="2000009F" w:csb1="DFD7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29BE0">
    <w:pPr>
      <w:pStyle w:val="14"/>
      <w:framePr w:wrap="around" w:vAnchor="text" w:hAnchor="margin" w:xAlign="center" w:y="1"/>
      <w:rPr>
        <w:rStyle w:val="24"/>
        <w:rFonts w:ascii="Arial" w:hAnsi="Arial" w:cs="Arial"/>
      </w:rPr>
    </w:pPr>
    <w:r>
      <w:rPr>
        <w:rStyle w:val="24"/>
        <w:rFonts w:ascii="Arial" w:hAnsi="Arial" w:cs="Arial"/>
      </w:rPr>
      <w:fldChar w:fldCharType="begin"/>
    </w:r>
    <w:r>
      <w:rPr>
        <w:rStyle w:val="24"/>
        <w:rFonts w:ascii="Arial" w:hAnsi="Arial" w:cs="Arial"/>
      </w:rPr>
      <w:instrText xml:space="preserve">PAGE  </w:instrText>
    </w:r>
    <w:r>
      <w:rPr>
        <w:rStyle w:val="24"/>
        <w:rFonts w:ascii="Arial" w:hAnsi="Arial" w:cs="Arial"/>
      </w:rPr>
      <w:fldChar w:fldCharType="separate"/>
    </w:r>
    <w:r>
      <w:rPr>
        <w:rStyle w:val="24"/>
        <w:rFonts w:ascii="Arial" w:hAnsi="Arial" w:cs="Arial"/>
      </w:rPr>
      <w:t>37</w:t>
    </w:r>
    <w:r>
      <w:rPr>
        <w:rStyle w:val="24"/>
        <w:rFonts w:ascii="Arial" w:hAnsi="Arial" w:cs="Arial"/>
      </w:rPr>
      <w:fldChar w:fldCharType="end"/>
    </w:r>
  </w:p>
  <w:p w14:paraId="1C205010">
    <w:pPr>
      <w:pStyle w:val="14"/>
      <w:rPr>
        <w:rFonts w:hint="eastAsia" w:eastAsia="宋体"/>
        <w:sz w:val="15"/>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7DB05">
    <w:pPr>
      <w:pStyle w:val="14"/>
      <w:framePr w:wrap="around"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1</w:t>
    </w:r>
    <w:r>
      <w:rPr>
        <w:rStyle w:val="24"/>
      </w:rPr>
      <w:fldChar w:fldCharType="end"/>
    </w:r>
  </w:p>
  <w:p w14:paraId="22019688">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B916E">
    <w:pPr>
      <w:pStyle w:val="15"/>
      <w:jc w:val="right"/>
      <w:rPr>
        <w:rFonts w:hint="eastAsia" w:ascii="隶书" w:eastAsia="隶书" w:hAnsiTheme="minorEastAsia"/>
        <w:i/>
        <w:sz w:val="21"/>
      </w:rPr>
    </w:pPr>
    <w:r>
      <w:rPr>
        <w:rFonts w:hint="eastAsia" w:ascii="隶书" w:eastAsia="隶书" w:hAnsiTheme="minorEastAsia"/>
        <w:bCs/>
        <w:i/>
        <w:sz w:val="21"/>
      </w:rPr>
      <w:t>北京北信源软件股份有限公司</w:t>
    </w:r>
    <w:r>
      <w:rPr>
        <w:rFonts w:hint="eastAsia" w:ascii="隶书" w:eastAsia="隶书" w:cs="Arial" w:hAnsiTheme="minorEastAsia"/>
        <w:i/>
        <w:sz w:val="21"/>
      </w:rPr>
      <w:t>2025</w:t>
    </w:r>
    <w:r>
      <w:rPr>
        <w:rFonts w:hint="eastAsia" w:ascii="隶书" w:eastAsia="隶书" w:hAnsiTheme="minorEastAsia"/>
        <w:i/>
        <w:sz w:val="21"/>
      </w:rPr>
      <w:t>年度财务报表附注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2E9515"/>
    <w:multiLevelType w:val="singleLevel"/>
    <w:tmpl w:val="9F2E9515"/>
    <w:lvl w:ilvl="0" w:tentative="0">
      <w:start w:val="2"/>
      <w:numFmt w:val="decimal"/>
      <w:suff w:val="nothing"/>
      <w:lvlText w:val="（%1）"/>
      <w:lvlJc w:val="left"/>
    </w:lvl>
  </w:abstractNum>
  <w:abstractNum w:abstractNumId="1">
    <w:nsid w:val="B3A28032"/>
    <w:multiLevelType w:val="singleLevel"/>
    <w:tmpl w:val="B3A28032"/>
    <w:lvl w:ilvl="0" w:tentative="0">
      <w:start w:val="2"/>
      <w:numFmt w:val="decimal"/>
      <w:suff w:val="nothing"/>
      <w:lvlText w:val="（%1）"/>
      <w:lvlJc w:val="left"/>
    </w:lvl>
  </w:abstractNum>
  <w:abstractNum w:abstractNumId="2">
    <w:nsid w:val="214E5E24"/>
    <w:multiLevelType w:val="multilevel"/>
    <w:tmpl w:val="214E5E24"/>
    <w:lvl w:ilvl="0" w:tentative="0">
      <w:start w:val="1"/>
      <w:numFmt w:val="decimal"/>
      <w:lvlText w:val="%1）"/>
      <w:lvlJc w:val="left"/>
      <w:pPr>
        <w:ind w:left="840" w:hanging="420"/>
      </w:pPr>
      <w:rPr>
        <w:rFonts w:hint="eastAsia"/>
      </w:rPr>
    </w:lvl>
    <w:lvl w:ilvl="1" w:tentative="0">
      <w:start w:val="1"/>
      <w:numFmt w:val="decimal"/>
      <w:lvlText w:val="%2）"/>
      <w:lvlJc w:val="left"/>
      <w:pPr>
        <w:ind w:left="1260" w:hanging="420"/>
      </w:pPr>
      <w:rPr>
        <w:rFonts w:hint="eastAsia"/>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25A42E81"/>
    <w:multiLevelType w:val="singleLevel"/>
    <w:tmpl w:val="25A42E81"/>
    <w:lvl w:ilvl="0" w:tentative="0">
      <w:start w:val="3"/>
      <w:numFmt w:val="decimal"/>
      <w:lvlText w:val=""/>
      <w:lvlJc w:val="left"/>
      <w:pPr>
        <w:tabs>
          <w:tab w:val="left" w:pos="360"/>
        </w:tabs>
        <w:ind w:left="360" w:hanging="360"/>
      </w:pPr>
      <w:rPr>
        <w:rFonts w:hint="default" w:ascii="Times New Roman"/>
      </w:rPr>
    </w:lvl>
  </w:abstractNum>
  <w:abstractNum w:abstractNumId="4">
    <w:nsid w:val="304457A2"/>
    <w:multiLevelType w:val="multilevel"/>
    <w:tmpl w:val="304457A2"/>
    <w:lvl w:ilvl="0" w:tentative="0">
      <w:start w:val="1"/>
      <w:numFmt w:val="decimalEnclosedCircle"/>
      <w:lvlText w:val="%1"/>
      <w:lvlJc w:val="left"/>
      <w:pPr>
        <w:ind w:left="846" w:hanging="420"/>
      </w:pPr>
      <w:rPr>
        <w:rFonts w:hint="default" w:ascii="宋体" w:hAnsi="宋体" w:cs="宋体"/>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
    <w:nsid w:val="5EAB160D"/>
    <w:multiLevelType w:val="multilevel"/>
    <w:tmpl w:val="5EAB160D"/>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5F7F572F"/>
    <w:multiLevelType w:val="multilevel"/>
    <w:tmpl w:val="5F7F572F"/>
    <w:lvl w:ilvl="0" w:tentative="0">
      <w:start w:val="1"/>
      <w:numFmt w:val="decimal"/>
      <w:lvlText w:val="%1、"/>
      <w:lvlJc w:val="left"/>
      <w:pPr>
        <w:ind w:left="786" w:hanging="360"/>
      </w:pPr>
      <w:rPr>
        <w:rFonts w:hint="default" w:cs="Arial" w:asciiTheme="minorEastAsia" w:hAnsiTheme="minorEastAsia" w:eastAsiaTheme="minorEastAsia"/>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7">
    <w:nsid w:val="6611491B"/>
    <w:multiLevelType w:val="singleLevel"/>
    <w:tmpl w:val="6611491B"/>
    <w:lvl w:ilvl="0" w:tentative="0">
      <w:start w:val="3"/>
      <w:numFmt w:val="chineseCounting"/>
      <w:suff w:val="nothing"/>
      <w:lvlText w:val="%1、"/>
      <w:lvlJc w:val="left"/>
      <w:rPr>
        <w:rFonts w:hint="eastAsia"/>
      </w:rPr>
    </w:lvl>
  </w:abstractNum>
  <w:abstractNum w:abstractNumId="8">
    <w:nsid w:val="75396739"/>
    <w:multiLevelType w:val="multilevel"/>
    <w:tmpl w:val="75396739"/>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9">
    <w:nsid w:val="775D9ED0"/>
    <w:multiLevelType w:val="singleLevel"/>
    <w:tmpl w:val="775D9ED0"/>
    <w:lvl w:ilvl="0" w:tentative="0">
      <w:start w:val="10"/>
      <w:numFmt w:val="decimal"/>
      <w:suff w:val="nothing"/>
      <w:lvlText w:val="%1、"/>
      <w:lvlJc w:val="left"/>
    </w:lvl>
  </w:abstractNum>
  <w:num w:numId="1">
    <w:abstractNumId w:val="6"/>
  </w:num>
  <w:num w:numId="2">
    <w:abstractNumId w:val="7"/>
  </w:num>
  <w:num w:numId="3">
    <w:abstractNumId w:val="2"/>
  </w:num>
  <w:num w:numId="4">
    <w:abstractNumId w:val="3"/>
  </w:num>
  <w:num w:numId="5">
    <w:abstractNumId w:val="5"/>
  </w:num>
  <w:num w:numId="6">
    <w:abstractNumId w:val="4"/>
  </w:num>
  <w:num w:numId="7">
    <w:abstractNumId w:val="9"/>
  </w:num>
  <w:num w:numId="8">
    <w:abstractNumId w:val="0"/>
  </w:num>
  <w:num w:numId="9">
    <w:abstractNumId w:val="8"/>
  </w:num>
  <w:num w:numId="10">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inn">
    <w15:presenceInfo w15:providerId="WPS Office" w15:userId="415273138"/>
  </w15:person>
  <w15:person w15:author="吕香蕉">
    <w15:presenceInfo w15:providerId="WPS Office" w15:userId="954956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revisionView w:markup="0"/>
  <w:documentProtection w:enforcement="0"/>
  <w:defaultTabStop w:val="0"/>
  <w:drawingGridVerticalSpacing w:val="145"/>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1F0"/>
    <w:rsid w:val="00000622"/>
    <w:rsid w:val="00000C08"/>
    <w:rsid w:val="00000C43"/>
    <w:rsid w:val="00001540"/>
    <w:rsid w:val="000015B3"/>
    <w:rsid w:val="00001646"/>
    <w:rsid w:val="00002B4B"/>
    <w:rsid w:val="000035D6"/>
    <w:rsid w:val="00003C90"/>
    <w:rsid w:val="00003F7C"/>
    <w:rsid w:val="0000422C"/>
    <w:rsid w:val="00005637"/>
    <w:rsid w:val="00005722"/>
    <w:rsid w:val="00005ADF"/>
    <w:rsid w:val="00005CE8"/>
    <w:rsid w:val="00005F83"/>
    <w:rsid w:val="0000606D"/>
    <w:rsid w:val="00006BA2"/>
    <w:rsid w:val="00006C00"/>
    <w:rsid w:val="00007110"/>
    <w:rsid w:val="00010047"/>
    <w:rsid w:val="00010055"/>
    <w:rsid w:val="000103E1"/>
    <w:rsid w:val="00010A68"/>
    <w:rsid w:val="00010A79"/>
    <w:rsid w:val="0001152B"/>
    <w:rsid w:val="00011775"/>
    <w:rsid w:val="00011848"/>
    <w:rsid w:val="0001198C"/>
    <w:rsid w:val="000123B2"/>
    <w:rsid w:val="00012D8F"/>
    <w:rsid w:val="00013518"/>
    <w:rsid w:val="0001368F"/>
    <w:rsid w:val="000147A8"/>
    <w:rsid w:val="000151B1"/>
    <w:rsid w:val="000154FF"/>
    <w:rsid w:val="0001560D"/>
    <w:rsid w:val="00015C5D"/>
    <w:rsid w:val="00015EDC"/>
    <w:rsid w:val="00017535"/>
    <w:rsid w:val="00017745"/>
    <w:rsid w:val="000178DC"/>
    <w:rsid w:val="00017950"/>
    <w:rsid w:val="00017B04"/>
    <w:rsid w:val="00017D61"/>
    <w:rsid w:val="00017E96"/>
    <w:rsid w:val="00020036"/>
    <w:rsid w:val="00020EAD"/>
    <w:rsid w:val="000210DA"/>
    <w:rsid w:val="00022188"/>
    <w:rsid w:val="000223C8"/>
    <w:rsid w:val="0002270C"/>
    <w:rsid w:val="000228EC"/>
    <w:rsid w:val="00022901"/>
    <w:rsid w:val="0002299D"/>
    <w:rsid w:val="00023202"/>
    <w:rsid w:val="000238BD"/>
    <w:rsid w:val="0002454E"/>
    <w:rsid w:val="00024760"/>
    <w:rsid w:val="00024B82"/>
    <w:rsid w:val="00024B8A"/>
    <w:rsid w:val="00024E8E"/>
    <w:rsid w:val="00025203"/>
    <w:rsid w:val="000252AB"/>
    <w:rsid w:val="00025A50"/>
    <w:rsid w:val="00026DD5"/>
    <w:rsid w:val="000277D4"/>
    <w:rsid w:val="00030880"/>
    <w:rsid w:val="00030AF0"/>
    <w:rsid w:val="00030EC3"/>
    <w:rsid w:val="0003219C"/>
    <w:rsid w:val="000325ED"/>
    <w:rsid w:val="0003275C"/>
    <w:rsid w:val="00033007"/>
    <w:rsid w:val="00033437"/>
    <w:rsid w:val="000350DF"/>
    <w:rsid w:val="000352E7"/>
    <w:rsid w:val="000354F3"/>
    <w:rsid w:val="00035B51"/>
    <w:rsid w:val="00036254"/>
    <w:rsid w:val="000367A0"/>
    <w:rsid w:val="00037740"/>
    <w:rsid w:val="00037CEE"/>
    <w:rsid w:val="000403DB"/>
    <w:rsid w:val="00040D74"/>
    <w:rsid w:val="000417CB"/>
    <w:rsid w:val="00041E1E"/>
    <w:rsid w:val="00041EBB"/>
    <w:rsid w:val="00042286"/>
    <w:rsid w:val="00043462"/>
    <w:rsid w:val="00044321"/>
    <w:rsid w:val="00044427"/>
    <w:rsid w:val="00044789"/>
    <w:rsid w:val="00045173"/>
    <w:rsid w:val="00045223"/>
    <w:rsid w:val="0004541D"/>
    <w:rsid w:val="00045C0C"/>
    <w:rsid w:val="00045C9B"/>
    <w:rsid w:val="0004637D"/>
    <w:rsid w:val="000470EC"/>
    <w:rsid w:val="000479FE"/>
    <w:rsid w:val="000511F2"/>
    <w:rsid w:val="00051813"/>
    <w:rsid w:val="00053E0A"/>
    <w:rsid w:val="00053EA5"/>
    <w:rsid w:val="00054386"/>
    <w:rsid w:val="00054A20"/>
    <w:rsid w:val="000553CB"/>
    <w:rsid w:val="00055843"/>
    <w:rsid w:val="000565E0"/>
    <w:rsid w:val="00056A76"/>
    <w:rsid w:val="00056D83"/>
    <w:rsid w:val="00057C7A"/>
    <w:rsid w:val="00057D41"/>
    <w:rsid w:val="00057EC0"/>
    <w:rsid w:val="0006103C"/>
    <w:rsid w:val="00061071"/>
    <w:rsid w:val="00061436"/>
    <w:rsid w:val="00061535"/>
    <w:rsid w:val="00061DC2"/>
    <w:rsid w:val="0006231E"/>
    <w:rsid w:val="00062D4B"/>
    <w:rsid w:val="0006307F"/>
    <w:rsid w:val="00063C2B"/>
    <w:rsid w:val="000646A4"/>
    <w:rsid w:val="00064E3D"/>
    <w:rsid w:val="00064EAF"/>
    <w:rsid w:val="00065369"/>
    <w:rsid w:val="0006571D"/>
    <w:rsid w:val="000662B3"/>
    <w:rsid w:val="0006636C"/>
    <w:rsid w:val="00066CF5"/>
    <w:rsid w:val="00066D9C"/>
    <w:rsid w:val="00067684"/>
    <w:rsid w:val="00067FF9"/>
    <w:rsid w:val="00070737"/>
    <w:rsid w:val="00070C13"/>
    <w:rsid w:val="00070E2E"/>
    <w:rsid w:val="0007105A"/>
    <w:rsid w:val="00071167"/>
    <w:rsid w:val="00071338"/>
    <w:rsid w:val="000716A5"/>
    <w:rsid w:val="00072182"/>
    <w:rsid w:val="000728CF"/>
    <w:rsid w:val="00072F0E"/>
    <w:rsid w:val="000737DA"/>
    <w:rsid w:val="00073A32"/>
    <w:rsid w:val="00073AA5"/>
    <w:rsid w:val="00073E1C"/>
    <w:rsid w:val="0007459F"/>
    <w:rsid w:val="0007483B"/>
    <w:rsid w:val="00075A98"/>
    <w:rsid w:val="00075C58"/>
    <w:rsid w:val="00075F50"/>
    <w:rsid w:val="000768B5"/>
    <w:rsid w:val="000768FF"/>
    <w:rsid w:val="00076AD3"/>
    <w:rsid w:val="00077561"/>
    <w:rsid w:val="000776D3"/>
    <w:rsid w:val="00080387"/>
    <w:rsid w:val="00080524"/>
    <w:rsid w:val="00080DA9"/>
    <w:rsid w:val="000814E1"/>
    <w:rsid w:val="00081589"/>
    <w:rsid w:val="00082C67"/>
    <w:rsid w:val="00083331"/>
    <w:rsid w:val="000837B1"/>
    <w:rsid w:val="00083952"/>
    <w:rsid w:val="000839EC"/>
    <w:rsid w:val="00083DDD"/>
    <w:rsid w:val="00084682"/>
    <w:rsid w:val="00084AEB"/>
    <w:rsid w:val="0008537C"/>
    <w:rsid w:val="00085680"/>
    <w:rsid w:val="00085B60"/>
    <w:rsid w:val="00085CF3"/>
    <w:rsid w:val="00085FE4"/>
    <w:rsid w:val="00086293"/>
    <w:rsid w:val="000865E8"/>
    <w:rsid w:val="00086B91"/>
    <w:rsid w:val="00087441"/>
    <w:rsid w:val="00087575"/>
    <w:rsid w:val="000878DC"/>
    <w:rsid w:val="0009031D"/>
    <w:rsid w:val="00090630"/>
    <w:rsid w:val="000915C7"/>
    <w:rsid w:val="000925C5"/>
    <w:rsid w:val="0009265D"/>
    <w:rsid w:val="00092DE5"/>
    <w:rsid w:val="000938F8"/>
    <w:rsid w:val="00093A31"/>
    <w:rsid w:val="0009443B"/>
    <w:rsid w:val="000945B7"/>
    <w:rsid w:val="000947CB"/>
    <w:rsid w:val="00094EB0"/>
    <w:rsid w:val="00095413"/>
    <w:rsid w:val="0009616D"/>
    <w:rsid w:val="0009647B"/>
    <w:rsid w:val="0009657C"/>
    <w:rsid w:val="00096710"/>
    <w:rsid w:val="00097BCE"/>
    <w:rsid w:val="00097C34"/>
    <w:rsid w:val="000A0119"/>
    <w:rsid w:val="000A03B5"/>
    <w:rsid w:val="000A046A"/>
    <w:rsid w:val="000A0702"/>
    <w:rsid w:val="000A0BC9"/>
    <w:rsid w:val="000A0FD6"/>
    <w:rsid w:val="000A10BA"/>
    <w:rsid w:val="000A1508"/>
    <w:rsid w:val="000A22B7"/>
    <w:rsid w:val="000A23B0"/>
    <w:rsid w:val="000A2789"/>
    <w:rsid w:val="000A2DBD"/>
    <w:rsid w:val="000A2E8A"/>
    <w:rsid w:val="000A3026"/>
    <w:rsid w:val="000A3A28"/>
    <w:rsid w:val="000A3CB4"/>
    <w:rsid w:val="000A41C8"/>
    <w:rsid w:val="000A42DD"/>
    <w:rsid w:val="000A4391"/>
    <w:rsid w:val="000A44E0"/>
    <w:rsid w:val="000A4C9D"/>
    <w:rsid w:val="000A51CE"/>
    <w:rsid w:val="000A52AD"/>
    <w:rsid w:val="000A5DF9"/>
    <w:rsid w:val="000A5ECC"/>
    <w:rsid w:val="000A7AFB"/>
    <w:rsid w:val="000A7C6B"/>
    <w:rsid w:val="000B10BA"/>
    <w:rsid w:val="000B166D"/>
    <w:rsid w:val="000B1795"/>
    <w:rsid w:val="000B1FBC"/>
    <w:rsid w:val="000B2090"/>
    <w:rsid w:val="000B20CB"/>
    <w:rsid w:val="000B38E6"/>
    <w:rsid w:val="000B3C52"/>
    <w:rsid w:val="000B4452"/>
    <w:rsid w:val="000B4CFA"/>
    <w:rsid w:val="000B4FBC"/>
    <w:rsid w:val="000B5040"/>
    <w:rsid w:val="000B5F86"/>
    <w:rsid w:val="000B63DF"/>
    <w:rsid w:val="000B68F3"/>
    <w:rsid w:val="000B692A"/>
    <w:rsid w:val="000B735D"/>
    <w:rsid w:val="000B7401"/>
    <w:rsid w:val="000B7EAE"/>
    <w:rsid w:val="000C051F"/>
    <w:rsid w:val="000C0ABB"/>
    <w:rsid w:val="000C0B5F"/>
    <w:rsid w:val="000C1168"/>
    <w:rsid w:val="000C148D"/>
    <w:rsid w:val="000C19AF"/>
    <w:rsid w:val="000C24A5"/>
    <w:rsid w:val="000C29A6"/>
    <w:rsid w:val="000C2C0E"/>
    <w:rsid w:val="000C2FE9"/>
    <w:rsid w:val="000C339A"/>
    <w:rsid w:val="000C34D1"/>
    <w:rsid w:val="000C45FD"/>
    <w:rsid w:val="000C4620"/>
    <w:rsid w:val="000C4683"/>
    <w:rsid w:val="000C56C1"/>
    <w:rsid w:val="000C5A17"/>
    <w:rsid w:val="000C5CDA"/>
    <w:rsid w:val="000C6F5B"/>
    <w:rsid w:val="000C7130"/>
    <w:rsid w:val="000C72A9"/>
    <w:rsid w:val="000C77C2"/>
    <w:rsid w:val="000D00BA"/>
    <w:rsid w:val="000D058F"/>
    <w:rsid w:val="000D06BD"/>
    <w:rsid w:val="000D06F3"/>
    <w:rsid w:val="000D0F4C"/>
    <w:rsid w:val="000D1587"/>
    <w:rsid w:val="000D1723"/>
    <w:rsid w:val="000D232D"/>
    <w:rsid w:val="000D2823"/>
    <w:rsid w:val="000D35BF"/>
    <w:rsid w:val="000D41BF"/>
    <w:rsid w:val="000D4720"/>
    <w:rsid w:val="000D4D6B"/>
    <w:rsid w:val="000D51D5"/>
    <w:rsid w:val="000D5289"/>
    <w:rsid w:val="000D5991"/>
    <w:rsid w:val="000D64A7"/>
    <w:rsid w:val="000D6F3D"/>
    <w:rsid w:val="000D7357"/>
    <w:rsid w:val="000D735C"/>
    <w:rsid w:val="000E004A"/>
    <w:rsid w:val="000E0202"/>
    <w:rsid w:val="000E0210"/>
    <w:rsid w:val="000E0553"/>
    <w:rsid w:val="000E05A5"/>
    <w:rsid w:val="000E0F09"/>
    <w:rsid w:val="000E20BF"/>
    <w:rsid w:val="000E23C5"/>
    <w:rsid w:val="000E2925"/>
    <w:rsid w:val="000E2CF6"/>
    <w:rsid w:val="000E2D1F"/>
    <w:rsid w:val="000E35A2"/>
    <w:rsid w:val="000E3702"/>
    <w:rsid w:val="000E399E"/>
    <w:rsid w:val="000E41A0"/>
    <w:rsid w:val="000E4424"/>
    <w:rsid w:val="000E505A"/>
    <w:rsid w:val="000E5113"/>
    <w:rsid w:val="000E51D9"/>
    <w:rsid w:val="000E599F"/>
    <w:rsid w:val="000E5B66"/>
    <w:rsid w:val="000E66AD"/>
    <w:rsid w:val="000E6813"/>
    <w:rsid w:val="000E77F8"/>
    <w:rsid w:val="000E7B30"/>
    <w:rsid w:val="000F02CD"/>
    <w:rsid w:val="000F02FE"/>
    <w:rsid w:val="000F040D"/>
    <w:rsid w:val="000F12EA"/>
    <w:rsid w:val="000F12F2"/>
    <w:rsid w:val="000F1D1A"/>
    <w:rsid w:val="000F220E"/>
    <w:rsid w:val="000F2259"/>
    <w:rsid w:val="000F271C"/>
    <w:rsid w:val="000F2BAA"/>
    <w:rsid w:val="000F32AE"/>
    <w:rsid w:val="000F3302"/>
    <w:rsid w:val="000F3539"/>
    <w:rsid w:val="000F3567"/>
    <w:rsid w:val="000F37D9"/>
    <w:rsid w:val="000F40D7"/>
    <w:rsid w:val="000F43E4"/>
    <w:rsid w:val="000F49AF"/>
    <w:rsid w:val="000F4C19"/>
    <w:rsid w:val="000F58B6"/>
    <w:rsid w:val="000F5F4B"/>
    <w:rsid w:val="000F6166"/>
    <w:rsid w:val="000F6255"/>
    <w:rsid w:val="000F6998"/>
    <w:rsid w:val="000F6A6A"/>
    <w:rsid w:val="000F6AD3"/>
    <w:rsid w:val="000F7075"/>
    <w:rsid w:val="000F7649"/>
    <w:rsid w:val="000F7691"/>
    <w:rsid w:val="000F7866"/>
    <w:rsid w:val="000F7A65"/>
    <w:rsid w:val="000F7EA2"/>
    <w:rsid w:val="00100556"/>
    <w:rsid w:val="00100678"/>
    <w:rsid w:val="00100C12"/>
    <w:rsid w:val="0010150D"/>
    <w:rsid w:val="0010156E"/>
    <w:rsid w:val="00101872"/>
    <w:rsid w:val="001021FA"/>
    <w:rsid w:val="00103113"/>
    <w:rsid w:val="001032C0"/>
    <w:rsid w:val="00103BF3"/>
    <w:rsid w:val="00104061"/>
    <w:rsid w:val="0010439C"/>
    <w:rsid w:val="00104A62"/>
    <w:rsid w:val="00104AF7"/>
    <w:rsid w:val="00105498"/>
    <w:rsid w:val="001055E9"/>
    <w:rsid w:val="001057C6"/>
    <w:rsid w:val="00105C00"/>
    <w:rsid w:val="00106002"/>
    <w:rsid w:val="00106D69"/>
    <w:rsid w:val="001077A0"/>
    <w:rsid w:val="00107C2D"/>
    <w:rsid w:val="001103E9"/>
    <w:rsid w:val="001103F2"/>
    <w:rsid w:val="00110C16"/>
    <w:rsid w:val="00110D08"/>
    <w:rsid w:val="00110ED7"/>
    <w:rsid w:val="00110FF4"/>
    <w:rsid w:val="001112FC"/>
    <w:rsid w:val="00111857"/>
    <w:rsid w:val="0011299E"/>
    <w:rsid w:val="00113305"/>
    <w:rsid w:val="00113E7B"/>
    <w:rsid w:val="00114066"/>
    <w:rsid w:val="001142B2"/>
    <w:rsid w:val="00114D01"/>
    <w:rsid w:val="00114DB1"/>
    <w:rsid w:val="00115C65"/>
    <w:rsid w:val="0011631A"/>
    <w:rsid w:val="00117099"/>
    <w:rsid w:val="0011794D"/>
    <w:rsid w:val="00117F32"/>
    <w:rsid w:val="00120591"/>
    <w:rsid w:val="00120FA3"/>
    <w:rsid w:val="001215E2"/>
    <w:rsid w:val="001221AF"/>
    <w:rsid w:val="001223E4"/>
    <w:rsid w:val="0012248B"/>
    <w:rsid w:val="001229EA"/>
    <w:rsid w:val="00122B32"/>
    <w:rsid w:val="00122B8C"/>
    <w:rsid w:val="00123131"/>
    <w:rsid w:val="0012316F"/>
    <w:rsid w:val="001233A8"/>
    <w:rsid w:val="00123AAF"/>
    <w:rsid w:val="001240E0"/>
    <w:rsid w:val="001248F3"/>
    <w:rsid w:val="00125453"/>
    <w:rsid w:val="00125709"/>
    <w:rsid w:val="001257B5"/>
    <w:rsid w:val="001257E5"/>
    <w:rsid w:val="00126142"/>
    <w:rsid w:val="00126180"/>
    <w:rsid w:val="001261A6"/>
    <w:rsid w:val="001265D6"/>
    <w:rsid w:val="00126A8A"/>
    <w:rsid w:val="00126F2D"/>
    <w:rsid w:val="0012754A"/>
    <w:rsid w:val="00127961"/>
    <w:rsid w:val="00130728"/>
    <w:rsid w:val="001328D5"/>
    <w:rsid w:val="001328FA"/>
    <w:rsid w:val="00132B33"/>
    <w:rsid w:val="00133095"/>
    <w:rsid w:val="00133F5C"/>
    <w:rsid w:val="001340BA"/>
    <w:rsid w:val="00134131"/>
    <w:rsid w:val="00134568"/>
    <w:rsid w:val="00134CF5"/>
    <w:rsid w:val="00134D21"/>
    <w:rsid w:val="0013528F"/>
    <w:rsid w:val="001355ED"/>
    <w:rsid w:val="0013576F"/>
    <w:rsid w:val="00136132"/>
    <w:rsid w:val="0013673A"/>
    <w:rsid w:val="001367A8"/>
    <w:rsid w:val="00136C5E"/>
    <w:rsid w:val="00137249"/>
    <w:rsid w:val="0013770E"/>
    <w:rsid w:val="00140207"/>
    <w:rsid w:val="00140A3B"/>
    <w:rsid w:val="00140E01"/>
    <w:rsid w:val="00140E62"/>
    <w:rsid w:val="001417E2"/>
    <w:rsid w:val="00142789"/>
    <w:rsid w:val="001432D5"/>
    <w:rsid w:val="00143638"/>
    <w:rsid w:val="0014391D"/>
    <w:rsid w:val="00144A16"/>
    <w:rsid w:val="00144BF2"/>
    <w:rsid w:val="00144FDD"/>
    <w:rsid w:val="001455CC"/>
    <w:rsid w:val="001456C2"/>
    <w:rsid w:val="00145FE6"/>
    <w:rsid w:val="00146DCC"/>
    <w:rsid w:val="0014721D"/>
    <w:rsid w:val="0014737D"/>
    <w:rsid w:val="0014739B"/>
    <w:rsid w:val="0014742D"/>
    <w:rsid w:val="0014766E"/>
    <w:rsid w:val="00147776"/>
    <w:rsid w:val="001500B7"/>
    <w:rsid w:val="001502E8"/>
    <w:rsid w:val="0015043D"/>
    <w:rsid w:val="001504AA"/>
    <w:rsid w:val="001506FF"/>
    <w:rsid w:val="0015089F"/>
    <w:rsid w:val="001513D0"/>
    <w:rsid w:val="00151570"/>
    <w:rsid w:val="00151618"/>
    <w:rsid w:val="0015190E"/>
    <w:rsid w:val="001519A5"/>
    <w:rsid w:val="00151B4D"/>
    <w:rsid w:val="00151BD5"/>
    <w:rsid w:val="00151CB5"/>
    <w:rsid w:val="001524E8"/>
    <w:rsid w:val="001528E3"/>
    <w:rsid w:val="00152C99"/>
    <w:rsid w:val="00152DF9"/>
    <w:rsid w:val="00152EC0"/>
    <w:rsid w:val="0015332E"/>
    <w:rsid w:val="00153925"/>
    <w:rsid w:val="0015405F"/>
    <w:rsid w:val="001540B7"/>
    <w:rsid w:val="0015436C"/>
    <w:rsid w:val="00154528"/>
    <w:rsid w:val="0015460D"/>
    <w:rsid w:val="00154A29"/>
    <w:rsid w:val="00155498"/>
    <w:rsid w:val="00155996"/>
    <w:rsid w:val="00155D1D"/>
    <w:rsid w:val="00156C6C"/>
    <w:rsid w:val="00156CDF"/>
    <w:rsid w:val="00157563"/>
    <w:rsid w:val="00157636"/>
    <w:rsid w:val="001603C4"/>
    <w:rsid w:val="0016084C"/>
    <w:rsid w:val="00160D02"/>
    <w:rsid w:val="001613BC"/>
    <w:rsid w:val="001618D3"/>
    <w:rsid w:val="00161B08"/>
    <w:rsid w:val="00161B87"/>
    <w:rsid w:val="00161D96"/>
    <w:rsid w:val="00161EC3"/>
    <w:rsid w:val="0016203D"/>
    <w:rsid w:val="00162974"/>
    <w:rsid w:val="001629D3"/>
    <w:rsid w:val="00162B26"/>
    <w:rsid w:val="00163401"/>
    <w:rsid w:val="001637B7"/>
    <w:rsid w:val="00163901"/>
    <w:rsid w:val="00163ED7"/>
    <w:rsid w:val="001644FB"/>
    <w:rsid w:val="0016501A"/>
    <w:rsid w:val="0016515D"/>
    <w:rsid w:val="001651B9"/>
    <w:rsid w:val="001651FF"/>
    <w:rsid w:val="001653FD"/>
    <w:rsid w:val="001659AD"/>
    <w:rsid w:val="00166104"/>
    <w:rsid w:val="00166897"/>
    <w:rsid w:val="0016711F"/>
    <w:rsid w:val="001700EC"/>
    <w:rsid w:val="0017053A"/>
    <w:rsid w:val="0017089D"/>
    <w:rsid w:val="001708DF"/>
    <w:rsid w:val="00170A8C"/>
    <w:rsid w:val="00170EF7"/>
    <w:rsid w:val="001711EC"/>
    <w:rsid w:val="0017138E"/>
    <w:rsid w:val="00171685"/>
    <w:rsid w:val="00171DA7"/>
    <w:rsid w:val="00172D68"/>
    <w:rsid w:val="0017351A"/>
    <w:rsid w:val="00173AAF"/>
    <w:rsid w:val="00173F5F"/>
    <w:rsid w:val="001747DF"/>
    <w:rsid w:val="001748DD"/>
    <w:rsid w:val="0017526B"/>
    <w:rsid w:val="0017582D"/>
    <w:rsid w:val="0017587A"/>
    <w:rsid w:val="00175A38"/>
    <w:rsid w:val="00176845"/>
    <w:rsid w:val="00176C5B"/>
    <w:rsid w:val="00177736"/>
    <w:rsid w:val="00177A5E"/>
    <w:rsid w:val="00177BA5"/>
    <w:rsid w:val="00180D29"/>
    <w:rsid w:val="00180F8C"/>
    <w:rsid w:val="001811EA"/>
    <w:rsid w:val="0018136A"/>
    <w:rsid w:val="00181378"/>
    <w:rsid w:val="0018183C"/>
    <w:rsid w:val="00181BA0"/>
    <w:rsid w:val="001821A4"/>
    <w:rsid w:val="00182B44"/>
    <w:rsid w:val="00183EDE"/>
    <w:rsid w:val="0018418D"/>
    <w:rsid w:val="00184F70"/>
    <w:rsid w:val="001850A0"/>
    <w:rsid w:val="00185C6F"/>
    <w:rsid w:val="00185CF9"/>
    <w:rsid w:val="0018668B"/>
    <w:rsid w:val="00186EB5"/>
    <w:rsid w:val="00187210"/>
    <w:rsid w:val="00187BD4"/>
    <w:rsid w:val="00187CE6"/>
    <w:rsid w:val="00187E30"/>
    <w:rsid w:val="00190638"/>
    <w:rsid w:val="0019069C"/>
    <w:rsid w:val="00190CEE"/>
    <w:rsid w:val="00190DB7"/>
    <w:rsid w:val="00190E8B"/>
    <w:rsid w:val="0019100F"/>
    <w:rsid w:val="0019120A"/>
    <w:rsid w:val="0019271F"/>
    <w:rsid w:val="00192A0A"/>
    <w:rsid w:val="00192AB0"/>
    <w:rsid w:val="00192CB0"/>
    <w:rsid w:val="00193456"/>
    <w:rsid w:val="0019414C"/>
    <w:rsid w:val="001941C2"/>
    <w:rsid w:val="00194339"/>
    <w:rsid w:val="001944DA"/>
    <w:rsid w:val="001945D8"/>
    <w:rsid w:val="00194731"/>
    <w:rsid w:val="00194D45"/>
    <w:rsid w:val="00194F44"/>
    <w:rsid w:val="0019500F"/>
    <w:rsid w:val="0019550F"/>
    <w:rsid w:val="00195E7C"/>
    <w:rsid w:val="001964A4"/>
    <w:rsid w:val="00197FD6"/>
    <w:rsid w:val="001A04B2"/>
    <w:rsid w:val="001A066A"/>
    <w:rsid w:val="001A0AB0"/>
    <w:rsid w:val="001A1086"/>
    <w:rsid w:val="001A1352"/>
    <w:rsid w:val="001A16DC"/>
    <w:rsid w:val="001A1FC1"/>
    <w:rsid w:val="001A2408"/>
    <w:rsid w:val="001A2444"/>
    <w:rsid w:val="001A2B65"/>
    <w:rsid w:val="001A3372"/>
    <w:rsid w:val="001A3EA6"/>
    <w:rsid w:val="001A465E"/>
    <w:rsid w:val="001A4A12"/>
    <w:rsid w:val="001A4BF3"/>
    <w:rsid w:val="001A4D28"/>
    <w:rsid w:val="001A54FF"/>
    <w:rsid w:val="001A5FD5"/>
    <w:rsid w:val="001A7182"/>
    <w:rsid w:val="001A762C"/>
    <w:rsid w:val="001A77C8"/>
    <w:rsid w:val="001B0869"/>
    <w:rsid w:val="001B0D0B"/>
    <w:rsid w:val="001B201B"/>
    <w:rsid w:val="001B2103"/>
    <w:rsid w:val="001B2684"/>
    <w:rsid w:val="001B2820"/>
    <w:rsid w:val="001B290C"/>
    <w:rsid w:val="001B2C5B"/>
    <w:rsid w:val="001B2D95"/>
    <w:rsid w:val="001B2FFA"/>
    <w:rsid w:val="001B30FA"/>
    <w:rsid w:val="001B3345"/>
    <w:rsid w:val="001B3637"/>
    <w:rsid w:val="001B3BDA"/>
    <w:rsid w:val="001B3EF2"/>
    <w:rsid w:val="001B4ED5"/>
    <w:rsid w:val="001B61B0"/>
    <w:rsid w:val="001B621B"/>
    <w:rsid w:val="001B6AF3"/>
    <w:rsid w:val="001B6C38"/>
    <w:rsid w:val="001B73A7"/>
    <w:rsid w:val="001B73C6"/>
    <w:rsid w:val="001B74A7"/>
    <w:rsid w:val="001B7D9C"/>
    <w:rsid w:val="001C0458"/>
    <w:rsid w:val="001C0F52"/>
    <w:rsid w:val="001C2A91"/>
    <w:rsid w:val="001C2BBA"/>
    <w:rsid w:val="001C34AF"/>
    <w:rsid w:val="001C36C5"/>
    <w:rsid w:val="001C3B37"/>
    <w:rsid w:val="001C3EA8"/>
    <w:rsid w:val="001C5256"/>
    <w:rsid w:val="001C5267"/>
    <w:rsid w:val="001C569C"/>
    <w:rsid w:val="001C5DFD"/>
    <w:rsid w:val="001C5E0D"/>
    <w:rsid w:val="001C661A"/>
    <w:rsid w:val="001C66D3"/>
    <w:rsid w:val="001C696E"/>
    <w:rsid w:val="001C7B86"/>
    <w:rsid w:val="001C7DBD"/>
    <w:rsid w:val="001D08BA"/>
    <w:rsid w:val="001D0C1D"/>
    <w:rsid w:val="001D134C"/>
    <w:rsid w:val="001D177B"/>
    <w:rsid w:val="001D19DF"/>
    <w:rsid w:val="001D1B67"/>
    <w:rsid w:val="001D247F"/>
    <w:rsid w:val="001D264B"/>
    <w:rsid w:val="001D30E6"/>
    <w:rsid w:val="001D352E"/>
    <w:rsid w:val="001D358E"/>
    <w:rsid w:val="001D3B2C"/>
    <w:rsid w:val="001D3DB4"/>
    <w:rsid w:val="001D40FD"/>
    <w:rsid w:val="001D5801"/>
    <w:rsid w:val="001D5D4F"/>
    <w:rsid w:val="001D63A2"/>
    <w:rsid w:val="001D76EB"/>
    <w:rsid w:val="001E1794"/>
    <w:rsid w:val="001E2311"/>
    <w:rsid w:val="001E2931"/>
    <w:rsid w:val="001E2E2A"/>
    <w:rsid w:val="001E3048"/>
    <w:rsid w:val="001E415D"/>
    <w:rsid w:val="001E467A"/>
    <w:rsid w:val="001E46AB"/>
    <w:rsid w:val="001E4701"/>
    <w:rsid w:val="001E4DE5"/>
    <w:rsid w:val="001E5205"/>
    <w:rsid w:val="001E52E9"/>
    <w:rsid w:val="001E5A32"/>
    <w:rsid w:val="001E5A7C"/>
    <w:rsid w:val="001E5A85"/>
    <w:rsid w:val="001E5BB9"/>
    <w:rsid w:val="001E5F79"/>
    <w:rsid w:val="001E66A5"/>
    <w:rsid w:val="001E7598"/>
    <w:rsid w:val="001E7EEF"/>
    <w:rsid w:val="001F135E"/>
    <w:rsid w:val="001F1A21"/>
    <w:rsid w:val="001F1F21"/>
    <w:rsid w:val="001F23BD"/>
    <w:rsid w:val="001F2BB9"/>
    <w:rsid w:val="001F2DF6"/>
    <w:rsid w:val="001F3015"/>
    <w:rsid w:val="001F338A"/>
    <w:rsid w:val="001F3815"/>
    <w:rsid w:val="001F39CB"/>
    <w:rsid w:val="001F3C1D"/>
    <w:rsid w:val="001F3F5F"/>
    <w:rsid w:val="001F3F73"/>
    <w:rsid w:val="001F5109"/>
    <w:rsid w:val="001F52C3"/>
    <w:rsid w:val="001F553D"/>
    <w:rsid w:val="001F5AD5"/>
    <w:rsid w:val="001F7A18"/>
    <w:rsid w:val="0020043B"/>
    <w:rsid w:val="00200698"/>
    <w:rsid w:val="00201177"/>
    <w:rsid w:val="00201F53"/>
    <w:rsid w:val="002029BE"/>
    <w:rsid w:val="00203221"/>
    <w:rsid w:val="0020346D"/>
    <w:rsid w:val="002042F1"/>
    <w:rsid w:val="0020481E"/>
    <w:rsid w:val="00204B49"/>
    <w:rsid w:val="00204B8F"/>
    <w:rsid w:val="00206557"/>
    <w:rsid w:val="0020659B"/>
    <w:rsid w:val="002068A5"/>
    <w:rsid w:val="00206C38"/>
    <w:rsid w:val="002073D8"/>
    <w:rsid w:val="0020765F"/>
    <w:rsid w:val="00207DCE"/>
    <w:rsid w:val="00207F3C"/>
    <w:rsid w:val="002101F8"/>
    <w:rsid w:val="00210362"/>
    <w:rsid w:val="00210BE2"/>
    <w:rsid w:val="00210C73"/>
    <w:rsid w:val="0021146F"/>
    <w:rsid w:val="00211676"/>
    <w:rsid w:val="00211B1E"/>
    <w:rsid w:val="00211B55"/>
    <w:rsid w:val="00211BF0"/>
    <w:rsid w:val="00211DDA"/>
    <w:rsid w:val="00212003"/>
    <w:rsid w:val="0021221B"/>
    <w:rsid w:val="002126DB"/>
    <w:rsid w:val="00212FE7"/>
    <w:rsid w:val="0021349F"/>
    <w:rsid w:val="002135AB"/>
    <w:rsid w:val="00213640"/>
    <w:rsid w:val="00213FC0"/>
    <w:rsid w:val="0021464E"/>
    <w:rsid w:val="002151D2"/>
    <w:rsid w:val="002154F2"/>
    <w:rsid w:val="002158BA"/>
    <w:rsid w:val="00215BFC"/>
    <w:rsid w:val="00216114"/>
    <w:rsid w:val="00216BFE"/>
    <w:rsid w:val="00217664"/>
    <w:rsid w:val="002179CC"/>
    <w:rsid w:val="00220AF7"/>
    <w:rsid w:val="00221268"/>
    <w:rsid w:val="0022155E"/>
    <w:rsid w:val="00221899"/>
    <w:rsid w:val="00221B31"/>
    <w:rsid w:val="00222502"/>
    <w:rsid w:val="00222AED"/>
    <w:rsid w:val="00222EEB"/>
    <w:rsid w:val="002232B1"/>
    <w:rsid w:val="002234F3"/>
    <w:rsid w:val="002236F7"/>
    <w:rsid w:val="00223B47"/>
    <w:rsid w:val="00223C5A"/>
    <w:rsid w:val="00224F06"/>
    <w:rsid w:val="00224F47"/>
    <w:rsid w:val="002250A6"/>
    <w:rsid w:val="002255F9"/>
    <w:rsid w:val="002257B9"/>
    <w:rsid w:val="00225BA5"/>
    <w:rsid w:val="00226494"/>
    <w:rsid w:val="002265DB"/>
    <w:rsid w:val="00226942"/>
    <w:rsid w:val="00226C81"/>
    <w:rsid w:val="00226FA1"/>
    <w:rsid w:val="00227102"/>
    <w:rsid w:val="0022751F"/>
    <w:rsid w:val="002275E9"/>
    <w:rsid w:val="00227983"/>
    <w:rsid w:val="00227D52"/>
    <w:rsid w:val="002301CA"/>
    <w:rsid w:val="002302AD"/>
    <w:rsid w:val="002309AC"/>
    <w:rsid w:val="00230D24"/>
    <w:rsid w:val="0023125F"/>
    <w:rsid w:val="00231557"/>
    <w:rsid w:val="002328C0"/>
    <w:rsid w:val="00234027"/>
    <w:rsid w:val="002343A3"/>
    <w:rsid w:val="00235B74"/>
    <w:rsid w:val="00235C44"/>
    <w:rsid w:val="002360B6"/>
    <w:rsid w:val="00236A24"/>
    <w:rsid w:val="00236C81"/>
    <w:rsid w:val="0023734B"/>
    <w:rsid w:val="00237E90"/>
    <w:rsid w:val="002400F0"/>
    <w:rsid w:val="002402FC"/>
    <w:rsid w:val="0024031B"/>
    <w:rsid w:val="002409CB"/>
    <w:rsid w:val="002409E9"/>
    <w:rsid w:val="00240CC2"/>
    <w:rsid w:val="00240D5A"/>
    <w:rsid w:val="00241042"/>
    <w:rsid w:val="00241097"/>
    <w:rsid w:val="00241306"/>
    <w:rsid w:val="00241698"/>
    <w:rsid w:val="00241944"/>
    <w:rsid w:val="002427C6"/>
    <w:rsid w:val="00243A98"/>
    <w:rsid w:val="002447BE"/>
    <w:rsid w:val="00244D4B"/>
    <w:rsid w:val="002451D5"/>
    <w:rsid w:val="002452C1"/>
    <w:rsid w:val="00245348"/>
    <w:rsid w:val="0024564B"/>
    <w:rsid w:val="00245758"/>
    <w:rsid w:val="00245CCF"/>
    <w:rsid w:val="00246123"/>
    <w:rsid w:val="002467FA"/>
    <w:rsid w:val="00246AA3"/>
    <w:rsid w:val="00246B54"/>
    <w:rsid w:val="00246D62"/>
    <w:rsid w:val="00247382"/>
    <w:rsid w:val="00247579"/>
    <w:rsid w:val="00247915"/>
    <w:rsid w:val="00247A8E"/>
    <w:rsid w:val="00247AE6"/>
    <w:rsid w:val="00247EDF"/>
    <w:rsid w:val="00250085"/>
    <w:rsid w:val="002502AB"/>
    <w:rsid w:val="002508F2"/>
    <w:rsid w:val="00251338"/>
    <w:rsid w:val="0025150B"/>
    <w:rsid w:val="00252070"/>
    <w:rsid w:val="0025207E"/>
    <w:rsid w:val="0025238C"/>
    <w:rsid w:val="002526AE"/>
    <w:rsid w:val="00252DA2"/>
    <w:rsid w:val="0025412A"/>
    <w:rsid w:val="002541C3"/>
    <w:rsid w:val="0025485E"/>
    <w:rsid w:val="002548B0"/>
    <w:rsid w:val="00254B11"/>
    <w:rsid w:val="00254D26"/>
    <w:rsid w:val="00255970"/>
    <w:rsid w:val="00256A79"/>
    <w:rsid w:val="00257006"/>
    <w:rsid w:val="002574CA"/>
    <w:rsid w:val="00257965"/>
    <w:rsid w:val="00257A48"/>
    <w:rsid w:val="00257B0A"/>
    <w:rsid w:val="00257B49"/>
    <w:rsid w:val="00257E79"/>
    <w:rsid w:val="00257F11"/>
    <w:rsid w:val="00257F20"/>
    <w:rsid w:val="00260314"/>
    <w:rsid w:val="00260BAA"/>
    <w:rsid w:val="002610A9"/>
    <w:rsid w:val="00262127"/>
    <w:rsid w:val="0026287E"/>
    <w:rsid w:val="0026291D"/>
    <w:rsid w:val="00263D28"/>
    <w:rsid w:val="00264178"/>
    <w:rsid w:val="00264516"/>
    <w:rsid w:val="002648EF"/>
    <w:rsid w:val="00264B14"/>
    <w:rsid w:val="00264D2C"/>
    <w:rsid w:val="00265354"/>
    <w:rsid w:val="002656C5"/>
    <w:rsid w:val="00265768"/>
    <w:rsid w:val="00265CD2"/>
    <w:rsid w:val="00265DC0"/>
    <w:rsid w:val="00265DF9"/>
    <w:rsid w:val="00265F3A"/>
    <w:rsid w:val="0026679A"/>
    <w:rsid w:val="0026683B"/>
    <w:rsid w:val="00266A68"/>
    <w:rsid w:val="00266A98"/>
    <w:rsid w:val="00266C20"/>
    <w:rsid w:val="00266DDB"/>
    <w:rsid w:val="002672D2"/>
    <w:rsid w:val="00267484"/>
    <w:rsid w:val="00267A3D"/>
    <w:rsid w:val="00267B7C"/>
    <w:rsid w:val="00267BBC"/>
    <w:rsid w:val="00267BF9"/>
    <w:rsid w:val="002705F6"/>
    <w:rsid w:val="00270CA4"/>
    <w:rsid w:val="00271455"/>
    <w:rsid w:val="002721D9"/>
    <w:rsid w:val="00272F82"/>
    <w:rsid w:val="002730EB"/>
    <w:rsid w:val="002732C2"/>
    <w:rsid w:val="0027332B"/>
    <w:rsid w:val="0027407A"/>
    <w:rsid w:val="0027436D"/>
    <w:rsid w:val="00274657"/>
    <w:rsid w:val="00274814"/>
    <w:rsid w:val="00275270"/>
    <w:rsid w:val="00276504"/>
    <w:rsid w:val="00276A75"/>
    <w:rsid w:val="0027778B"/>
    <w:rsid w:val="00277876"/>
    <w:rsid w:val="002779E7"/>
    <w:rsid w:val="00277CD3"/>
    <w:rsid w:val="00277EE8"/>
    <w:rsid w:val="002810B9"/>
    <w:rsid w:val="00281E2A"/>
    <w:rsid w:val="00281E65"/>
    <w:rsid w:val="002829CE"/>
    <w:rsid w:val="0028310B"/>
    <w:rsid w:val="002838D7"/>
    <w:rsid w:val="00283B47"/>
    <w:rsid w:val="00283F76"/>
    <w:rsid w:val="00284548"/>
    <w:rsid w:val="00284705"/>
    <w:rsid w:val="00284755"/>
    <w:rsid w:val="00284D34"/>
    <w:rsid w:val="00284DD8"/>
    <w:rsid w:val="002855D6"/>
    <w:rsid w:val="00285883"/>
    <w:rsid w:val="00285E5A"/>
    <w:rsid w:val="002862E2"/>
    <w:rsid w:val="00286A24"/>
    <w:rsid w:val="00287106"/>
    <w:rsid w:val="0028757F"/>
    <w:rsid w:val="00287BB5"/>
    <w:rsid w:val="00290239"/>
    <w:rsid w:val="0029178C"/>
    <w:rsid w:val="00291C19"/>
    <w:rsid w:val="0029273A"/>
    <w:rsid w:val="002927A1"/>
    <w:rsid w:val="002929AE"/>
    <w:rsid w:val="00292DF0"/>
    <w:rsid w:val="00293173"/>
    <w:rsid w:val="002932B8"/>
    <w:rsid w:val="002932D5"/>
    <w:rsid w:val="00293422"/>
    <w:rsid w:val="002936B8"/>
    <w:rsid w:val="00293EBF"/>
    <w:rsid w:val="0029407D"/>
    <w:rsid w:val="00294539"/>
    <w:rsid w:val="00294848"/>
    <w:rsid w:val="00295278"/>
    <w:rsid w:val="002966CE"/>
    <w:rsid w:val="00296F12"/>
    <w:rsid w:val="002976E4"/>
    <w:rsid w:val="00297B5C"/>
    <w:rsid w:val="002A0756"/>
    <w:rsid w:val="002A0AF2"/>
    <w:rsid w:val="002A1310"/>
    <w:rsid w:val="002A151F"/>
    <w:rsid w:val="002A332A"/>
    <w:rsid w:val="002A3741"/>
    <w:rsid w:val="002A4AB6"/>
    <w:rsid w:val="002A517B"/>
    <w:rsid w:val="002A5701"/>
    <w:rsid w:val="002A578C"/>
    <w:rsid w:val="002A585E"/>
    <w:rsid w:val="002A5946"/>
    <w:rsid w:val="002A6861"/>
    <w:rsid w:val="002A6929"/>
    <w:rsid w:val="002A6A9C"/>
    <w:rsid w:val="002A7522"/>
    <w:rsid w:val="002A7B17"/>
    <w:rsid w:val="002A7F3A"/>
    <w:rsid w:val="002B04CA"/>
    <w:rsid w:val="002B05D2"/>
    <w:rsid w:val="002B0C6E"/>
    <w:rsid w:val="002B100E"/>
    <w:rsid w:val="002B13A3"/>
    <w:rsid w:val="002B17F1"/>
    <w:rsid w:val="002B217E"/>
    <w:rsid w:val="002B2346"/>
    <w:rsid w:val="002B2C61"/>
    <w:rsid w:val="002B2F7F"/>
    <w:rsid w:val="002B492A"/>
    <w:rsid w:val="002B4B9A"/>
    <w:rsid w:val="002B4E50"/>
    <w:rsid w:val="002B4EFC"/>
    <w:rsid w:val="002B522D"/>
    <w:rsid w:val="002B5EC5"/>
    <w:rsid w:val="002B5F7E"/>
    <w:rsid w:val="002B6010"/>
    <w:rsid w:val="002B669B"/>
    <w:rsid w:val="002B69D4"/>
    <w:rsid w:val="002B6D4D"/>
    <w:rsid w:val="002B76CC"/>
    <w:rsid w:val="002B79E5"/>
    <w:rsid w:val="002B7A31"/>
    <w:rsid w:val="002B7A93"/>
    <w:rsid w:val="002B7BDF"/>
    <w:rsid w:val="002B7E58"/>
    <w:rsid w:val="002C024D"/>
    <w:rsid w:val="002C02AF"/>
    <w:rsid w:val="002C0476"/>
    <w:rsid w:val="002C15EC"/>
    <w:rsid w:val="002C1E7D"/>
    <w:rsid w:val="002C21BE"/>
    <w:rsid w:val="002C27A2"/>
    <w:rsid w:val="002C2E7B"/>
    <w:rsid w:val="002C3116"/>
    <w:rsid w:val="002C312C"/>
    <w:rsid w:val="002C312F"/>
    <w:rsid w:val="002C33D2"/>
    <w:rsid w:val="002C3725"/>
    <w:rsid w:val="002C3D3A"/>
    <w:rsid w:val="002C4209"/>
    <w:rsid w:val="002C4A59"/>
    <w:rsid w:val="002C5569"/>
    <w:rsid w:val="002C55F6"/>
    <w:rsid w:val="002C5BBC"/>
    <w:rsid w:val="002C68AD"/>
    <w:rsid w:val="002C70A3"/>
    <w:rsid w:val="002C720E"/>
    <w:rsid w:val="002C74CD"/>
    <w:rsid w:val="002C7894"/>
    <w:rsid w:val="002D00C1"/>
    <w:rsid w:val="002D10DF"/>
    <w:rsid w:val="002D182F"/>
    <w:rsid w:val="002D1AEF"/>
    <w:rsid w:val="002D1B14"/>
    <w:rsid w:val="002D1DA9"/>
    <w:rsid w:val="002D2224"/>
    <w:rsid w:val="002D3B0C"/>
    <w:rsid w:val="002D3E8D"/>
    <w:rsid w:val="002D438A"/>
    <w:rsid w:val="002D45B5"/>
    <w:rsid w:val="002D52A8"/>
    <w:rsid w:val="002D5303"/>
    <w:rsid w:val="002D5491"/>
    <w:rsid w:val="002D5958"/>
    <w:rsid w:val="002D5A9E"/>
    <w:rsid w:val="002D601D"/>
    <w:rsid w:val="002D6623"/>
    <w:rsid w:val="002D766B"/>
    <w:rsid w:val="002D7689"/>
    <w:rsid w:val="002D7738"/>
    <w:rsid w:val="002D79B3"/>
    <w:rsid w:val="002D7AC2"/>
    <w:rsid w:val="002E0B06"/>
    <w:rsid w:val="002E0C58"/>
    <w:rsid w:val="002E1006"/>
    <w:rsid w:val="002E14B0"/>
    <w:rsid w:val="002E1F42"/>
    <w:rsid w:val="002E1FA6"/>
    <w:rsid w:val="002E2522"/>
    <w:rsid w:val="002E2530"/>
    <w:rsid w:val="002E2A6F"/>
    <w:rsid w:val="002E467E"/>
    <w:rsid w:val="002E4F99"/>
    <w:rsid w:val="002E5102"/>
    <w:rsid w:val="002E5D69"/>
    <w:rsid w:val="002E677B"/>
    <w:rsid w:val="002E7DFC"/>
    <w:rsid w:val="002E7FC8"/>
    <w:rsid w:val="002F0B93"/>
    <w:rsid w:val="002F1394"/>
    <w:rsid w:val="002F1820"/>
    <w:rsid w:val="002F244F"/>
    <w:rsid w:val="002F3126"/>
    <w:rsid w:val="002F3319"/>
    <w:rsid w:val="002F3573"/>
    <w:rsid w:val="002F3625"/>
    <w:rsid w:val="002F3A0F"/>
    <w:rsid w:val="002F3ACB"/>
    <w:rsid w:val="002F3FF2"/>
    <w:rsid w:val="002F46BB"/>
    <w:rsid w:val="002F4A27"/>
    <w:rsid w:val="002F4A53"/>
    <w:rsid w:val="002F5635"/>
    <w:rsid w:val="002F599E"/>
    <w:rsid w:val="002F658F"/>
    <w:rsid w:val="002F727D"/>
    <w:rsid w:val="002F73FB"/>
    <w:rsid w:val="002F76C9"/>
    <w:rsid w:val="002F7EFB"/>
    <w:rsid w:val="003010FB"/>
    <w:rsid w:val="00301428"/>
    <w:rsid w:val="00301B73"/>
    <w:rsid w:val="00301BD6"/>
    <w:rsid w:val="00302310"/>
    <w:rsid w:val="003025EB"/>
    <w:rsid w:val="00302614"/>
    <w:rsid w:val="00302FE2"/>
    <w:rsid w:val="00303AE6"/>
    <w:rsid w:val="00303C63"/>
    <w:rsid w:val="00303D85"/>
    <w:rsid w:val="0030413E"/>
    <w:rsid w:val="0030431C"/>
    <w:rsid w:val="003046DE"/>
    <w:rsid w:val="003047B0"/>
    <w:rsid w:val="003049D6"/>
    <w:rsid w:val="00305297"/>
    <w:rsid w:val="0030599F"/>
    <w:rsid w:val="00305AB3"/>
    <w:rsid w:val="00305E4A"/>
    <w:rsid w:val="003064A8"/>
    <w:rsid w:val="003065F5"/>
    <w:rsid w:val="00306799"/>
    <w:rsid w:val="00306FFE"/>
    <w:rsid w:val="0030705B"/>
    <w:rsid w:val="00307BB5"/>
    <w:rsid w:val="00310B5E"/>
    <w:rsid w:val="00310C2E"/>
    <w:rsid w:val="00310DB2"/>
    <w:rsid w:val="0031183F"/>
    <w:rsid w:val="00311B2A"/>
    <w:rsid w:val="00311BF2"/>
    <w:rsid w:val="00311D7D"/>
    <w:rsid w:val="00312E7C"/>
    <w:rsid w:val="00312E8D"/>
    <w:rsid w:val="00312F93"/>
    <w:rsid w:val="0031406D"/>
    <w:rsid w:val="003141A8"/>
    <w:rsid w:val="0031442A"/>
    <w:rsid w:val="00314C20"/>
    <w:rsid w:val="003150C6"/>
    <w:rsid w:val="00315344"/>
    <w:rsid w:val="003157CA"/>
    <w:rsid w:val="003159B1"/>
    <w:rsid w:val="00315AE9"/>
    <w:rsid w:val="00315CE2"/>
    <w:rsid w:val="00316070"/>
    <w:rsid w:val="0031623D"/>
    <w:rsid w:val="0031634B"/>
    <w:rsid w:val="003163A7"/>
    <w:rsid w:val="00316611"/>
    <w:rsid w:val="00316B56"/>
    <w:rsid w:val="00316ED9"/>
    <w:rsid w:val="00317040"/>
    <w:rsid w:val="00317DE8"/>
    <w:rsid w:val="0032076B"/>
    <w:rsid w:val="00320F5F"/>
    <w:rsid w:val="00321E0A"/>
    <w:rsid w:val="00322480"/>
    <w:rsid w:val="00322A72"/>
    <w:rsid w:val="00323898"/>
    <w:rsid w:val="00323B48"/>
    <w:rsid w:val="00323D74"/>
    <w:rsid w:val="00323DCC"/>
    <w:rsid w:val="0032423A"/>
    <w:rsid w:val="00324B6B"/>
    <w:rsid w:val="0032544F"/>
    <w:rsid w:val="00325DB5"/>
    <w:rsid w:val="00325E80"/>
    <w:rsid w:val="0032625C"/>
    <w:rsid w:val="0032755C"/>
    <w:rsid w:val="0032771D"/>
    <w:rsid w:val="0032784E"/>
    <w:rsid w:val="00330414"/>
    <w:rsid w:val="0033048A"/>
    <w:rsid w:val="00330778"/>
    <w:rsid w:val="00330CF3"/>
    <w:rsid w:val="00331453"/>
    <w:rsid w:val="00332751"/>
    <w:rsid w:val="00332B56"/>
    <w:rsid w:val="0033325C"/>
    <w:rsid w:val="003341FF"/>
    <w:rsid w:val="00334E86"/>
    <w:rsid w:val="0033511D"/>
    <w:rsid w:val="00335601"/>
    <w:rsid w:val="00335B0D"/>
    <w:rsid w:val="00335B93"/>
    <w:rsid w:val="00335C11"/>
    <w:rsid w:val="00335DED"/>
    <w:rsid w:val="00335E0B"/>
    <w:rsid w:val="00336259"/>
    <w:rsid w:val="0033625C"/>
    <w:rsid w:val="00336331"/>
    <w:rsid w:val="00336602"/>
    <w:rsid w:val="00336D14"/>
    <w:rsid w:val="00337241"/>
    <w:rsid w:val="003376FB"/>
    <w:rsid w:val="00337DB1"/>
    <w:rsid w:val="00337F9E"/>
    <w:rsid w:val="0034064F"/>
    <w:rsid w:val="00340C31"/>
    <w:rsid w:val="00341614"/>
    <w:rsid w:val="0034187E"/>
    <w:rsid w:val="00341ED5"/>
    <w:rsid w:val="00342A11"/>
    <w:rsid w:val="00342ECB"/>
    <w:rsid w:val="00343678"/>
    <w:rsid w:val="00344303"/>
    <w:rsid w:val="00344A05"/>
    <w:rsid w:val="00344E59"/>
    <w:rsid w:val="00344F18"/>
    <w:rsid w:val="00345008"/>
    <w:rsid w:val="00345120"/>
    <w:rsid w:val="003453BB"/>
    <w:rsid w:val="0034552D"/>
    <w:rsid w:val="0034579A"/>
    <w:rsid w:val="0034609F"/>
    <w:rsid w:val="003474ED"/>
    <w:rsid w:val="00347A4E"/>
    <w:rsid w:val="0035018C"/>
    <w:rsid w:val="0035023C"/>
    <w:rsid w:val="003504BF"/>
    <w:rsid w:val="00350829"/>
    <w:rsid w:val="0035095A"/>
    <w:rsid w:val="00352434"/>
    <w:rsid w:val="0035267F"/>
    <w:rsid w:val="00353031"/>
    <w:rsid w:val="003537CA"/>
    <w:rsid w:val="0035436B"/>
    <w:rsid w:val="00354A69"/>
    <w:rsid w:val="0035554E"/>
    <w:rsid w:val="00356696"/>
    <w:rsid w:val="00356F1F"/>
    <w:rsid w:val="003570BF"/>
    <w:rsid w:val="0035721A"/>
    <w:rsid w:val="00357238"/>
    <w:rsid w:val="00357248"/>
    <w:rsid w:val="00357465"/>
    <w:rsid w:val="003577A7"/>
    <w:rsid w:val="0035797F"/>
    <w:rsid w:val="00357EE6"/>
    <w:rsid w:val="00360323"/>
    <w:rsid w:val="0036058A"/>
    <w:rsid w:val="00360C8B"/>
    <w:rsid w:val="00360FB2"/>
    <w:rsid w:val="003613C2"/>
    <w:rsid w:val="00361C99"/>
    <w:rsid w:val="003623CF"/>
    <w:rsid w:val="0036257C"/>
    <w:rsid w:val="00362766"/>
    <w:rsid w:val="00362A9E"/>
    <w:rsid w:val="00362B66"/>
    <w:rsid w:val="00362EDA"/>
    <w:rsid w:val="00363144"/>
    <w:rsid w:val="00363816"/>
    <w:rsid w:val="003643B1"/>
    <w:rsid w:val="00364B8D"/>
    <w:rsid w:val="00364BFA"/>
    <w:rsid w:val="003657F1"/>
    <w:rsid w:val="00365A6B"/>
    <w:rsid w:val="00366B33"/>
    <w:rsid w:val="00370388"/>
    <w:rsid w:val="003703C6"/>
    <w:rsid w:val="00370C42"/>
    <w:rsid w:val="00370E18"/>
    <w:rsid w:val="00370EE0"/>
    <w:rsid w:val="003711EB"/>
    <w:rsid w:val="00371594"/>
    <w:rsid w:val="003718B1"/>
    <w:rsid w:val="00371A15"/>
    <w:rsid w:val="00371B62"/>
    <w:rsid w:val="003724B8"/>
    <w:rsid w:val="00372FAC"/>
    <w:rsid w:val="0037516D"/>
    <w:rsid w:val="00375492"/>
    <w:rsid w:val="00375C99"/>
    <w:rsid w:val="003768D5"/>
    <w:rsid w:val="003777AA"/>
    <w:rsid w:val="00377DA7"/>
    <w:rsid w:val="003800B1"/>
    <w:rsid w:val="00381BFA"/>
    <w:rsid w:val="00381C40"/>
    <w:rsid w:val="00381EE8"/>
    <w:rsid w:val="0038213B"/>
    <w:rsid w:val="00383410"/>
    <w:rsid w:val="00383526"/>
    <w:rsid w:val="0038516C"/>
    <w:rsid w:val="00385822"/>
    <w:rsid w:val="003864A4"/>
    <w:rsid w:val="0038680A"/>
    <w:rsid w:val="00387365"/>
    <w:rsid w:val="00387503"/>
    <w:rsid w:val="0038769B"/>
    <w:rsid w:val="003879C8"/>
    <w:rsid w:val="00387AC1"/>
    <w:rsid w:val="00387ADB"/>
    <w:rsid w:val="003901EE"/>
    <w:rsid w:val="003906D9"/>
    <w:rsid w:val="00390F08"/>
    <w:rsid w:val="003931AB"/>
    <w:rsid w:val="0039370B"/>
    <w:rsid w:val="00393E57"/>
    <w:rsid w:val="00393F72"/>
    <w:rsid w:val="0039548F"/>
    <w:rsid w:val="00395D1B"/>
    <w:rsid w:val="00395E28"/>
    <w:rsid w:val="00395EF6"/>
    <w:rsid w:val="003979A4"/>
    <w:rsid w:val="003A01FD"/>
    <w:rsid w:val="003A0325"/>
    <w:rsid w:val="003A076D"/>
    <w:rsid w:val="003A1783"/>
    <w:rsid w:val="003A1B0D"/>
    <w:rsid w:val="003A2208"/>
    <w:rsid w:val="003A24E0"/>
    <w:rsid w:val="003A2512"/>
    <w:rsid w:val="003A257B"/>
    <w:rsid w:val="003A2C28"/>
    <w:rsid w:val="003A2CE8"/>
    <w:rsid w:val="003A31C0"/>
    <w:rsid w:val="003A351C"/>
    <w:rsid w:val="003A5262"/>
    <w:rsid w:val="003A585C"/>
    <w:rsid w:val="003A593B"/>
    <w:rsid w:val="003A5E86"/>
    <w:rsid w:val="003A5F89"/>
    <w:rsid w:val="003A6C7B"/>
    <w:rsid w:val="003A7258"/>
    <w:rsid w:val="003A7C00"/>
    <w:rsid w:val="003A7E4B"/>
    <w:rsid w:val="003B010F"/>
    <w:rsid w:val="003B03EB"/>
    <w:rsid w:val="003B0572"/>
    <w:rsid w:val="003B12F2"/>
    <w:rsid w:val="003B166B"/>
    <w:rsid w:val="003B1C6C"/>
    <w:rsid w:val="003B1FD3"/>
    <w:rsid w:val="003B2198"/>
    <w:rsid w:val="003B231C"/>
    <w:rsid w:val="003B2E48"/>
    <w:rsid w:val="003B30CA"/>
    <w:rsid w:val="003B4561"/>
    <w:rsid w:val="003B4F55"/>
    <w:rsid w:val="003B5385"/>
    <w:rsid w:val="003B552B"/>
    <w:rsid w:val="003B56BA"/>
    <w:rsid w:val="003B56C2"/>
    <w:rsid w:val="003B5CDE"/>
    <w:rsid w:val="003B5EFF"/>
    <w:rsid w:val="003B726F"/>
    <w:rsid w:val="003B72B4"/>
    <w:rsid w:val="003B7895"/>
    <w:rsid w:val="003C1037"/>
    <w:rsid w:val="003C1C46"/>
    <w:rsid w:val="003C208D"/>
    <w:rsid w:val="003C2229"/>
    <w:rsid w:val="003C24D4"/>
    <w:rsid w:val="003C257A"/>
    <w:rsid w:val="003C2C67"/>
    <w:rsid w:val="003C2E1B"/>
    <w:rsid w:val="003C2E6F"/>
    <w:rsid w:val="003C32AF"/>
    <w:rsid w:val="003C408C"/>
    <w:rsid w:val="003C44A0"/>
    <w:rsid w:val="003C4BD1"/>
    <w:rsid w:val="003C4D45"/>
    <w:rsid w:val="003C59B2"/>
    <w:rsid w:val="003C7158"/>
    <w:rsid w:val="003C74D6"/>
    <w:rsid w:val="003C7663"/>
    <w:rsid w:val="003C7FF1"/>
    <w:rsid w:val="003D02F7"/>
    <w:rsid w:val="003D109C"/>
    <w:rsid w:val="003D2449"/>
    <w:rsid w:val="003D27A4"/>
    <w:rsid w:val="003D2809"/>
    <w:rsid w:val="003D2B4D"/>
    <w:rsid w:val="003D2C17"/>
    <w:rsid w:val="003D3079"/>
    <w:rsid w:val="003D37C4"/>
    <w:rsid w:val="003D3E69"/>
    <w:rsid w:val="003D46EA"/>
    <w:rsid w:val="003D4A01"/>
    <w:rsid w:val="003D508E"/>
    <w:rsid w:val="003D509C"/>
    <w:rsid w:val="003D5168"/>
    <w:rsid w:val="003D5330"/>
    <w:rsid w:val="003D5A8A"/>
    <w:rsid w:val="003D6D1D"/>
    <w:rsid w:val="003D75C5"/>
    <w:rsid w:val="003D7CA4"/>
    <w:rsid w:val="003E0149"/>
    <w:rsid w:val="003E1037"/>
    <w:rsid w:val="003E1242"/>
    <w:rsid w:val="003E12BD"/>
    <w:rsid w:val="003E1B24"/>
    <w:rsid w:val="003E1E88"/>
    <w:rsid w:val="003E22EF"/>
    <w:rsid w:val="003E2DE7"/>
    <w:rsid w:val="003E33DE"/>
    <w:rsid w:val="003E3AA8"/>
    <w:rsid w:val="003E3E02"/>
    <w:rsid w:val="003E4269"/>
    <w:rsid w:val="003E456E"/>
    <w:rsid w:val="003E49E4"/>
    <w:rsid w:val="003E4D28"/>
    <w:rsid w:val="003E4EE9"/>
    <w:rsid w:val="003E4FFA"/>
    <w:rsid w:val="003E5066"/>
    <w:rsid w:val="003E5586"/>
    <w:rsid w:val="003E56B7"/>
    <w:rsid w:val="003E5AA0"/>
    <w:rsid w:val="003E5C62"/>
    <w:rsid w:val="003E6C96"/>
    <w:rsid w:val="003E6E53"/>
    <w:rsid w:val="003E728D"/>
    <w:rsid w:val="003E7818"/>
    <w:rsid w:val="003F06EC"/>
    <w:rsid w:val="003F0805"/>
    <w:rsid w:val="003F119E"/>
    <w:rsid w:val="003F12CD"/>
    <w:rsid w:val="003F20BB"/>
    <w:rsid w:val="003F297B"/>
    <w:rsid w:val="003F2C4C"/>
    <w:rsid w:val="003F32F5"/>
    <w:rsid w:val="003F417F"/>
    <w:rsid w:val="003F4565"/>
    <w:rsid w:val="003F4AD2"/>
    <w:rsid w:val="003F4C20"/>
    <w:rsid w:val="003F4D72"/>
    <w:rsid w:val="003F546C"/>
    <w:rsid w:val="003F584D"/>
    <w:rsid w:val="003F5D0B"/>
    <w:rsid w:val="003F7117"/>
    <w:rsid w:val="003F7434"/>
    <w:rsid w:val="003F7439"/>
    <w:rsid w:val="003F7C8A"/>
    <w:rsid w:val="00400248"/>
    <w:rsid w:val="00400498"/>
    <w:rsid w:val="004006E1"/>
    <w:rsid w:val="00401A45"/>
    <w:rsid w:val="00402368"/>
    <w:rsid w:val="004026D9"/>
    <w:rsid w:val="004027A2"/>
    <w:rsid w:val="00402B36"/>
    <w:rsid w:val="00402D70"/>
    <w:rsid w:val="004042CE"/>
    <w:rsid w:val="004048A8"/>
    <w:rsid w:val="00404985"/>
    <w:rsid w:val="00404F26"/>
    <w:rsid w:val="0040512D"/>
    <w:rsid w:val="00405467"/>
    <w:rsid w:val="00405671"/>
    <w:rsid w:val="00405D47"/>
    <w:rsid w:val="00405D83"/>
    <w:rsid w:val="00405FF9"/>
    <w:rsid w:val="0040632D"/>
    <w:rsid w:val="00407A47"/>
    <w:rsid w:val="00410794"/>
    <w:rsid w:val="004111DC"/>
    <w:rsid w:val="004116E3"/>
    <w:rsid w:val="00411733"/>
    <w:rsid w:val="00411DD5"/>
    <w:rsid w:val="00412337"/>
    <w:rsid w:val="00412A05"/>
    <w:rsid w:val="00414831"/>
    <w:rsid w:val="00415912"/>
    <w:rsid w:val="004164F6"/>
    <w:rsid w:val="00416590"/>
    <w:rsid w:val="004206E4"/>
    <w:rsid w:val="00420A59"/>
    <w:rsid w:val="00420E39"/>
    <w:rsid w:val="00420ECB"/>
    <w:rsid w:val="004213EB"/>
    <w:rsid w:val="00421CFC"/>
    <w:rsid w:val="004222A7"/>
    <w:rsid w:val="00422E6A"/>
    <w:rsid w:val="0042371C"/>
    <w:rsid w:val="00423734"/>
    <w:rsid w:val="00423AF1"/>
    <w:rsid w:val="00423C65"/>
    <w:rsid w:val="00423E56"/>
    <w:rsid w:val="004242B5"/>
    <w:rsid w:val="004244D4"/>
    <w:rsid w:val="00424D78"/>
    <w:rsid w:val="00425382"/>
    <w:rsid w:val="004255C6"/>
    <w:rsid w:val="00425759"/>
    <w:rsid w:val="004258D3"/>
    <w:rsid w:val="004266BF"/>
    <w:rsid w:val="00427341"/>
    <w:rsid w:val="004274CA"/>
    <w:rsid w:val="00427714"/>
    <w:rsid w:val="00427D87"/>
    <w:rsid w:val="00430915"/>
    <w:rsid w:val="00431055"/>
    <w:rsid w:val="00431E86"/>
    <w:rsid w:val="0043276C"/>
    <w:rsid w:val="0043284C"/>
    <w:rsid w:val="00432C76"/>
    <w:rsid w:val="004334D1"/>
    <w:rsid w:val="004339DF"/>
    <w:rsid w:val="00433E20"/>
    <w:rsid w:val="00435776"/>
    <w:rsid w:val="00435F12"/>
    <w:rsid w:val="004361A3"/>
    <w:rsid w:val="00436715"/>
    <w:rsid w:val="00436979"/>
    <w:rsid w:val="004371C8"/>
    <w:rsid w:val="0043749D"/>
    <w:rsid w:val="00437E2D"/>
    <w:rsid w:val="00437EC3"/>
    <w:rsid w:val="00440061"/>
    <w:rsid w:val="004400DC"/>
    <w:rsid w:val="0044019A"/>
    <w:rsid w:val="004404EC"/>
    <w:rsid w:val="00440591"/>
    <w:rsid w:val="00440960"/>
    <w:rsid w:val="00440A8B"/>
    <w:rsid w:val="00440E10"/>
    <w:rsid w:val="00441037"/>
    <w:rsid w:val="00441251"/>
    <w:rsid w:val="004412BE"/>
    <w:rsid w:val="004412E6"/>
    <w:rsid w:val="0044166D"/>
    <w:rsid w:val="00441A4E"/>
    <w:rsid w:val="00441B6E"/>
    <w:rsid w:val="00442508"/>
    <w:rsid w:val="00442ADC"/>
    <w:rsid w:val="00443503"/>
    <w:rsid w:val="00443596"/>
    <w:rsid w:val="004438A8"/>
    <w:rsid w:val="00443B54"/>
    <w:rsid w:val="00444283"/>
    <w:rsid w:val="00444500"/>
    <w:rsid w:val="0044457C"/>
    <w:rsid w:val="004448A7"/>
    <w:rsid w:val="00444B9B"/>
    <w:rsid w:val="004450CE"/>
    <w:rsid w:val="004452C0"/>
    <w:rsid w:val="004458CE"/>
    <w:rsid w:val="00445DC4"/>
    <w:rsid w:val="004462F8"/>
    <w:rsid w:val="004465E9"/>
    <w:rsid w:val="00446800"/>
    <w:rsid w:val="00447085"/>
    <w:rsid w:val="004471FD"/>
    <w:rsid w:val="004500FB"/>
    <w:rsid w:val="00450423"/>
    <w:rsid w:val="004508A3"/>
    <w:rsid w:val="00450986"/>
    <w:rsid w:val="0045138B"/>
    <w:rsid w:val="00451921"/>
    <w:rsid w:val="00451D6F"/>
    <w:rsid w:val="00451E13"/>
    <w:rsid w:val="00451E1E"/>
    <w:rsid w:val="00452165"/>
    <w:rsid w:val="00452F3F"/>
    <w:rsid w:val="00454339"/>
    <w:rsid w:val="00454A94"/>
    <w:rsid w:val="00454B63"/>
    <w:rsid w:val="004551EB"/>
    <w:rsid w:val="00455412"/>
    <w:rsid w:val="00455509"/>
    <w:rsid w:val="00455F21"/>
    <w:rsid w:val="00456283"/>
    <w:rsid w:val="004563A0"/>
    <w:rsid w:val="0045648D"/>
    <w:rsid w:val="00456C47"/>
    <w:rsid w:val="00456C58"/>
    <w:rsid w:val="004571D9"/>
    <w:rsid w:val="00457364"/>
    <w:rsid w:val="00457420"/>
    <w:rsid w:val="00457AF6"/>
    <w:rsid w:val="00457B32"/>
    <w:rsid w:val="004602E5"/>
    <w:rsid w:val="004604A6"/>
    <w:rsid w:val="0046087A"/>
    <w:rsid w:val="0046087B"/>
    <w:rsid w:val="00460C82"/>
    <w:rsid w:val="00460CE3"/>
    <w:rsid w:val="004616B1"/>
    <w:rsid w:val="004619A2"/>
    <w:rsid w:val="00461A06"/>
    <w:rsid w:val="004629C1"/>
    <w:rsid w:val="00462F65"/>
    <w:rsid w:val="004631AD"/>
    <w:rsid w:val="00463343"/>
    <w:rsid w:val="00463576"/>
    <w:rsid w:val="0046373D"/>
    <w:rsid w:val="00465455"/>
    <w:rsid w:val="00465AE6"/>
    <w:rsid w:val="00466A06"/>
    <w:rsid w:val="00466A4E"/>
    <w:rsid w:val="004670B7"/>
    <w:rsid w:val="004670CF"/>
    <w:rsid w:val="004677E8"/>
    <w:rsid w:val="00467AB8"/>
    <w:rsid w:val="00467D44"/>
    <w:rsid w:val="00467F1E"/>
    <w:rsid w:val="00470237"/>
    <w:rsid w:val="004707D5"/>
    <w:rsid w:val="00470A8E"/>
    <w:rsid w:val="00471211"/>
    <w:rsid w:val="004713F6"/>
    <w:rsid w:val="0047218B"/>
    <w:rsid w:val="004727B6"/>
    <w:rsid w:val="004729F3"/>
    <w:rsid w:val="00472B6E"/>
    <w:rsid w:val="0047320D"/>
    <w:rsid w:val="004733F2"/>
    <w:rsid w:val="004736D4"/>
    <w:rsid w:val="004739D2"/>
    <w:rsid w:val="00473F31"/>
    <w:rsid w:val="004743D6"/>
    <w:rsid w:val="004744BD"/>
    <w:rsid w:val="00474892"/>
    <w:rsid w:val="00474B77"/>
    <w:rsid w:val="00474BB4"/>
    <w:rsid w:val="00474FFD"/>
    <w:rsid w:val="00475673"/>
    <w:rsid w:val="004757AA"/>
    <w:rsid w:val="00475FD5"/>
    <w:rsid w:val="00476600"/>
    <w:rsid w:val="00477321"/>
    <w:rsid w:val="00477723"/>
    <w:rsid w:val="0047781F"/>
    <w:rsid w:val="00477CDC"/>
    <w:rsid w:val="00480124"/>
    <w:rsid w:val="00480174"/>
    <w:rsid w:val="00480343"/>
    <w:rsid w:val="00481028"/>
    <w:rsid w:val="00481885"/>
    <w:rsid w:val="0048202A"/>
    <w:rsid w:val="00482D79"/>
    <w:rsid w:val="00483A5A"/>
    <w:rsid w:val="00483BE2"/>
    <w:rsid w:val="00483BE6"/>
    <w:rsid w:val="00483C00"/>
    <w:rsid w:val="004841A9"/>
    <w:rsid w:val="00484509"/>
    <w:rsid w:val="00484BD7"/>
    <w:rsid w:val="00484CA0"/>
    <w:rsid w:val="00484CF8"/>
    <w:rsid w:val="004850C0"/>
    <w:rsid w:val="004857EB"/>
    <w:rsid w:val="00485C19"/>
    <w:rsid w:val="00485C8D"/>
    <w:rsid w:val="0048641F"/>
    <w:rsid w:val="00486AFE"/>
    <w:rsid w:val="00487DBB"/>
    <w:rsid w:val="004905BB"/>
    <w:rsid w:val="004906BF"/>
    <w:rsid w:val="00491271"/>
    <w:rsid w:val="00491383"/>
    <w:rsid w:val="00491F9D"/>
    <w:rsid w:val="0049273E"/>
    <w:rsid w:val="004930BB"/>
    <w:rsid w:val="004944C4"/>
    <w:rsid w:val="004944D1"/>
    <w:rsid w:val="0049481E"/>
    <w:rsid w:val="00494E2A"/>
    <w:rsid w:val="00494FCE"/>
    <w:rsid w:val="0049564E"/>
    <w:rsid w:val="00495690"/>
    <w:rsid w:val="00495C58"/>
    <w:rsid w:val="0049643A"/>
    <w:rsid w:val="0049664C"/>
    <w:rsid w:val="004968A1"/>
    <w:rsid w:val="00496B78"/>
    <w:rsid w:val="004978EC"/>
    <w:rsid w:val="004A03FB"/>
    <w:rsid w:val="004A0F9D"/>
    <w:rsid w:val="004A10A4"/>
    <w:rsid w:val="004A1354"/>
    <w:rsid w:val="004A1E72"/>
    <w:rsid w:val="004A2317"/>
    <w:rsid w:val="004A24B8"/>
    <w:rsid w:val="004A29AC"/>
    <w:rsid w:val="004A2F8D"/>
    <w:rsid w:val="004A3371"/>
    <w:rsid w:val="004A340B"/>
    <w:rsid w:val="004A3684"/>
    <w:rsid w:val="004A3764"/>
    <w:rsid w:val="004A390A"/>
    <w:rsid w:val="004A3CEA"/>
    <w:rsid w:val="004A4039"/>
    <w:rsid w:val="004A4136"/>
    <w:rsid w:val="004A4719"/>
    <w:rsid w:val="004A4A24"/>
    <w:rsid w:val="004A4B61"/>
    <w:rsid w:val="004A4E01"/>
    <w:rsid w:val="004A5AD1"/>
    <w:rsid w:val="004A5EEE"/>
    <w:rsid w:val="004A7103"/>
    <w:rsid w:val="004A7317"/>
    <w:rsid w:val="004A7B4C"/>
    <w:rsid w:val="004A7C94"/>
    <w:rsid w:val="004B0062"/>
    <w:rsid w:val="004B05F5"/>
    <w:rsid w:val="004B0D82"/>
    <w:rsid w:val="004B16D5"/>
    <w:rsid w:val="004B1A53"/>
    <w:rsid w:val="004B261B"/>
    <w:rsid w:val="004B26B9"/>
    <w:rsid w:val="004B29A7"/>
    <w:rsid w:val="004B2E57"/>
    <w:rsid w:val="004B3D9E"/>
    <w:rsid w:val="004B3E9B"/>
    <w:rsid w:val="004B417D"/>
    <w:rsid w:val="004B41CB"/>
    <w:rsid w:val="004B4BF6"/>
    <w:rsid w:val="004B4DD0"/>
    <w:rsid w:val="004B5AF9"/>
    <w:rsid w:val="004B6D41"/>
    <w:rsid w:val="004B735E"/>
    <w:rsid w:val="004B746C"/>
    <w:rsid w:val="004B761D"/>
    <w:rsid w:val="004B7CB0"/>
    <w:rsid w:val="004C003D"/>
    <w:rsid w:val="004C0409"/>
    <w:rsid w:val="004C0A9D"/>
    <w:rsid w:val="004C0C54"/>
    <w:rsid w:val="004C0E5B"/>
    <w:rsid w:val="004C123E"/>
    <w:rsid w:val="004C149A"/>
    <w:rsid w:val="004C16C7"/>
    <w:rsid w:val="004C1990"/>
    <w:rsid w:val="004C1D08"/>
    <w:rsid w:val="004C1E04"/>
    <w:rsid w:val="004C1E18"/>
    <w:rsid w:val="004C1F39"/>
    <w:rsid w:val="004C2275"/>
    <w:rsid w:val="004C22BA"/>
    <w:rsid w:val="004C2E30"/>
    <w:rsid w:val="004C3026"/>
    <w:rsid w:val="004C3905"/>
    <w:rsid w:val="004C447F"/>
    <w:rsid w:val="004C46A6"/>
    <w:rsid w:val="004C49DE"/>
    <w:rsid w:val="004C4CB3"/>
    <w:rsid w:val="004C4E7F"/>
    <w:rsid w:val="004C4EE5"/>
    <w:rsid w:val="004C4F60"/>
    <w:rsid w:val="004C51E7"/>
    <w:rsid w:val="004C54EB"/>
    <w:rsid w:val="004C560E"/>
    <w:rsid w:val="004C5B45"/>
    <w:rsid w:val="004C643F"/>
    <w:rsid w:val="004C64F9"/>
    <w:rsid w:val="004C6EB2"/>
    <w:rsid w:val="004C7984"/>
    <w:rsid w:val="004C7CE8"/>
    <w:rsid w:val="004D02B5"/>
    <w:rsid w:val="004D082F"/>
    <w:rsid w:val="004D08C2"/>
    <w:rsid w:val="004D0931"/>
    <w:rsid w:val="004D0B70"/>
    <w:rsid w:val="004D18AD"/>
    <w:rsid w:val="004D1913"/>
    <w:rsid w:val="004D22C0"/>
    <w:rsid w:val="004D23D3"/>
    <w:rsid w:val="004D2E30"/>
    <w:rsid w:val="004D31B2"/>
    <w:rsid w:val="004D3892"/>
    <w:rsid w:val="004D39CC"/>
    <w:rsid w:val="004D3E3E"/>
    <w:rsid w:val="004D426F"/>
    <w:rsid w:val="004D47A8"/>
    <w:rsid w:val="004D4A72"/>
    <w:rsid w:val="004D4C1A"/>
    <w:rsid w:val="004D4DA1"/>
    <w:rsid w:val="004D51E3"/>
    <w:rsid w:val="004D5904"/>
    <w:rsid w:val="004D6BCB"/>
    <w:rsid w:val="004D747C"/>
    <w:rsid w:val="004D795D"/>
    <w:rsid w:val="004E00DD"/>
    <w:rsid w:val="004E02CD"/>
    <w:rsid w:val="004E0393"/>
    <w:rsid w:val="004E0994"/>
    <w:rsid w:val="004E0B18"/>
    <w:rsid w:val="004E0FB7"/>
    <w:rsid w:val="004E1184"/>
    <w:rsid w:val="004E1390"/>
    <w:rsid w:val="004E151E"/>
    <w:rsid w:val="004E2227"/>
    <w:rsid w:val="004E236E"/>
    <w:rsid w:val="004E2CE2"/>
    <w:rsid w:val="004E2E9A"/>
    <w:rsid w:val="004E2ED8"/>
    <w:rsid w:val="004E31FC"/>
    <w:rsid w:val="004E334C"/>
    <w:rsid w:val="004E3F03"/>
    <w:rsid w:val="004E458C"/>
    <w:rsid w:val="004E4A21"/>
    <w:rsid w:val="004E5AE2"/>
    <w:rsid w:val="004E6982"/>
    <w:rsid w:val="004E6B05"/>
    <w:rsid w:val="004E6F82"/>
    <w:rsid w:val="004E720B"/>
    <w:rsid w:val="004E75F9"/>
    <w:rsid w:val="004E7C50"/>
    <w:rsid w:val="004F045A"/>
    <w:rsid w:val="004F12E0"/>
    <w:rsid w:val="004F202E"/>
    <w:rsid w:val="004F2AC2"/>
    <w:rsid w:val="004F3871"/>
    <w:rsid w:val="004F3B07"/>
    <w:rsid w:val="004F3B42"/>
    <w:rsid w:val="004F4987"/>
    <w:rsid w:val="004F4C26"/>
    <w:rsid w:val="004F5742"/>
    <w:rsid w:val="004F5E45"/>
    <w:rsid w:val="004F6158"/>
    <w:rsid w:val="004F639A"/>
    <w:rsid w:val="004F6548"/>
    <w:rsid w:val="004F74C8"/>
    <w:rsid w:val="004F7970"/>
    <w:rsid w:val="004F7B53"/>
    <w:rsid w:val="00500129"/>
    <w:rsid w:val="00500205"/>
    <w:rsid w:val="00500206"/>
    <w:rsid w:val="005002BA"/>
    <w:rsid w:val="00500952"/>
    <w:rsid w:val="00500BF2"/>
    <w:rsid w:val="00500FB8"/>
    <w:rsid w:val="00501037"/>
    <w:rsid w:val="00501479"/>
    <w:rsid w:val="0050166F"/>
    <w:rsid w:val="0050219E"/>
    <w:rsid w:val="005023A1"/>
    <w:rsid w:val="00503613"/>
    <w:rsid w:val="00503C51"/>
    <w:rsid w:val="005044C9"/>
    <w:rsid w:val="00504652"/>
    <w:rsid w:val="0050487F"/>
    <w:rsid w:val="00504DF3"/>
    <w:rsid w:val="00505242"/>
    <w:rsid w:val="00506266"/>
    <w:rsid w:val="0050641A"/>
    <w:rsid w:val="00506502"/>
    <w:rsid w:val="00506533"/>
    <w:rsid w:val="00507CCB"/>
    <w:rsid w:val="0051022E"/>
    <w:rsid w:val="00510CD4"/>
    <w:rsid w:val="00511CCF"/>
    <w:rsid w:val="005123E5"/>
    <w:rsid w:val="00512AD7"/>
    <w:rsid w:val="0051310F"/>
    <w:rsid w:val="005133E0"/>
    <w:rsid w:val="005134C8"/>
    <w:rsid w:val="0051380C"/>
    <w:rsid w:val="00513D2B"/>
    <w:rsid w:val="00514378"/>
    <w:rsid w:val="005148A7"/>
    <w:rsid w:val="005149C6"/>
    <w:rsid w:val="00514A2A"/>
    <w:rsid w:val="00515E6A"/>
    <w:rsid w:val="00516847"/>
    <w:rsid w:val="00516D44"/>
    <w:rsid w:val="005173E7"/>
    <w:rsid w:val="00517491"/>
    <w:rsid w:val="00517725"/>
    <w:rsid w:val="0051784F"/>
    <w:rsid w:val="00517CA4"/>
    <w:rsid w:val="0052066C"/>
    <w:rsid w:val="00520865"/>
    <w:rsid w:val="00520C95"/>
    <w:rsid w:val="0052194A"/>
    <w:rsid w:val="005230F6"/>
    <w:rsid w:val="00523171"/>
    <w:rsid w:val="0052321B"/>
    <w:rsid w:val="00523664"/>
    <w:rsid w:val="00523699"/>
    <w:rsid w:val="005241C2"/>
    <w:rsid w:val="0052442D"/>
    <w:rsid w:val="0052525A"/>
    <w:rsid w:val="00525584"/>
    <w:rsid w:val="00525596"/>
    <w:rsid w:val="0052584B"/>
    <w:rsid w:val="00525C44"/>
    <w:rsid w:val="005263F2"/>
    <w:rsid w:val="00526DD3"/>
    <w:rsid w:val="00526F00"/>
    <w:rsid w:val="00527FF7"/>
    <w:rsid w:val="00530266"/>
    <w:rsid w:val="005307B4"/>
    <w:rsid w:val="00531D5E"/>
    <w:rsid w:val="00532E80"/>
    <w:rsid w:val="00533501"/>
    <w:rsid w:val="005337A7"/>
    <w:rsid w:val="0053381F"/>
    <w:rsid w:val="0053395F"/>
    <w:rsid w:val="00534493"/>
    <w:rsid w:val="00534793"/>
    <w:rsid w:val="00534E59"/>
    <w:rsid w:val="00535046"/>
    <w:rsid w:val="00535672"/>
    <w:rsid w:val="00535713"/>
    <w:rsid w:val="00535E75"/>
    <w:rsid w:val="00535F45"/>
    <w:rsid w:val="00536595"/>
    <w:rsid w:val="00536BBD"/>
    <w:rsid w:val="005373F2"/>
    <w:rsid w:val="00540920"/>
    <w:rsid w:val="0054159B"/>
    <w:rsid w:val="00541B9E"/>
    <w:rsid w:val="005422E7"/>
    <w:rsid w:val="005423E1"/>
    <w:rsid w:val="005424A4"/>
    <w:rsid w:val="005426FD"/>
    <w:rsid w:val="00542ACC"/>
    <w:rsid w:val="0054342B"/>
    <w:rsid w:val="00543492"/>
    <w:rsid w:val="005437EF"/>
    <w:rsid w:val="00543831"/>
    <w:rsid w:val="005438DF"/>
    <w:rsid w:val="005438FD"/>
    <w:rsid w:val="00544AB8"/>
    <w:rsid w:val="0054502D"/>
    <w:rsid w:val="005450BE"/>
    <w:rsid w:val="005453E8"/>
    <w:rsid w:val="005454E6"/>
    <w:rsid w:val="00545A08"/>
    <w:rsid w:val="00545D9C"/>
    <w:rsid w:val="00546F4F"/>
    <w:rsid w:val="005500A3"/>
    <w:rsid w:val="0055066A"/>
    <w:rsid w:val="00550A37"/>
    <w:rsid w:val="00550EC5"/>
    <w:rsid w:val="00551768"/>
    <w:rsid w:val="00551A98"/>
    <w:rsid w:val="005521E4"/>
    <w:rsid w:val="005523BF"/>
    <w:rsid w:val="00552824"/>
    <w:rsid w:val="00552870"/>
    <w:rsid w:val="00553043"/>
    <w:rsid w:val="00553642"/>
    <w:rsid w:val="0055409E"/>
    <w:rsid w:val="00554535"/>
    <w:rsid w:val="005547DD"/>
    <w:rsid w:val="0055568E"/>
    <w:rsid w:val="0055584B"/>
    <w:rsid w:val="005558B6"/>
    <w:rsid w:val="00555E5F"/>
    <w:rsid w:val="005561A1"/>
    <w:rsid w:val="005565A9"/>
    <w:rsid w:val="00556FD2"/>
    <w:rsid w:val="005577B4"/>
    <w:rsid w:val="0055793E"/>
    <w:rsid w:val="00557985"/>
    <w:rsid w:val="00557FC8"/>
    <w:rsid w:val="0056078E"/>
    <w:rsid w:val="0056095D"/>
    <w:rsid w:val="00560F38"/>
    <w:rsid w:val="005611DB"/>
    <w:rsid w:val="0056189E"/>
    <w:rsid w:val="0056192A"/>
    <w:rsid w:val="00561B56"/>
    <w:rsid w:val="0056263B"/>
    <w:rsid w:val="00562ADE"/>
    <w:rsid w:val="00562E3C"/>
    <w:rsid w:val="00562F63"/>
    <w:rsid w:val="0056300D"/>
    <w:rsid w:val="00563AB7"/>
    <w:rsid w:val="00563DF9"/>
    <w:rsid w:val="00563E24"/>
    <w:rsid w:val="00563EAD"/>
    <w:rsid w:val="005642A5"/>
    <w:rsid w:val="005647D6"/>
    <w:rsid w:val="00564A6B"/>
    <w:rsid w:val="00564B76"/>
    <w:rsid w:val="00564DEB"/>
    <w:rsid w:val="0056596E"/>
    <w:rsid w:val="005660BE"/>
    <w:rsid w:val="0056669E"/>
    <w:rsid w:val="0057188C"/>
    <w:rsid w:val="00571B36"/>
    <w:rsid w:val="00571CC7"/>
    <w:rsid w:val="0057213D"/>
    <w:rsid w:val="00572485"/>
    <w:rsid w:val="00572515"/>
    <w:rsid w:val="00572A23"/>
    <w:rsid w:val="00572B8A"/>
    <w:rsid w:val="00572DAE"/>
    <w:rsid w:val="00572F2B"/>
    <w:rsid w:val="00572F31"/>
    <w:rsid w:val="0057326C"/>
    <w:rsid w:val="005734D2"/>
    <w:rsid w:val="0057370B"/>
    <w:rsid w:val="00573877"/>
    <w:rsid w:val="005739C6"/>
    <w:rsid w:val="00573EFF"/>
    <w:rsid w:val="00573F7F"/>
    <w:rsid w:val="00574838"/>
    <w:rsid w:val="00574F58"/>
    <w:rsid w:val="00575492"/>
    <w:rsid w:val="00575966"/>
    <w:rsid w:val="00575B51"/>
    <w:rsid w:val="00575BAE"/>
    <w:rsid w:val="00575C66"/>
    <w:rsid w:val="00575D6D"/>
    <w:rsid w:val="00576D3A"/>
    <w:rsid w:val="005770B4"/>
    <w:rsid w:val="00577206"/>
    <w:rsid w:val="00577392"/>
    <w:rsid w:val="005801D4"/>
    <w:rsid w:val="0058082A"/>
    <w:rsid w:val="00580869"/>
    <w:rsid w:val="00580C17"/>
    <w:rsid w:val="00581330"/>
    <w:rsid w:val="00581756"/>
    <w:rsid w:val="00582AC7"/>
    <w:rsid w:val="00582B7F"/>
    <w:rsid w:val="005831D3"/>
    <w:rsid w:val="0058330A"/>
    <w:rsid w:val="0058378E"/>
    <w:rsid w:val="0058488A"/>
    <w:rsid w:val="00584D5B"/>
    <w:rsid w:val="00584DB5"/>
    <w:rsid w:val="00585ED2"/>
    <w:rsid w:val="005869C4"/>
    <w:rsid w:val="00587337"/>
    <w:rsid w:val="00587510"/>
    <w:rsid w:val="00587B4B"/>
    <w:rsid w:val="005905CE"/>
    <w:rsid w:val="00590B94"/>
    <w:rsid w:val="00590F6D"/>
    <w:rsid w:val="0059120F"/>
    <w:rsid w:val="00591627"/>
    <w:rsid w:val="00591E13"/>
    <w:rsid w:val="005920E5"/>
    <w:rsid w:val="00592631"/>
    <w:rsid w:val="00592931"/>
    <w:rsid w:val="0059321A"/>
    <w:rsid w:val="00593DAA"/>
    <w:rsid w:val="00594475"/>
    <w:rsid w:val="00594F30"/>
    <w:rsid w:val="00595A97"/>
    <w:rsid w:val="0059686D"/>
    <w:rsid w:val="00596AF0"/>
    <w:rsid w:val="00596CCF"/>
    <w:rsid w:val="0059702D"/>
    <w:rsid w:val="00597099"/>
    <w:rsid w:val="0059714D"/>
    <w:rsid w:val="005A0272"/>
    <w:rsid w:val="005A034F"/>
    <w:rsid w:val="005A05EF"/>
    <w:rsid w:val="005A12FA"/>
    <w:rsid w:val="005A2DA7"/>
    <w:rsid w:val="005A36C4"/>
    <w:rsid w:val="005A3FC7"/>
    <w:rsid w:val="005A400B"/>
    <w:rsid w:val="005A418B"/>
    <w:rsid w:val="005A4267"/>
    <w:rsid w:val="005A4792"/>
    <w:rsid w:val="005A4CD5"/>
    <w:rsid w:val="005A531E"/>
    <w:rsid w:val="005A5C25"/>
    <w:rsid w:val="005A638B"/>
    <w:rsid w:val="005A6524"/>
    <w:rsid w:val="005A70C6"/>
    <w:rsid w:val="005A72FE"/>
    <w:rsid w:val="005A78BC"/>
    <w:rsid w:val="005A7B97"/>
    <w:rsid w:val="005B0748"/>
    <w:rsid w:val="005B0B4B"/>
    <w:rsid w:val="005B0C09"/>
    <w:rsid w:val="005B121B"/>
    <w:rsid w:val="005B18B8"/>
    <w:rsid w:val="005B2561"/>
    <w:rsid w:val="005B2D23"/>
    <w:rsid w:val="005B370E"/>
    <w:rsid w:val="005B37FB"/>
    <w:rsid w:val="005B3E5E"/>
    <w:rsid w:val="005B48E9"/>
    <w:rsid w:val="005B49BE"/>
    <w:rsid w:val="005B5582"/>
    <w:rsid w:val="005B55F9"/>
    <w:rsid w:val="005B5CC1"/>
    <w:rsid w:val="005B64A0"/>
    <w:rsid w:val="005B6A6B"/>
    <w:rsid w:val="005B6C1B"/>
    <w:rsid w:val="005B744A"/>
    <w:rsid w:val="005B78AD"/>
    <w:rsid w:val="005B7DB9"/>
    <w:rsid w:val="005C044E"/>
    <w:rsid w:val="005C074B"/>
    <w:rsid w:val="005C0D3C"/>
    <w:rsid w:val="005C0DA5"/>
    <w:rsid w:val="005C0F3E"/>
    <w:rsid w:val="005C1473"/>
    <w:rsid w:val="005C159B"/>
    <w:rsid w:val="005C195E"/>
    <w:rsid w:val="005C1A0C"/>
    <w:rsid w:val="005C1A92"/>
    <w:rsid w:val="005C1D18"/>
    <w:rsid w:val="005C1E2C"/>
    <w:rsid w:val="005C21A1"/>
    <w:rsid w:val="005C2973"/>
    <w:rsid w:val="005C2CCE"/>
    <w:rsid w:val="005C351C"/>
    <w:rsid w:val="005C35AF"/>
    <w:rsid w:val="005C38F7"/>
    <w:rsid w:val="005C4077"/>
    <w:rsid w:val="005C4374"/>
    <w:rsid w:val="005C495C"/>
    <w:rsid w:val="005C4FFB"/>
    <w:rsid w:val="005C506D"/>
    <w:rsid w:val="005C52CD"/>
    <w:rsid w:val="005C5D53"/>
    <w:rsid w:val="005C613E"/>
    <w:rsid w:val="005C7BAD"/>
    <w:rsid w:val="005D03A3"/>
    <w:rsid w:val="005D0574"/>
    <w:rsid w:val="005D086A"/>
    <w:rsid w:val="005D0D08"/>
    <w:rsid w:val="005D0F53"/>
    <w:rsid w:val="005D1024"/>
    <w:rsid w:val="005D1124"/>
    <w:rsid w:val="005D24A6"/>
    <w:rsid w:val="005D27A6"/>
    <w:rsid w:val="005D2ABB"/>
    <w:rsid w:val="005D2ED7"/>
    <w:rsid w:val="005D32B4"/>
    <w:rsid w:val="005D33FD"/>
    <w:rsid w:val="005D3968"/>
    <w:rsid w:val="005D3F49"/>
    <w:rsid w:val="005D44E9"/>
    <w:rsid w:val="005D503C"/>
    <w:rsid w:val="005D5268"/>
    <w:rsid w:val="005D65AD"/>
    <w:rsid w:val="005D6851"/>
    <w:rsid w:val="005D6B58"/>
    <w:rsid w:val="005D70A7"/>
    <w:rsid w:val="005D7471"/>
    <w:rsid w:val="005D74F3"/>
    <w:rsid w:val="005D7884"/>
    <w:rsid w:val="005D78E5"/>
    <w:rsid w:val="005D7D44"/>
    <w:rsid w:val="005D7F5C"/>
    <w:rsid w:val="005E0FF0"/>
    <w:rsid w:val="005E13BB"/>
    <w:rsid w:val="005E1440"/>
    <w:rsid w:val="005E1F8D"/>
    <w:rsid w:val="005E26D4"/>
    <w:rsid w:val="005E2814"/>
    <w:rsid w:val="005E28A1"/>
    <w:rsid w:val="005E2933"/>
    <w:rsid w:val="005E2EB2"/>
    <w:rsid w:val="005E3318"/>
    <w:rsid w:val="005E34B7"/>
    <w:rsid w:val="005E3811"/>
    <w:rsid w:val="005E3946"/>
    <w:rsid w:val="005E39DF"/>
    <w:rsid w:val="005E3AA9"/>
    <w:rsid w:val="005E3DED"/>
    <w:rsid w:val="005E3E3F"/>
    <w:rsid w:val="005E41AB"/>
    <w:rsid w:val="005E4D07"/>
    <w:rsid w:val="005E4FD5"/>
    <w:rsid w:val="005E5003"/>
    <w:rsid w:val="005E5545"/>
    <w:rsid w:val="005E56E8"/>
    <w:rsid w:val="005E59CF"/>
    <w:rsid w:val="005E5BCB"/>
    <w:rsid w:val="005E5EDB"/>
    <w:rsid w:val="005E62A9"/>
    <w:rsid w:val="005E6786"/>
    <w:rsid w:val="005E6BDF"/>
    <w:rsid w:val="005E6CAE"/>
    <w:rsid w:val="005E6EC4"/>
    <w:rsid w:val="005E7CE4"/>
    <w:rsid w:val="005E7DCB"/>
    <w:rsid w:val="005E7FBB"/>
    <w:rsid w:val="005F0397"/>
    <w:rsid w:val="005F0BCD"/>
    <w:rsid w:val="005F0E97"/>
    <w:rsid w:val="005F10BA"/>
    <w:rsid w:val="005F1676"/>
    <w:rsid w:val="005F1876"/>
    <w:rsid w:val="005F1A40"/>
    <w:rsid w:val="005F26AA"/>
    <w:rsid w:val="005F2765"/>
    <w:rsid w:val="005F2A6F"/>
    <w:rsid w:val="005F2CAD"/>
    <w:rsid w:val="005F3DFC"/>
    <w:rsid w:val="005F4255"/>
    <w:rsid w:val="005F4ACF"/>
    <w:rsid w:val="005F56C4"/>
    <w:rsid w:val="005F571F"/>
    <w:rsid w:val="005F5740"/>
    <w:rsid w:val="005F59C3"/>
    <w:rsid w:val="005F5B0A"/>
    <w:rsid w:val="005F5C76"/>
    <w:rsid w:val="005F5CDA"/>
    <w:rsid w:val="005F5FE7"/>
    <w:rsid w:val="005F6C43"/>
    <w:rsid w:val="005F7C22"/>
    <w:rsid w:val="0060007F"/>
    <w:rsid w:val="00600804"/>
    <w:rsid w:val="0060131D"/>
    <w:rsid w:val="006014FF"/>
    <w:rsid w:val="006015C4"/>
    <w:rsid w:val="00603489"/>
    <w:rsid w:val="006039B5"/>
    <w:rsid w:val="0060417A"/>
    <w:rsid w:val="00604E77"/>
    <w:rsid w:val="00605112"/>
    <w:rsid w:val="00605A5B"/>
    <w:rsid w:val="006060B1"/>
    <w:rsid w:val="00606C2C"/>
    <w:rsid w:val="006075EF"/>
    <w:rsid w:val="00607C49"/>
    <w:rsid w:val="006102DB"/>
    <w:rsid w:val="00610439"/>
    <w:rsid w:val="00610814"/>
    <w:rsid w:val="00610B7C"/>
    <w:rsid w:val="006117CB"/>
    <w:rsid w:val="00611811"/>
    <w:rsid w:val="00611A90"/>
    <w:rsid w:val="00611D3D"/>
    <w:rsid w:val="00611DF2"/>
    <w:rsid w:val="0061205B"/>
    <w:rsid w:val="0061238E"/>
    <w:rsid w:val="00612803"/>
    <w:rsid w:val="00612989"/>
    <w:rsid w:val="00612E65"/>
    <w:rsid w:val="00613A14"/>
    <w:rsid w:val="006157DC"/>
    <w:rsid w:val="00616236"/>
    <w:rsid w:val="0061661B"/>
    <w:rsid w:val="0061759E"/>
    <w:rsid w:val="00617B59"/>
    <w:rsid w:val="006201FD"/>
    <w:rsid w:val="00620CD5"/>
    <w:rsid w:val="006212EC"/>
    <w:rsid w:val="00621676"/>
    <w:rsid w:val="00621F17"/>
    <w:rsid w:val="00623834"/>
    <w:rsid w:val="00623D30"/>
    <w:rsid w:val="00623E7C"/>
    <w:rsid w:val="00623ECC"/>
    <w:rsid w:val="00624017"/>
    <w:rsid w:val="0062415E"/>
    <w:rsid w:val="00624A2E"/>
    <w:rsid w:val="00624A99"/>
    <w:rsid w:val="00624D11"/>
    <w:rsid w:val="0062580D"/>
    <w:rsid w:val="00625871"/>
    <w:rsid w:val="006258EB"/>
    <w:rsid w:val="00625EFB"/>
    <w:rsid w:val="00625F9A"/>
    <w:rsid w:val="006260D7"/>
    <w:rsid w:val="006261B4"/>
    <w:rsid w:val="00626C76"/>
    <w:rsid w:val="00627310"/>
    <w:rsid w:val="00627640"/>
    <w:rsid w:val="00627855"/>
    <w:rsid w:val="00627D7A"/>
    <w:rsid w:val="00627EB8"/>
    <w:rsid w:val="00627F1D"/>
    <w:rsid w:val="00627FA7"/>
    <w:rsid w:val="00630362"/>
    <w:rsid w:val="006304EE"/>
    <w:rsid w:val="006305D1"/>
    <w:rsid w:val="006314B0"/>
    <w:rsid w:val="00631630"/>
    <w:rsid w:val="00631913"/>
    <w:rsid w:val="00632D84"/>
    <w:rsid w:val="00632DAA"/>
    <w:rsid w:val="00633B8F"/>
    <w:rsid w:val="00633DB8"/>
    <w:rsid w:val="00633E0E"/>
    <w:rsid w:val="00633EAD"/>
    <w:rsid w:val="0063412F"/>
    <w:rsid w:val="00634758"/>
    <w:rsid w:val="00634FDF"/>
    <w:rsid w:val="006375E8"/>
    <w:rsid w:val="0063771C"/>
    <w:rsid w:val="00637918"/>
    <w:rsid w:val="00637B6E"/>
    <w:rsid w:val="006401CF"/>
    <w:rsid w:val="00640B48"/>
    <w:rsid w:val="00641219"/>
    <w:rsid w:val="00641E3D"/>
    <w:rsid w:val="00641EFD"/>
    <w:rsid w:val="00641F25"/>
    <w:rsid w:val="00641F27"/>
    <w:rsid w:val="0064367F"/>
    <w:rsid w:val="00643D81"/>
    <w:rsid w:val="00644410"/>
    <w:rsid w:val="00644CA2"/>
    <w:rsid w:val="00644CBA"/>
    <w:rsid w:val="006455CF"/>
    <w:rsid w:val="006456F6"/>
    <w:rsid w:val="006459C1"/>
    <w:rsid w:val="00645F29"/>
    <w:rsid w:val="00646A44"/>
    <w:rsid w:val="00646AEC"/>
    <w:rsid w:val="00646D69"/>
    <w:rsid w:val="006472B0"/>
    <w:rsid w:val="00650063"/>
    <w:rsid w:val="006502A0"/>
    <w:rsid w:val="0065183C"/>
    <w:rsid w:val="00651F32"/>
    <w:rsid w:val="00652362"/>
    <w:rsid w:val="006526C2"/>
    <w:rsid w:val="00652885"/>
    <w:rsid w:val="00652E6E"/>
    <w:rsid w:val="00652E8B"/>
    <w:rsid w:val="00653166"/>
    <w:rsid w:val="00653D55"/>
    <w:rsid w:val="00653F28"/>
    <w:rsid w:val="00653F7C"/>
    <w:rsid w:val="00654693"/>
    <w:rsid w:val="0065478B"/>
    <w:rsid w:val="0065499D"/>
    <w:rsid w:val="00654BD1"/>
    <w:rsid w:val="0065526C"/>
    <w:rsid w:val="006559AC"/>
    <w:rsid w:val="00655C1E"/>
    <w:rsid w:val="00655DC2"/>
    <w:rsid w:val="006561A5"/>
    <w:rsid w:val="006566B0"/>
    <w:rsid w:val="006567F1"/>
    <w:rsid w:val="00657478"/>
    <w:rsid w:val="00657B7E"/>
    <w:rsid w:val="006606ED"/>
    <w:rsid w:val="00660CEE"/>
    <w:rsid w:val="00661022"/>
    <w:rsid w:val="00661144"/>
    <w:rsid w:val="00661C14"/>
    <w:rsid w:val="006624C8"/>
    <w:rsid w:val="0066258E"/>
    <w:rsid w:val="00663D13"/>
    <w:rsid w:val="006641BF"/>
    <w:rsid w:val="00665063"/>
    <w:rsid w:val="00665557"/>
    <w:rsid w:val="00665D96"/>
    <w:rsid w:val="00665E8F"/>
    <w:rsid w:val="00666047"/>
    <w:rsid w:val="0066659B"/>
    <w:rsid w:val="00666E6D"/>
    <w:rsid w:val="0066735C"/>
    <w:rsid w:val="0066738C"/>
    <w:rsid w:val="00667D2D"/>
    <w:rsid w:val="006700A7"/>
    <w:rsid w:val="0067117A"/>
    <w:rsid w:val="00671871"/>
    <w:rsid w:val="00671FA2"/>
    <w:rsid w:val="00672C6E"/>
    <w:rsid w:val="00672EF9"/>
    <w:rsid w:val="0067326D"/>
    <w:rsid w:val="00673320"/>
    <w:rsid w:val="00673FF5"/>
    <w:rsid w:val="0067429A"/>
    <w:rsid w:val="00674560"/>
    <w:rsid w:val="00674A62"/>
    <w:rsid w:val="00674A77"/>
    <w:rsid w:val="00674EBD"/>
    <w:rsid w:val="006757AF"/>
    <w:rsid w:val="006763E9"/>
    <w:rsid w:val="0067661D"/>
    <w:rsid w:val="00676700"/>
    <w:rsid w:val="00676937"/>
    <w:rsid w:val="00676E58"/>
    <w:rsid w:val="00676EAB"/>
    <w:rsid w:val="00676F5F"/>
    <w:rsid w:val="0068088B"/>
    <w:rsid w:val="0068146B"/>
    <w:rsid w:val="0068177A"/>
    <w:rsid w:val="006823CF"/>
    <w:rsid w:val="00682D9B"/>
    <w:rsid w:val="00683E2B"/>
    <w:rsid w:val="00683EA5"/>
    <w:rsid w:val="00684419"/>
    <w:rsid w:val="00684AD1"/>
    <w:rsid w:val="00684CCE"/>
    <w:rsid w:val="00684CE4"/>
    <w:rsid w:val="00684E4D"/>
    <w:rsid w:val="00684FFD"/>
    <w:rsid w:val="0068508F"/>
    <w:rsid w:val="00685201"/>
    <w:rsid w:val="00685216"/>
    <w:rsid w:val="006856D7"/>
    <w:rsid w:val="006859F0"/>
    <w:rsid w:val="00686ADD"/>
    <w:rsid w:val="006903BB"/>
    <w:rsid w:val="006904A1"/>
    <w:rsid w:val="006904A8"/>
    <w:rsid w:val="006906B5"/>
    <w:rsid w:val="0069072E"/>
    <w:rsid w:val="00690D98"/>
    <w:rsid w:val="00690F15"/>
    <w:rsid w:val="00690F80"/>
    <w:rsid w:val="00690F99"/>
    <w:rsid w:val="00691752"/>
    <w:rsid w:val="006917BB"/>
    <w:rsid w:val="00691B36"/>
    <w:rsid w:val="00691C78"/>
    <w:rsid w:val="0069292D"/>
    <w:rsid w:val="006934C1"/>
    <w:rsid w:val="006936F5"/>
    <w:rsid w:val="00694012"/>
    <w:rsid w:val="00694081"/>
    <w:rsid w:val="0069488C"/>
    <w:rsid w:val="00696057"/>
    <w:rsid w:val="00696FC9"/>
    <w:rsid w:val="00697923"/>
    <w:rsid w:val="00697BC3"/>
    <w:rsid w:val="006A027C"/>
    <w:rsid w:val="006A0294"/>
    <w:rsid w:val="006A07E8"/>
    <w:rsid w:val="006A089E"/>
    <w:rsid w:val="006A0990"/>
    <w:rsid w:val="006A10A6"/>
    <w:rsid w:val="006A1B54"/>
    <w:rsid w:val="006A211F"/>
    <w:rsid w:val="006A2222"/>
    <w:rsid w:val="006A2CF0"/>
    <w:rsid w:val="006A2D69"/>
    <w:rsid w:val="006A30DD"/>
    <w:rsid w:val="006A3E4C"/>
    <w:rsid w:val="006A411D"/>
    <w:rsid w:val="006A448E"/>
    <w:rsid w:val="006A47C4"/>
    <w:rsid w:val="006A4942"/>
    <w:rsid w:val="006A4F3B"/>
    <w:rsid w:val="006A5053"/>
    <w:rsid w:val="006A5238"/>
    <w:rsid w:val="006A52F3"/>
    <w:rsid w:val="006A5408"/>
    <w:rsid w:val="006A5915"/>
    <w:rsid w:val="006A595A"/>
    <w:rsid w:val="006A6852"/>
    <w:rsid w:val="006A6AF9"/>
    <w:rsid w:val="006A6BD6"/>
    <w:rsid w:val="006A6D28"/>
    <w:rsid w:val="006A7898"/>
    <w:rsid w:val="006B16A9"/>
    <w:rsid w:val="006B1E9C"/>
    <w:rsid w:val="006B2379"/>
    <w:rsid w:val="006B2480"/>
    <w:rsid w:val="006B34CC"/>
    <w:rsid w:val="006B3899"/>
    <w:rsid w:val="006B4583"/>
    <w:rsid w:val="006B4849"/>
    <w:rsid w:val="006B4929"/>
    <w:rsid w:val="006B4C25"/>
    <w:rsid w:val="006B508A"/>
    <w:rsid w:val="006B52A2"/>
    <w:rsid w:val="006B5422"/>
    <w:rsid w:val="006B5482"/>
    <w:rsid w:val="006B5A9D"/>
    <w:rsid w:val="006B5C9C"/>
    <w:rsid w:val="006B6097"/>
    <w:rsid w:val="006B65A2"/>
    <w:rsid w:val="006B6B13"/>
    <w:rsid w:val="006B6E52"/>
    <w:rsid w:val="006B71CA"/>
    <w:rsid w:val="006B7695"/>
    <w:rsid w:val="006B7AA4"/>
    <w:rsid w:val="006C018D"/>
    <w:rsid w:val="006C0E74"/>
    <w:rsid w:val="006C1F91"/>
    <w:rsid w:val="006C24C3"/>
    <w:rsid w:val="006C281D"/>
    <w:rsid w:val="006C2869"/>
    <w:rsid w:val="006C41FF"/>
    <w:rsid w:val="006C4443"/>
    <w:rsid w:val="006C486A"/>
    <w:rsid w:val="006C49CB"/>
    <w:rsid w:val="006C4AFE"/>
    <w:rsid w:val="006C4C20"/>
    <w:rsid w:val="006C55C2"/>
    <w:rsid w:val="006C5DF7"/>
    <w:rsid w:val="006C75F8"/>
    <w:rsid w:val="006C78FA"/>
    <w:rsid w:val="006C7A16"/>
    <w:rsid w:val="006C7DCB"/>
    <w:rsid w:val="006D07D2"/>
    <w:rsid w:val="006D1182"/>
    <w:rsid w:val="006D1630"/>
    <w:rsid w:val="006D1717"/>
    <w:rsid w:val="006D3019"/>
    <w:rsid w:val="006D3394"/>
    <w:rsid w:val="006D3A0C"/>
    <w:rsid w:val="006D3AF4"/>
    <w:rsid w:val="006D3BF8"/>
    <w:rsid w:val="006D3E2F"/>
    <w:rsid w:val="006D4608"/>
    <w:rsid w:val="006D48B4"/>
    <w:rsid w:val="006D4FB0"/>
    <w:rsid w:val="006D55ED"/>
    <w:rsid w:val="006D58FF"/>
    <w:rsid w:val="006D611E"/>
    <w:rsid w:val="006D6417"/>
    <w:rsid w:val="006D68AE"/>
    <w:rsid w:val="006D69BA"/>
    <w:rsid w:val="006D7A04"/>
    <w:rsid w:val="006D7A34"/>
    <w:rsid w:val="006D7BDB"/>
    <w:rsid w:val="006D7E80"/>
    <w:rsid w:val="006E0544"/>
    <w:rsid w:val="006E11D9"/>
    <w:rsid w:val="006E149B"/>
    <w:rsid w:val="006E1B22"/>
    <w:rsid w:val="006E2237"/>
    <w:rsid w:val="006E2297"/>
    <w:rsid w:val="006E232B"/>
    <w:rsid w:val="006E256C"/>
    <w:rsid w:val="006E2910"/>
    <w:rsid w:val="006E2B34"/>
    <w:rsid w:val="006E3917"/>
    <w:rsid w:val="006E56EA"/>
    <w:rsid w:val="006E5797"/>
    <w:rsid w:val="006E6348"/>
    <w:rsid w:val="006E7163"/>
    <w:rsid w:val="006E7580"/>
    <w:rsid w:val="006E796D"/>
    <w:rsid w:val="006E7FA5"/>
    <w:rsid w:val="006F0362"/>
    <w:rsid w:val="006F0EE0"/>
    <w:rsid w:val="006F1817"/>
    <w:rsid w:val="006F194E"/>
    <w:rsid w:val="006F1CE8"/>
    <w:rsid w:val="006F1F92"/>
    <w:rsid w:val="006F22CA"/>
    <w:rsid w:val="006F26E4"/>
    <w:rsid w:val="006F2F8E"/>
    <w:rsid w:val="006F30E4"/>
    <w:rsid w:val="006F389F"/>
    <w:rsid w:val="006F38E0"/>
    <w:rsid w:val="006F3FF8"/>
    <w:rsid w:val="006F40FB"/>
    <w:rsid w:val="006F4AD3"/>
    <w:rsid w:val="006F4ADC"/>
    <w:rsid w:val="006F4FF2"/>
    <w:rsid w:val="006F50E6"/>
    <w:rsid w:val="006F5671"/>
    <w:rsid w:val="006F577D"/>
    <w:rsid w:val="006F5B21"/>
    <w:rsid w:val="006F63A8"/>
    <w:rsid w:val="006F6685"/>
    <w:rsid w:val="006F6C6C"/>
    <w:rsid w:val="006F6F0F"/>
    <w:rsid w:val="006F7B6B"/>
    <w:rsid w:val="006F7D81"/>
    <w:rsid w:val="006F7F76"/>
    <w:rsid w:val="007011B0"/>
    <w:rsid w:val="0070195A"/>
    <w:rsid w:val="00701A5E"/>
    <w:rsid w:val="00701D94"/>
    <w:rsid w:val="00703D44"/>
    <w:rsid w:val="007046F8"/>
    <w:rsid w:val="007050F0"/>
    <w:rsid w:val="00705123"/>
    <w:rsid w:val="00705A80"/>
    <w:rsid w:val="00706347"/>
    <w:rsid w:val="0070646E"/>
    <w:rsid w:val="00706516"/>
    <w:rsid w:val="0070670E"/>
    <w:rsid w:val="00706710"/>
    <w:rsid w:val="0070689C"/>
    <w:rsid w:val="00707136"/>
    <w:rsid w:val="0070751D"/>
    <w:rsid w:val="00707AFD"/>
    <w:rsid w:val="00707C41"/>
    <w:rsid w:val="00710684"/>
    <w:rsid w:val="00710B52"/>
    <w:rsid w:val="00710E7F"/>
    <w:rsid w:val="007115C1"/>
    <w:rsid w:val="007118EF"/>
    <w:rsid w:val="00712025"/>
    <w:rsid w:val="00712B60"/>
    <w:rsid w:val="00713368"/>
    <w:rsid w:val="0071341D"/>
    <w:rsid w:val="0071438F"/>
    <w:rsid w:val="00715569"/>
    <w:rsid w:val="00715944"/>
    <w:rsid w:val="00716D9F"/>
    <w:rsid w:val="007173EE"/>
    <w:rsid w:val="00717A63"/>
    <w:rsid w:val="00717F17"/>
    <w:rsid w:val="00720656"/>
    <w:rsid w:val="00720AE0"/>
    <w:rsid w:val="00720D4D"/>
    <w:rsid w:val="007215A8"/>
    <w:rsid w:val="00722082"/>
    <w:rsid w:val="00722E8A"/>
    <w:rsid w:val="00723607"/>
    <w:rsid w:val="0072457B"/>
    <w:rsid w:val="00724AC4"/>
    <w:rsid w:val="00724EB0"/>
    <w:rsid w:val="007250B2"/>
    <w:rsid w:val="007251F0"/>
    <w:rsid w:val="00725568"/>
    <w:rsid w:val="00725D9F"/>
    <w:rsid w:val="00726021"/>
    <w:rsid w:val="00726E5B"/>
    <w:rsid w:val="007273CE"/>
    <w:rsid w:val="00730108"/>
    <w:rsid w:val="007311EC"/>
    <w:rsid w:val="00732C03"/>
    <w:rsid w:val="00732DCF"/>
    <w:rsid w:val="00732F47"/>
    <w:rsid w:val="00733969"/>
    <w:rsid w:val="00733BF2"/>
    <w:rsid w:val="00733E5C"/>
    <w:rsid w:val="007340CF"/>
    <w:rsid w:val="007348A1"/>
    <w:rsid w:val="00734938"/>
    <w:rsid w:val="00735003"/>
    <w:rsid w:val="00735376"/>
    <w:rsid w:val="00735A36"/>
    <w:rsid w:val="0073603D"/>
    <w:rsid w:val="007365DB"/>
    <w:rsid w:val="00736BC4"/>
    <w:rsid w:val="00736F7F"/>
    <w:rsid w:val="007377DC"/>
    <w:rsid w:val="0073795F"/>
    <w:rsid w:val="00737AC8"/>
    <w:rsid w:val="00740335"/>
    <w:rsid w:val="0074041B"/>
    <w:rsid w:val="00740CB1"/>
    <w:rsid w:val="00741527"/>
    <w:rsid w:val="007418DB"/>
    <w:rsid w:val="007419B7"/>
    <w:rsid w:val="00741AC7"/>
    <w:rsid w:val="00741C63"/>
    <w:rsid w:val="00741D6A"/>
    <w:rsid w:val="00741DF4"/>
    <w:rsid w:val="00742A41"/>
    <w:rsid w:val="00742D62"/>
    <w:rsid w:val="00743098"/>
    <w:rsid w:val="0074350D"/>
    <w:rsid w:val="00743577"/>
    <w:rsid w:val="00743922"/>
    <w:rsid w:val="00743C9F"/>
    <w:rsid w:val="00745B18"/>
    <w:rsid w:val="00745D04"/>
    <w:rsid w:val="00746074"/>
    <w:rsid w:val="00746221"/>
    <w:rsid w:val="00746C0B"/>
    <w:rsid w:val="00747678"/>
    <w:rsid w:val="00747775"/>
    <w:rsid w:val="00747AD6"/>
    <w:rsid w:val="007504E3"/>
    <w:rsid w:val="0075097A"/>
    <w:rsid w:val="00750B6B"/>
    <w:rsid w:val="00751086"/>
    <w:rsid w:val="007514E2"/>
    <w:rsid w:val="00752471"/>
    <w:rsid w:val="0075269F"/>
    <w:rsid w:val="007527F8"/>
    <w:rsid w:val="00752EF8"/>
    <w:rsid w:val="00753B15"/>
    <w:rsid w:val="00755445"/>
    <w:rsid w:val="0075604E"/>
    <w:rsid w:val="0075662B"/>
    <w:rsid w:val="00756719"/>
    <w:rsid w:val="00756B6A"/>
    <w:rsid w:val="00756D78"/>
    <w:rsid w:val="007576EC"/>
    <w:rsid w:val="00757767"/>
    <w:rsid w:val="007606A9"/>
    <w:rsid w:val="007607DD"/>
    <w:rsid w:val="00760C65"/>
    <w:rsid w:val="00760C9D"/>
    <w:rsid w:val="00760EFD"/>
    <w:rsid w:val="00761028"/>
    <w:rsid w:val="007615BE"/>
    <w:rsid w:val="00761A78"/>
    <w:rsid w:val="00761AAB"/>
    <w:rsid w:val="00761EB6"/>
    <w:rsid w:val="007622F9"/>
    <w:rsid w:val="00762606"/>
    <w:rsid w:val="00762907"/>
    <w:rsid w:val="00763646"/>
    <w:rsid w:val="00763DBB"/>
    <w:rsid w:val="0076485C"/>
    <w:rsid w:val="00764B99"/>
    <w:rsid w:val="00764C30"/>
    <w:rsid w:val="00765319"/>
    <w:rsid w:val="007655CA"/>
    <w:rsid w:val="00765AB0"/>
    <w:rsid w:val="00765B9F"/>
    <w:rsid w:val="00765CAC"/>
    <w:rsid w:val="00765CD0"/>
    <w:rsid w:val="00766854"/>
    <w:rsid w:val="00766D37"/>
    <w:rsid w:val="00767A2A"/>
    <w:rsid w:val="0077135B"/>
    <w:rsid w:val="00771A5A"/>
    <w:rsid w:val="00771D6A"/>
    <w:rsid w:val="00772405"/>
    <w:rsid w:val="00772C9C"/>
    <w:rsid w:val="00772E08"/>
    <w:rsid w:val="00773E38"/>
    <w:rsid w:val="007748D2"/>
    <w:rsid w:val="00774CA5"/>
    <w:rsid w:val="00774F21"/>
    <w:rsid w:val="00774FC4"/>
    <w:rsid w:val="00775491"/>
    <w:rsid w:val="007754F6"/>
    <w:rsid w:val="00775D0B"/>
    <w:rsid w:val="00775D69"/>
    <w:rsid w:val="0077602D"/>
    <w:rsid w:val="007764B9"/>
    <w:rsid w:val="00776703"/>
    <w:rsid w:val="00777020"/>
    <w:rsid w:val="0077763C"/>
    <w:rsid w:val="0078053E"/>
    <w:rsid w:val="00781EC8"/>
    <w:rsid w:val="00781F92"/>
    <w:rsid w:val="00783700"/>
    <w:rsid w:val="0078391B"/>
    <w:rsid w:val="00783C05"/>
    <w:rsid w:val="00783D78"/>
    <w:rsid w:val="00784709"/>
    <w:rsid w:val="007850D0"/>
    <w:rsid w:val="007857BA"/>
    <w:rsid w:val="00787232"/>
    <w:rsid w:val="0078762B"/>
    <w:rsid w:val="00787649"/>
    <w:rsid w:val="00787B89"/>
    <w:rsid w:val="00790269"/>
    <w:rsid w:val="007905C7"/>
    <w:rsid w:val="00790775"/>
    <w:rsid w:val="007909D3"/>
    <w:rsid w:val="00790D73"/>
    <w:rsid w:val="00791041"/>
    <w:rsid w:val="00791049"/>
    <w:rsid w:val="007917C1"/>
    <w:rsid w:val="00791863"/>
    <w:rsid w:val="00792D5F"/>
    <w:rsid w:val="007937D9"/>
    <w:rsid w:val="00793F1E"/>
    <w:rsid w:val="0079410E"/>
    <w:rsid w:val="00794189"/>
    <w:rsid w:val="0079435B"/>
    <w:rsid w:val="00794FEE"/>
    <w:rsid w:val="00795E44"/>
    <w:rsid w:val="00796D2B"/>
    <w:rsid w:val="007973B0"/>
    <w:rsid w:val="007A00B6"/>
    <w:rsid w:val="007A03E2"/>
    <w:rsid w:val="007A07F4"/>
    <w:rsid w:val="007A0C07"/>
    <w:rsid w:val="007A1088"/>
    <w:rsid w:val="007A115A"/>
    <w:rsid w:val="007A126B"/>
    <w:rsid w:val="007A19C8"/>
    <w:rsid w:val="007A38A9"/>
    <w:rsid w:val="007A3A76"/>
    <w:rsid w:val="007A48F3"/>
    <w:rsid w:val="007A4AD6"/>
    <w:rsid w:val="007A57EF"/>
    <w:rsid w:val="007A5892"/>
    <w:rsid w:val="007A5BBF"/>
    <w:rsid w:val="007A5C01"/>
    <w:rsid w:val="007A6206"/>
    <w:rsid w:val="007A62E2"/>
    <w:rsid w:val="007A66C6"/>
    <w:rsid w:val="007A6D85"/>
    <w:rsid w:val="007A6DDB"/>
    <w:rsid w:val="007A6EF1"/>
    <w:rsid w:val="007A7FF5"/>
    <w:rsid w:val="007B04FF"/>
    <w:rsid w:val="007B0F5C"/>
    <w:rsid w:val="007B1619"/>
    <w:rsid w:val="007B1C29"/>
    <w:rsid w:val="007B2041"/>
    <w:rsid w:val="007B229C"/>
    <w:rsid w:val="007B2EBF"/>
    <w:rsid w:val="007B47AA"/>
    <w:rsid w:val="007B628A"/>
    <w:rsid w:val="007B6D47"/>
    <w:rsid w:val="007B7116"/>
    <w:rsid w:val="007B727D"/>
    <w:rsid w:val="007B768D"/>
    <w:rsid w:val="007C0322"/>
    <w:rsid w:val="007C0693"/>
    <w:rsid w:val="007C102D"/>
    <w:rsid w:val="007C164E"/>
    <w:rsid w:val="007C1DCE"/>
    <w:rsid w:val="007C208F"/>
    <w:rsid w:val="007C2C20"/>
    <w:rsid w:val="007C2E2B"/>
    <w:rsid w:val="007C2F4F"/>
    <w:rsid w:val="007C36C3"/>
    <w:rsid w:val="007C40ED"/>
    <w:rsid w:val="007C4984"/>
    <w:rsid w:val="007C4F94"/>
    <w:rsid w:val="007C55CC"/>
    <w:rsid w:val="007C5C4B"/>
    <w:rsid w:val="007C5CC5"/>
    <w:rsid w:val="007C5DA1"/>
    <w:rsid w:val="007C6E3B"/>
    <w:rsid w:val="007C77FB"/>
    <w:rsid w:val="007C7F3A"/>
    <w:rsid w:val="007D083E"/>
    <w:rsid w:val="007D1769"/>
    <w:rsid w:val="007D1BAC"/>
    <w:rsid w:val="007D1DAC"/>
    <w:rsid w:val="007D1E36"/>
    <w:rsid w:val="007D2775"/>
    <w:rsid w:val="007D29C3"/>
    <w:rsid w:val="007D2F80"/>
    <w:rsid w:val="007D36C6"/>
    <w:rsid w:val="007D3911"/>
    <w:rsid w:val="007D3B33"/>
    <w:rsid w:val="007D3D73"/>
    <w:rsid w:val="007D3EEF"/>
    <w:rsid w:val="007D3F0E"/>
    <w:rsid w:val="007D4CA4"/>
    <w:rsid w:val="007D5212"/>
    <w:rsid w:val="007D52C0"/>
    <w:rsid w:val="007D546A"/>
    <w:rsid w:val="007D5642"/>
    <w:rsid w:val="007D5751"/>
    <w:rsid w:val="007D57FB"/>
    <w:rsid w:val="007D6545"/>
    <w:rsid w:val="007D6591"/>
    <w:rsid w:val="007D6A16"/>
    <w:rsid w:val="007D746B"/>
    <w:rsid w:val="007D7C41"/>
    <w:rsid w:val="007D7FA4"/>
    <w:rsid w:val="007E0C5E"/>
    <w:rsid w:val="007E1084"/>
    <w:rsid w:val="007E150D"/>
    <w:rsid w:val="007E2384"/>
    <w:rsid w:val="007E3959"/>
    <w:rsid w:val="007E3A30"/>
    <w:rsid w:val="007E4907"/>
    <w:rsid w:val="007E4D57"/>
    <w:rsid w:val="007E519E"/>
    <w:rsid w:val="007E54F0"/>
    <w:rsid w:val="007E5922"/>
    <w:rsid w:val="007E593C"/>
    <w:rsid w:val="007E62A0"/>
    <w:rsid w:val="007E62BA"/>
    <w:rsid w:val="007E69A9"/>
    <w:rsid w:val="007E6D4C"/>
    <w:rsid w:val="007E7592"/>
    <w:rsid w:val="007E7836"/>
    <w:rsid w:val="007F04FE"/>
    <w:rsid w:val="007F0ACB"/>
    <w:rsid w:val="007F0B1E"/>
    <w:rsid w:val="007F1704"/>
    <w:rsid w:val="007F193A"/>
    <w:rsid w:val="007F1AEC"/>
    <w:rsid w:val="007F2965"/>
    <w:rsid w:val="007F2CF9"/>
    <w:rsid w:val="007F2EF5"/>
    <w:rsid w:val="007F3AC0"/>
    <w:rsid w:val="007F3C96"/>
    <w:rsid w:val="007F3DFA"/>
    <w:rsid w:val="007F42B9"/>
    <w:rsid w:val="007F4B29"/>
    <w:rsid w:val="007F4CCD"/>
    <w:rsid w:val="007F6B53"/>
    <w:rsid w:val="007F6B9C"/>
    <w:rsid w:val="007F6D97"/>
    <w:rsid w:val="007F73ED"/>
    <w:rsid w:val="007F768C"/>
    <w:rsid w:val="007F7700"/>
    <w:rsid w:val="007F7957"/>
    <w:rsid w:val="007F7BFC"/>
    <w:rsid w:val="008008A4"/>
    <w:rsid w:val="00801006"/>
    <w:rsid w:val="00801331"/>
    <w:rsid w:val="00801438"/>
    <w:rsid w:val="00801499"/>
    <w:rsid w:val="008014B2"/>
    <w:rsid w:val="00802578"/>
    <w:rsid w:val="00802976"/>
    <w:rsid w:val="00802FCE"/>
    <w:rsid w:val="008034C7"/>
    <w:rsid w:val="00803D7A"/>
    <w:rsid w:val="008051B7"/>
    <w:rsid w:val="00805F57"/>
    <w:rsid w:val="00805F68"/>
    <w:rsid w:val="00806256"/>
    <w:rsid w:val="00806A24"/>
    <w:rsid w:val="0080704B"/>
    <w:rsid w:val="0080714E"/>
    <w:rsid w:val="00807A20"/>
    <w:rsid w:val="0081046B"/>
    <w:rsid w:val="00810DE8"/>
    <w:rsid w:val="00811E2B"/>
    <w:rsid w:val="00813ABE"/>
    <w:rsid w:val="00813F25"/>
    <w:rsid w:val="008143FB"/>
    <w:rsid w:val="00814828"/>
    <w:rsid w:val="0081520D"/>
    <w:rsid w:val="0081582A"/>
    <w:rsid w:val="00815B8E"/>
    <w:rsid w:val="00815F0D"/>
    <w:rsid w:val="0081639D"/>
    <w:rsid w:val="00816BBF"/>
    <w:rsid w:val="00816FEA"/>
    <w:rsid w:val="00817B60"/>
    <w:rsid w:val="008202C2"/>
    <w:rsid w:val="0082080D"/>
    <w:rsid w:val="00820B09"/>
    <w:rsid w:val="00820D96"/>
    <w:rsid w:val="0082172D"/>
    <w:rsid w:val="00821C76"/>
    <w:rsid w:val="00822028"/>
    <w:rsid w:val="0082273A"/>
    <w:rsid w:val="00822A22"/>
    <w:rsid w:val="00823717"/>
    <w:rsid w:val="00823F2F"/>
    <w:rsid w:val="00824190"/>
    <w:rsid w:val="008242CB"/>
    <w:rsid w:val="008243D1"/>
    <w:rsid w:val="0082461C"/>
    <w:rsid w:val="00824DCE"/>
    <w:rsid w:val="00824FC3"/>
    <w:rsid w:val="008252D8"/>
    <w:rsid w:val="008253AA"/>
    <w:rsid w:val="00825723"/>
    <w:rsid w:val="0082621E"/>
    <w:rsid w:val="008263C0"/>
    <w:rsid w:val="0082642A"/>
    <w:rsid w:val="00826FAE"/>
    <w:rsid w:val="008272A7"/>
    <w:rsid w:val="0082742C"/>
    <w:rsid w:val="0082762F"/>
    <w:rsid w:val="00827712"/>
    <w:rsid w:val="00827755"/>
    <w:rsid w:val="00827855"/>
    <w:rsid w:val="00827D0C"/>
    <w:rsid w:val="008302E8"/>
    <w:rsid w:val="00830342"/>
    <w:rsid w:val="008306E9"/>
    <w:rsid w:val="00831509"/>
    <w:rsid w:val="00831522"/>
    <w:rsid w:val="00831DCB"/>
    <w:rsid w:val="00831FCE"/>
    <w:rsid w:val="00832140"/>
    <w:rsid w:val="00832546"/>
    <w:rsid w:val="00833119"/>
    <w:rsid w:val="008333E9"/>
    <w:rsid w:val="00833552"/>
    <w:rsid w:val="008336F3"/>
    <w:rsid w:val="00833E99"/>
    <w:rsid w:val="00834184"/>
    <w:rsid w:val="00834220"/>
    <w:rsid w:val="00834925"/>
    <w:rsid w:val="00834A79"/>
    <w:rsid w:val="00835722"/>
    <w:rsid w:val="00835C71"/>
    <w:rsid w:val="00836B22"/>
    <w:rsid w:val="00836CA9"/>
    <w:rsid w:val="00836EE9"/>
    <w:rsid w:val="00837330"/>
    <w:rsid w:val="0083784F"/>
    <w:rsid w:val="00837D29"/>
    <w:rsid w:val="00837FB6"/>
    <w:rsid w:val="00840338"/>
    <w:rsid w:val="00841272"/>
    <w:rsid w:val="008417FF"/>
    <w:rsid w:val="00841E4C"/>
    <w:rsid w:val="00842381"/>
    <w:rsid w:val="00842628"/>
    <w:rsid w:val="00842DBD"/>
    <w:rsid w:val="008430BC"/>
    <w:rsid w:val="00843825"/>
    <w:rsid w:val="0084395D"/>
    <w:rsid w:val="00844135"/>
    <w:rsid w:val="0084478D"/>
    <w:rsid w:val="00845387"/>
    <w:rsid w:val="008453DB"/>
    <w:rsid w:val="008455E8"/>
    <w:rsid w:val="008458DF"/>
    <w:rsid w:val="008465EC"/>
    <w:rsid w:val="00846D6D"/>
    <w:rsid w:val="008470E4"/>
    <w:rsid w:val="0084795F"/>
    <w:rsid w:val="00847BB2"/>
    <w:rsid w:val="00847F36"/>
    <w:rsid w:val="00847F8A"/>
    <w:rsid w:val="00850069"/>
    <w:rsid w:val="008506D4"/>
    <w:rsid w:val="008507E9"/>
    <w:rsid w:val="00850F5F"/>
    <w:rsid w:val="00851093"/>
    <w:rsid w:val="008512B4"/>
    <w:rsid w:val="00851457"/>
    <w:rsid w:val="00851929"/>
    <w:rsid w:val="00852540"/>
    <w:rsid w:val="00852F25"/>
    <w:rsid w:val="00853152"/>
    <w:rsid w:val="00853CC8"/>
    <w:rsid w:val="00853DCE"/>
    <w:rsid w:val="00854077"/>
    <w:rsid w:val="008548FA"/>
    <w:rsid w:val="00854F12"/>
    <w:rsid w:val="00856EA7"/>
    <w:rsid w:val="008572C0"/>
    <w:rsid w:val="00857C3E"/>
    <w:rsid w:val="00857F73"/>
    <w:rsid w:val="00862428"/>
    <w:rsid w:val="008629F6"/>
    <w:rsid w:val="00862C10"/>
    <w:rsid w:val="008633BC"/>
    <w:rsid w:val="00863BB1"/>
    <w:rsid w:val="00863C54"/>
    <w:rsid w:val="00864E30"/>
    <w:rsid w:val="00865B98"/>
    <w:rsid w:val="00866867"/>
    <w:rsid w:val="008669D6"/>
    <w:rsid w:val="00866EDA"/>
    <w:rsid w:val="00867478"/>
    <w:rsid w:val="00867CA4"/>
    <w:rsid w:val="00867F5F"/>
    <w:rsid w:val="008701B2"/>
    <w:rsid w:val="00870CF6"/>
    <w:rsid w:val="00870EF0"/>
    <w:rsid w:val="0087106B"/>
    <w:rsid w:val="008710E2"/>
    <w:rsid w:val="00871533"/>
    <w:rsid w:val="00871BD9"/>
    <w:rsid w:val="008722B9"/>
    <w:rsid w:val="00872C47"/>
    <w:rsid w:val="00872CB2"/>
    <w:rsid w:val="008731FF"/>
    <w:rsid w:val="00874449"/>
    <w:rsid w:val="008752E5"/>
    <w:rsid w:val="0087590B"/>
    <w:rsid w:val="00875D59"/>
    <w:rsid w:val="00875E86"/>
    <w:rsid w:val="00875F52"/>
    <w:rsid w:val="00876177"/>
    <w:rsid w:val="008764DA"/>
    <w:rsid w:val="00876CF8"/>
    <w:rsid w:val="00876FD8"/>
    <w:rsid w:val="00877315"/>
    <w:rsid w:val="008774A5"/>
    <w:rsid w:val="008774B7"/>
    <w:rsid w:val="00877624"/>
    <w:rsid w:val="00877FCF"/>
    <w:rsid w:val="00880889"/>
    <w:rsid w:val="0088090D"/>
    <w:rsid w:val="00881B7C"/>
    <w:rsid w:val="00881DB0"/>
    <w:rsid w:val="0088224B"/>
    <w:rsid w:val="00882A97"/>
    <w:rsid w:val="00884321"/>
    <w:rsid w:val="00884B50"/>
    <w:rsid w:val="00884D63"/>
    <w:rsid w:val="00885653"/>
    <w:rsid w:val="00885AC5"/>
    <w:rsid w:val="008864D9"/>
    <w:rsid w:val="00886B0B"/>
    <w:rsid w:val="00886C1F"/>
    <w:rsid w:val="00886E42"/>
    <w:rsid w:val="00890159"/>
    <w:rsid w:val="00890CE8"/>
    <w:rsid w:val="00890DB3"/>
    <w:rsid w:val="00890E98"/>
    <w:rsid w:val="008910D8"/>
    <w:rsid w:val="00891BE1"/>
    <w:rsid w:val="00891D87"/>
    <w:rsid w:val="00891FB9"/>
    <w:rsid w:val="00891FDB"/>
    <w:rsid w:val="00892607"/>
    <w:rsid w:val="00892936"/>
    <w:rsid w:val="00893227"/>
    <w:rsid w:val="00893FD7"/>
    <w:rsid w:val="00893FF2"/>
    <w:rsid w:val="00894153"/>
    <w:rsid w:val="00894605"/>
    <w:rsid w:val="00894742"/>
    <w:rsid w:val="00894A65"/>
    <w:rsid w:val="00895573"/>
    <w:rsid w:val="00895B89"/>
    <w:rsid w:val="00895EA7"/>
    <w:rsid w:val="00895F7C"/>
    <w:rsid w:val="008966B3"/>
    <w:rsid w:val="00896962"/>
    <w:rsid w:val="00896D71"/>
    <w:rsid w:val="0089766E"/>
    <w:rsid w:val="008A0102"/>
    <w:rsid w:val="008A062E"/>
    <w:rsid w:val="008A191A"/>
    <w:rsid w:val="008A1CCA"/>
    <w:rsid w:val="008A1F5A"/>
    <w:rsid w:val="008A2007"/>
    <w:rsid w:val="008A27E9"/>
    <w:rsid w:val="008A287E"/>
    <w:rsid w:val="008A2B9F"/>
    <w:rsid w:val="008A319E"/>
    <w:rsid w:val="008A3AB1"/>
    <w:rsid w:val="008A3E0A"/>
    <w:rsid w:val="008A4687"/>
    <w:rsid w:val="008A47EB"/>
    <w:rsid w:val="008A49CD"/>
    <w:rsid w:val="008A49F9"/>
    <w:rsid w:val="008A4ED4"/>
    <w:rsid w:val="008A644E"/>
    <w:rsid w:val="008A69A7"/>
    <w:rsid w:val="008B08A5"/>
    <w:rsid w:val="008B08AA"/>
    <w:rsid w:val="008B0924"/>
    <w:rsid w:val="008B0D1F"/>
    <w:rsid w:val="008B12D2"/>
    <w:rsid w:val="008B2155"/>
    <w:rsid w:val="008B2520"/>
    <w:rsid w:val="008B38B4"/>
    <w:rsid w:val="008B3E86"/>
    <w:rsid w:val="008B3FF7"/>
    <w:rsid w:val="008B427B"/>
    <w:rsid w:val="008B46D0"/>
    <w:rsid w:val="008B4A21"/>
    <w:rsid w:val="008B4B31"/>
    <w:rsid w:val="008B4EC0"/>
    <w:rsid w:val="008B51E4"/>
    <w:rsid w:val="008B54A4"/>
    <w:rsid w:val="008B5725"/>
    <w:rsid w:val="008B5C7B"/>
    <w:rsid w:val="008B6073"/>
    <w:rsid w:val="008B61BF"/>
    <w:rsid w:val="008B6DE3"/>
    <w:rsid w:val="008B6F24"/>
    <w:rsid w:val="008B705E"/>
    <w:rsid w:val="008B7832"/>
    <w:rsid w:val="008B7A2D"/>
    <w:rsid w:val="008B7A87"/>
    <w:rsid w:val="008B7D1E"/>
    <w:rsid w:val="008C0052"/>
    <w:rsid w:val="008C01EC"/>
    <w:rsid w:val="008C02F3"/>
    <w:rsid w:val="008C09E7"/>
    <w:rsid w:val="008C0E6C"/>
    <w:rsid w:val="008C16FD"/>
    <w:rsid w:val="008C1868"/>
    <w:rsid w:val="008C1DC8"/>
    <w:rsid w:val="008C226F"/>
    <w:rsid w:val="008C26F4"/>
    <w:rsid w:val="008C2D39"/>
    <w:rsid w:val="008C2F27"/>
    <w:rsid w:val="008C3B91"/>
    <w:rsid w:val="008C466A"/>
    <w:rsid w:val="008C4A9B"/>
    <w:rsid w:val="008C4B6B"/>
    <w:rsid w:val="008C4BA2"/>
    <w:rsid w:val="008C5545"/>
    <w:rsid w:val="008C5609"/>
    <w:rsid w:val="008C5AF5"/>
    <w:rsid w:val="008C6207"/>
    <w:rsid w:val="008C642C"/>
    <w:rsid w:val="008C6432"/>
    <w:rsid w:val="008C6654"/>
    <w:rsid w:val="008C67C9"/>
    <w:rsid w:val="008C6C6F"/>
    <w:rsid w:val="008C7722"/>
    <w:rsid w:val="008C79A5"/>
    <w:rsid w:val="008C7A18"/>
    <w:rsid w:val="008C7F9D"/>
    <w:rsid w:val="008D08D1"/>
    <w:rsid w:val="008D0BCA"/>
    <w:rsid w:val="008D1794"/>
    <w:rsid w:val="008D239F"/>
    <w:rsid w:val="008D243F"/>
    <w:rsid w:val="008D28DD"/>
    <w:rsid w:val="008D3051"/>
    <w:rsid w:val="008D31EE"/>
    <w:rsid w:val="008D3983"/>
    <w:rsid w:val="008D3B02"/>
    <w:rsid w:val="008D3EF4"/>
    <w:rsid w:val="008D3F5C"/>
    <w:rsid w:val="008D4852"/>
    <w:rsid w:val="008D4B49"/>
    <w:rsid w:val="008D4C0C"/>
    <w:rsid w:val="008D5307"/>
    <w:rsid w:val="008D536C"/>
    <w:rsid w:val="008D5707"/>
    <w:rsid w:val="008D5ABE"/>
    <w:rsid w:val="008D5D0C"/>
    <w:rsid w:val="008D6827"/>
    <w:rsid w:val="008D6D39"/>
    <w:rsid w:val="008D6EDF"/>
    <w:rsid w:val="008D76BF"/>
    <w:rsid w:val="008D783D"/>
    <w:rsid w:val="008D798A"/>
    <w:rsid w:val="008D7D84"/>
    <w:rsid w:val="008D7E0A"/>
    <w:rsid w:val="008E08FA"/>
    <w:rsid w:val="008E0EE8"/>
    <w:rsid w:val="008E12DC"/>
    <w:rsid w:val="008E1368"/>
    <w:rsid w:val="008E18C7"/>
    <w:rsid w:val="008E19E0"/>
    <w:rsid w:val="008E2073"/>
    <w:rsid w:val="008E20EC"/>
    <w:rsid w:val="008E2F10"/>
    <w:rsid w:val="008E363D"/>
    <w:rsid w:val="008E3D3B"/>
    <w:rsid w:val="008E3E1B"/>
    <w:rsid w:val="008E43CE"/>
    <w:rsid w:val="008E4921"/>
    <w:rsid w:val="008E4CF2"/>
    <w:rsid w:val="008E5647"/>
    <w:rsid w:val="008E5825"/>
    <w:rsid w:val="008E5B2E"/>
    <w:rsid w:val="008E6C46"/>
    <w:rsid w:val="008E70C1"/>
    <w:rsid w:val="008E712A"/>
    <w:rsid w:val="008E722F"/>
    <w:rsid w:val="008E733C"/>
    <w:rsid w:val="008E7492"/>
    <w:rsid w:val="008E7B0B"/>
    <w:rsid w:val="008E7FF0"/>
    <w:rsid w:val="008F0165"/>
    <w:rsid w:val="008F0415"/>
    <w:rsid w:val="008F058B"/>
    <w:rsid w:val="008F0B20"/>
    <w:rsid w:val="008F0C06"/>
    <w:rsid w:val="008F0F62"/>
    <w:rsid w:val="008F149E"/>
    <w:rsid w:val="008F1516"/>
    <w:rsid w:val="008F18D5"/>
    <w:rsid w:val="008F1C3A"/>
    <w:rsid w:val="008F2067"/>
    <w:rsid w:val="008F25B7"/>
    <w:rsid w:val="008F2ABC"/>
    <w:rsid w:val="008F3239"/>
    <w:rsid w:val="008F35AD"/>
    <w:rsid w:val="008F363D"/>
    <w:rsid w:val="008F3B36"/>
    <w:rsid w:val="008F4589"/>
    <w:rsid w:val="008F4760"/>
    <w:rsid w:val="008F49DF"/>
    <w:rsid w:val="008F4A71"/>
    <w:rsid w:val="008F4E2C"/>
    <w:rsid w:val="008F5046"/>
    <w:rsid w:val="008F5162"/>
    <w:rsid w:val="008F5D65"/>
    <w:rsid w:val="008F6482"/>
    <w:rsid w:val="008F6536"/>
    <w:rsid w:val="008F6BDA"/>
    <w:rsid w:val="008F7181"/>
    <w:rsid w:val="008F7355"/>
    <w:rsid w:val="008F7839"/>
    <w:rsid w:val="008F7E4E"/>
    <w:rsid w:val="009020C6"/>
    <w:rsid w:val="009029CD"/>
    <w:rsid w:val="00902B54"/>
    <w:rsid w:val="00902CD8"/>
    <w:rsid w:val="00902E64"/>
    <w:rsid w:val="00903293"/>
    <w:rsid w:val="00903D31"/>
    <w:rsid w:val="00903E45"/>
    <w:rsid w:val="009042AC"/>
    <w:rsid w:val="00904666"/>
    <w:rsid w:val="009048EE"/>
    <w:rsid w:val="0090570A"/>
    <w:rsid w:val="00905B0E"/>
    <w:rsid w:val="0090632D"/>
    <w:rsid w:val="00906AC8"/>
    <w:rsid w:val="00906C8C"/>
    <w:rsid w:val="00906D86"/>
    <w:rsid w:val="00907044"/>
    <w:rsid w:val="00907203"/>
    <w:rsid w:val="009073DF"/>
    <w:rsid w:val="009075B7"/>
    <w:rsid w:val="00907965"/>
    <w:rsid w:val="00910D77"/>
    <w:rsid w:val="00910DF2"/>
    <w:rsid w:val="0091108F"/>
    <w:rsid w:val="009111D2"/>
    <w:rsid w:val="009113A6"/>
    <w:rsid w:val="00911A80"/>
    <w:rsid w:val="00911F5C"/>
    <w:rsid w:val="00912E6C"/>
    <w:rsid w:val="00913196"/>
    <w:rsid w:val="00913307"/>
    <w:rsid w:val="009153E2"/>
    <w:rsid w:val="009159AF"/>
    <w:rsid w:val="00915D0B"/>
    <w:rsid w:val="009162C5"/>
    <w:rsid w:val="00916438"/>
    <w:rsid w:val="00916830"/>
    <w:rsid w:val="00916916"/>
    <w:rsid w:val="00916999"/>
    <w:rsid w:val="009175B4"/>
    <w:rsid w:val="0091760B"/>
    <w:rsid w:val="00920467"/>
    <w:rsid w:val="0092048D"/>
    <w:rsid w:val="0092056E"/>
    <w:rsid w:val="00920839"/>
    <w:rsid w:val="009208F2"/>
    <w:rsid w:val="0092169B"/>
    <w:rsid w:val="0092198F"/>
    <w:rsid w:val="009222F0"/>
    <w:rsid w:val="00922BB4"/>
    <w:rsid w:val="00922FAA"/>
    <w:rsid w:val="00923358"/>
    <w:rsid w:val="00924278"/>
    <w:rsid w:val="00924AF4"/>
    <w:rsid w:val="0092572F"/>
    <w:rsid w:val="00925C65"/>
    <w:rsid w:val="00925ECB"/>
    <w:rsid w:val="00926478"/>
    <w:rsid w:val="009266F5"/>
    <w:rsid w:val="009271C6"/>
    <w:rsid w:val="009273F1"/>
    <w:rsid w:val="00927E8B"/>
    <w:rsid w:val="009305EC"/>
    <w:rsid w:val="00930770"/>
    <w:rsid w:val="00930D9D"/>
    <w:rsid w:val="00930F1E"/>
    <w:rsid w:val="009332AE"/>
    <w:rsid w:val="0093353D"/>
    <w:rsid w:val="0093392D"/>
    <w:rsid w:val="00934726"/>
    <w:rsid w:val="0093496F"/>
    <w:rsid w:val="00934A40"/>
    <w:rsid w:val="0093547B"/>
    <w:rsid w:val="0093548F"/>
    <w:rsid w:val="00935A09"/>
    <w:rsid w:val="00935FEB"/>
    <w:rsid w:val="009363B5"/>
    <w:rsid w:val="00936718"/>
    <w:rsid w:val="00937110"/>
    <w:rsid w:val="009371E4"/>
    <w:rsid w:val="0093735B"/>
    <w:rsid w:val="009375DD"/>
    <w:rsid w:val="00937700"/>
    <w:rsid w:val="00937966"/>
    <w:rsid w:val="00937B9B"/>
    <w:rsid w:val="00937CCF"/>
    <w:rsid w:val="00940030"/>
    <w:rsid w:val="00940345"/>
    <w:rsid w:val="00940977"/>
    <w:rsid w:val="00940CD8"/>
    <w:rsid w:val="00941B6C"/>
    <w:rsid w:val="0094229D"/>
    <w:rsid w:val="009422DB"/>
    <w:rsid w:val="009429DA"/>
    <w:rsid w:val="00942DF5"/>
    <w:rsid w:val="009437DD"/>
    <w:rsid w:val="00943BCE"/>
    <w:rsid w:val="00943C69"/>
    <w:rsid w:val="00944E1F"/>
    <w:rsid w:val="00945A2A"/>
    <w:rsid w:val="00946AE6"/>
    <w:rsid w:val="00946B25"/>
    <w:rsid w:val="00946CFF"/>
    <w:rsid w:val="00946EB1"/>
    <w:rsid w:val="009476A1"/>
    <w:rsid w:val="00947716"/>
    <w:rsid w:val="0094771D"/>
    <w:rsid w:val="00951FC6"/>
    <w:rsid w:val="00952123"/>
    <w:rsid w:val="00952193"/>
    <w:rsid w:val="009522C7"/>
    <w:rsid w:val="00952426"/>
    <w:rsid w:val="009524A9"/>
    <w:rsid w:val="009526A2"/>
    <w:rsid w:val="009526B8"/>
    <w:rsid w:val="00953BB9"/>
    <w:rsid w:val="009548B8"/>
    <w:rsid w:val="00954B65"/>
    <w:rsid w:val="0095554C"/>
    <w:rsid w:val="00955717"/>
    <w:rsid w:val="00955A42"/>
    <w:rsid w:val="00955F70"/>
    <w:rsid w:val="00957E57"/>
    <w:rsid w:val="00961332"/>
    <w:rsid w:val="0096193E"/>
    <w:rsid w:val="00961A0B"/>
    <w:rsid w:val="00961B47"/>
    <w:rsid w:val="00962423"/>
    <w:rsid w:val="00962FF6"/>
    <w:rsid w:val="009630ED"/>
    <w:rsid w:val="009632E9"/>
    <w:rsid w:val="009634C3"/>
    <w:rsid w:val="00963570"/>
    <w:rsid w:val="00963911"/>
    <w:rsid w:val="0096420F"/>
    <w:rsid w:val="00964683"/>
    <w:rsid w:val="0096520F"/>
    <w:rsid w:val="0096525A"/>
    <w:rsid w:val="00965A8C"/>
    <w:rsid w:val="00965BDC"/>
    <w:rsid w:val="00965F73"/>
    <w:rsid w:val="00966227"/>
    <w:rsid w:val="0096689A"/>
    <w:rsid w:val="0096693D"/>
    <w:rsid w:val="00966E0C"/>
    <w:rsid w:val="00966E31"/>
    <w:rsid w:val="00967796"/>
    <w:rsid w:val="00967E59"/>
    <w:rsid w:val="00970291"/>
    <w:rsid w:val="00970345"/>
    <w:rsid w:val="0097065B"/>
    <w:rsid w:val="00970F18"/>
    <w:rsid w:val="00971134"/>
    <w:rsid w:val="009717AE"/>
    <w:rsid w:val="00971E5A"/>
    <w:rsid w:val="00971E7A"/>
    <w:rsid w:val="0097209E"/>
    <w:rsid w:val="0097243A"/>
    <w:rsid w:val="009725F1"/>
    <w:rsid w:val="009729F6"/>
    <w:rsid w:val="0097390B"/>
    <w:rsid w:val="00973F92"/>
    <w:rsid w:val="00974F7F"/>
    <w:rsid w:val="00975042"/>
    <w:rsid w:val="009757A5"/>
    <w:rsid w:val="00976A2A"/>
    <w:rsid w:val="00976EE8"/>
    <w:rsid w:val="0097738E"/>
    <w:rsid w:val="00977583"/>
    <w:rsid w:val="009778DE"/>
    <w:rsid w:val="00977CA0"/>
    <w:rsid w:val="00977D11"/>
    <w:rsid w:val="0098023C"/>
    <w:rsid w:val="00981419"/>
    <w:rsid w:val="009818CE"/>
    <w:rsid w:val="00981986"/>
    <w:rsid w:val="009828E3"/>
    <w:rsid w:val="00982A39"/>
    <w:rsid w:val="00982AE3"/>
    <w:rsid w:val="00982E85"/>
    <w:rsid w:val="0098427F"/>
    <w:rsid w:val="00984626"/>
    <w:rsid w:val="00984796"/>
    <w:rsid w:val="009847D9"/>
    <w:rsid w:val="00984904"/>
    <w:rsid w:val="00984A3A"/>
    <w:rsid w:val="00985140"/>
    <w:rsid w:val="009858F2"/>
    <w:rsid w:val="00985BAC"/>
    <w:rsid w:val="00985C32"/>
    <w:rsid w:val="00985D41"/>
    <w:rsid w:val="009861A4"/>
    <w:rsid w:val="009863B3"/>
    <w:rsid w:val="0098640D"/>
    <w:rsid w:val="00986646"/>
    <w:rsid w:val="00986A48"/>
    <w:rsid w:val="009871AC"/>
    <w:rsid w:val="00987359"/>
    <w:rsid w:val="009875EC"/>
    <w:rsid w:val="00987915"/>
    <w:rsid w:val="00987F17"/>
    <w:rsid w:val="0099009D"/>
    <w:rsid w:val="0099024A"/>
    <w:rsid w:val="009902C8"/>
    <w:rsid w:val="009914B6"/>
    <w:rsid w:val="0099150D"/>
    <w:rsid w:val="00991C18"/>
    <w:rsid w:val="00991EE3"/>
    <w:rsid w:val="00992204"/>
    <w:rsid w:val="0099262C"/>
    <w:rsid w:val="0099326D"/>
    <w:rsid w:val="009933A1"/>
    <w:rsid w:val="0099389D"/>
    <w:rsid w:val="00993DC6"/>
    <w:rsid w:val="00994037"/>
    <w:rsid w:val="009947F2"/>
    <w:rsid w:val="00994BAF"/>
    <w:rsid w:val="009957B2"/>
    <w:rsid w:val="009957B4"/>
    <w:rsid w:val="00995905"/>
    <w:rsid w:val="00995A19"/>
    <w:rsid w:val="009960E1"/>
    <w:rsid w:val="0099618B"/>
    <w:rsid w:val="00996CFA"/>
    <w:rsid w:val="00996EDA"/>
    <w:rsid w:val="00997521"/>
    <w:rsid w:val="0099790A"/>
    <w:rsid w:val="009A06C7"/>
    <w:rsid w:val="009A0B24"/>
    <w:rsid w:val="009A1664"/>
    <w:rsid w:val="009A1AA7"/>
    <w:rsid w:val="009A1D4E"/>
    <w:rsid w:val="009A1E31"/>
    <w:rsid w:val="009A1EFC"/>
    <w:rsid w:val="009A267D"/>
    <w:rsid w:val="009A2871"/>
    <w:rsid w:val="009A2885"/>
    <w:rsid w:val="009A3311"/>
    <w:rsid w:val="009A359A"/>
    <w:rsid w:val="009A3ABC"/>
    <w:rsid w:val="009A40A0"/>
    <w:rsid w:val="009A41CB"/>
    <w:rsid w:val="009A4CEA"/>
    <w:rsid w:val="009A511D"/>
    <w:rsid w:val="009A54FB"/>
    <w:rsid w:val="009A5997"/>
    <w:rsid w:val="009A5DF7"/>
    <w:rsid w:val="009A5E97"/>
    <w:rsid w:val="009A6017"/>
    <w:rsid w:val="009A603C"/>
    <w:rsid w:val="009A6350"/>
    <w:rsid w:val="009A656E"/>
    <w:rsid w:val="009A6571"/>
    <w:rsid w:val="009A6A21"/>
    <w:rsid w:val="009A6AE9"/>
    <w:rsid w:val="009A714E"/>
    <w:rsid w:val="009A7E55"/>
    <w:rsid w:val="009A7ED8"/>
    <w:rsid w:val="009B055F"/>
    <w:rsid w:val="009B06CA"/>
    <w:rsid w:val="009B084E"/>
    <w:rsid w:val="009B08D3"/>
    <w:rsid w:val="009B0968"/>
    <w:rsid w:val="009B0A5F"/>
    <w:rsid w:val="009B0DD4"/>
    <w:rsid w:val="009B0F3B"/>
    <w:rsid w:val="009B0FD4"/>
    <w:rsid w:val="009B1E31"/>
    <w:rsid w:val="009B22A5"/>
    <w:rsid w:val="009B22EF"/>
    <w:rsid w:val="009B233E"/>
    <w:rsid w:val="009B25F5"/>
    <w:rsid w:val="009B314F"/>
    <w:rsid w:val="009B370C"/>
    <w:rsid w:val="009B3945"/>
    <w:rsid w:val="009B4F01"/>
    <w:rsid w:val="009B4F56"/>
    <w:rsid w:val="009B52D4"/>
    <w:rsid w:val="009B58D9"/>
    <w:rsid w:val="009B5C45"/>
    <w:rsid w:val="009B5D76"/>
    <w:rsid w:val="009B5EE0"/>
    <w:rsid w:val="009B648A"/>
    <w:rsid w:val="009B69F2"/>
    <w:rsid w:val="009B7295"/>
    <w:rsid w:val="009B7A34"/>
    <w:rsid w:val="009B7B7E"/>
    <w:rsid w:val="009B7B98"/>
    <w:rsid w:val="009C017D"/>
    <w:rsid w:val="009C04B4"/>
    <w:rsid w:val="009C0563"/>
    <w:rsid w:val="009C099E"/>
    <w:rsid w:val="009C0E31"/>
    <w:rsid w:val="009C0F8C"/>
    <w:rsid w:val="009C14DD"/>
    <w:rsid w:val="009C1BEC"/>
    <w:rsid w:val="009C1CF0"/>
    <w:rsid w:val="009C1D6E"/>
    <w:rsid w:val="009C2236"/>
    <w:rsid w:val="009C24DE"/>
    <w:rsid w:val="009C2599"/>
    <w:rsid w:val="009C2D3D"/>
    <w:rsid w:val="009C2F61"/>
    <w:rsid w:val="009C2F84"/>
    <w:rsid w:val="009C2FDF"/>
    <w:rsid w:val="009C31FA"/>
    <w:rsid w:val="009C34B8"/>
    <w:rsid w:val="009C358B"/>
    <w:rsid w:val="009C3FD9"/>
    <w:rsid w:val="009C515F"/>
    <w:rsid w:val="009C5776"/>
    <w:rsid w:val="009C5D64"/>
    <w:rsid w:val="009C5F15"/>
    <w:rsid w:val="009C60EC"/>
    <w:rsid w:val="009C69EB"/>
    <w:rsid w:val="009C76FE"/>
    <w:rsid w:val="009C7858"/>
    <w:rsid w:val="009C7918"/>
    <w:rsid w:val="009D01D0"/>
    <w:rsid w:val="009D0399"/>
    <w:rsid w:val="009D0984"/>
    <w:rsid w:val="009D1467"/>
    <w:rsid w:val="009D1C76"/>
    <w:rsid w:val="009D1ECE"/>
    <w:rsid w:val="009D2B33"/>
    <w:rsid w:val="009D3030"/>
    <w:rsid w:val="009D3DE2"/>
    <w:rsid w:val="009D421B"/>
    <w:rsid w:val="009D44E7"/>
    <w:rsid w:val="009D48F4"/>
    <w:rsid w:val="009D5563"/>
    <w:rsid w:val="009D5B3C"/>
    <w:rsid w:val="009D5EB8"/>
    <w:rsid w:val="009D5FC9"/>
    <w:rsid w:val="009D634D"/>
    <w:rsid w:val="009D68C4"/>
    <w:rsid w:val="009D6A0A"/>
    <w:rsid w:val="009D6C4B"/>
    <w:rsid w:val="009D6E67"/>
    <w:rsid w:val="009E0102"/>
    <w:rsid w:val="009E0331"/>
    <w:rsid w:val="009E0692"/>
    <w:rsid w:val="009E098C"/>
    <w:rsid w:val="009E148E"/>
    <w:rsid w:val="009E1583"/>
    <w:rsid w:val="009E1834"/>
    <w:rsid w:val="009E1A24"/>
    <w:rsid w:val="009E1DFD"/>
    <w:rsid w:val="009E1FC1"/>
    <w:rsid w:val="009E23DB"/>
    <w:rsid w:val="009E23F8"/>
    <w:rsid w:val="009E28F6"/>
    <w:rsid w:val="009E347F"/>
    <w:rsid w:val="009E3491"/>
    <w:rsid w:val="009E35E2"/>
    <w:rsid w:val="009E3FE6"/>
    <w:rsid w:val="009E425F"/>
    <w:rsid w:val="009E5717"/>
    <w:rsid w:val="009E5B2F"/>
    <w:rsid w:val="009E6266"/>
    <w:rsid w:val="009E6FE4"/>
    <w:rsid w:val="009E6FFD"/>
    <w:rsid w:val="009E7265"/>
    <w:rsid w:val="009E73D8"/>
    <w:rsid w:val="009E780D"/>
    <w:rsid w:val="009E7E28"/>
    <w:rsid w:val="009F0ABC"/>
    <w:rsid w:val="009F0D0E"/>
    <w:rsid w:val="009F0EF4"/>
    <w:rsid w:val="009F173F"/>
    <w:rsid w:val="009F20BF"/>
    <w:rsid w:val="009F2C30"/>
    <w:rsid w:val="009F340B"/>
    <w:rsid w:val="009F35DC"/>
    <w:rsid w:val="009F3F8E"/>
    <w:rsid w:val="009F5034"/>
    <w:rsid w:val="009F55E5"/>
    <w:rsid w:val="009F5F8F"/>
    <w:rsid w:val="009F6354"/>
    <w:rsid w:val="009F7462"/>
    <w:rsid w:val="009F7874"/>
    <w:rsid w:val="009F7AF1"/>
    <w:rsid w:val="00A00006"/>
    <w:rsid w:val="00A0094D"/>
    <w:rsid w:val="00A00C7C"/>
    <w:rsid w:val="00A00CA5"/>
    <w:rsid w:val="00A00E39"/>
    <w:rsid w:val="00A01A9A"/>
    <w:rsid w:val="00A01D8F"/>
    <w:rsid w:val="00A0236A"/>
    <w:rsid w:val="00A02609"/>
    <w:rsid w:val="00A027CD"/>
    <w:rsid w:val="00A02908"/>
    <w:rsid w:val="00A03421"/>
    <w:rsid w:val="00A03AD5"/>
    <w:rsid w:val="00A03C36"/>
    <w:rsid w:val="00A03F00"/>
    <w:rsid w:val="00A03F91"/>
    <w:rsid w:val="00A040D8"/>
    <w:rsid w:val="00A0426A"/>
    <w:rsid w:val="00A04436"/>
    <w:rsid w:val="00A0497A"/>
    <w:rsid w:val="00A050F1"/>
    <w:rsid w:val="00A05214"/>
    <w:rsid w:val="00A0532F"/>
    <w:rsid w:val="00A06C2C"/>
    <w:rsid w:val="00A070A1"/>
    <w:rsid w:val="00A07606"/>
    <w:rsid w:val="00A07C2F"/>
    <w:rsid w:val="00A101C7"/>
    <w:rsid w:val="00A10886"/>
    <w:rsid w:val="00A1092F"/>
    <w:rsid w:val="00A11695"/>
    <w:rsid w:val="00A11861"/>
    <w:rsid w:val="00A12983"/>
    <w:rsid w:val="00A12A41"/>
    <w:rsid w:val="00A12E0E"/>
    <w:rsid w:val="00A12E55"/>
    <w:rsid w:val="00A133F2"/>
    <w:rsid w:val="00A13583"/>
    <w:rsid w:val="00A137EE"/>
    <w:rsid w:val="00A1435C"/>
    <w:rsid w:val="00A144DA"/>
    <w:rsid w:val="00A14587"/>
    <w:rsid w:val="00A14BF6"/>
    <w:rsid w:val="00A14C0B"/>
    <w:rsid w:val="00A15052"/>
    <w:rsid w:val="00A16869"/>
    <w:rsid w:val="00A16BBA"/>
    <w:rsid w:val="00A16F1B"/>
    <w:rsid w:val="00A17419"/>
    <w:rsid w:val="00A215AE"/>
    <w:rsid w:val="00A219B1"/>
    <w:rsid w:val="00A21CAB"/>
    <w:rsid w:val="00A22555"/>
    <w:rsid w:val="00A22FA1"/>
    <w:rsid w:val="00A24738"/>
    <w:rsid w:val="00A25123"/>
    <w:rsid w:val="00A25175"/>
    <w:rsid w:val="00A25422"/>
    <w:rsid w:val="00A25E1B"/>
    <w:rsid w:val="00A26A43"/>
    <w:rsid w:val="00A26C82"/>
    <w:rsid w:val="00A26EEB"/>
    <w:rsid w:val="00A27066"/>
    <w:rsid w:val="00A30067"/>
    <w:rsid w:val="00A303FC"/>
    <w:rsid w:val="00A31455"/>
    <w:rsid w:val="00A314A6"/>
    <w:rsid w:val="00A32C6A"/>
    <w:rsid w:val="00A32E6C"/>
    <w:rsid w:val="00A332CE"/>
    <w:rsid w:val="00A33C6A"/>
    <w:rsid w:val="00A35038"/>
    <w:rsid w:val="00A3509A"/>
    <w:rsid w:val="00A35D0E"/>
    <w:rsid w:val="00A35D53"/>
    <w:rsid w:val="00A36C44"/>
    <w:rsid w:val="00A40249"/>
    <w:rsid w:val="00A402FA"/>
    <w:rsid w:val="00A408F3"/>
    <w:rsid w:val="00A4104A"/>
    <w:rsid w:val="00A4109A"/>
    <w:rsid w:val="00A410C4"/>
    <w:rsid w:val="00A412D7"/>
    <w:rsid w:val="00A4218F"/>
    <w:rsid w:val="00A42214"/>
    <w:rsid w:val="00A422F5"/>
    <w:rsid w:val="00A423D5"/>
    <w:rsid w:val="00A42BF8"/>
    <w:rsid w:val="00A43AB1"/>
    <w:rsid w:val="00A43E8C"/>
    <w:rsid w:val="00A43F3D"/>
    <w:rsid w:val="00A444B3"/>
    <w:rsid w:val="00A44504"/>
    <w:rsid w:val="00A44AEF"/>
    <w:rsid w:val="00A45A96"/>
    <w:rsid w:val="00A45B4A"/>
    <w:rsid w:val="00A45E9C"/>
    <w:rsid w:val="00A4658F"/>
    <w:rsid w:val="00A46748"/>
    <w:rsid w:val="00A467D1"/>
    <w:rsid w:val="00A469C4"/>
    <w:rsid w:val="00A46DF0"/>
    <w:rsid w:val="00A46EA0"/>
    <w:rsid w:val="00A4755B"/>
    <w:rsid w:val="00A47620"/>
    <w:rsid w:val="00A4795C"/>
    <w:rsid w:val="00A47A5F"/>
    <w:rsid w:val="00A503FF"/>
    <w:rsid w:val="00A5136F"/>
    <w:rsid w:val="00A51A94"/>
    <w:rsid w:val="00A51DBA"/>
    <w:rsid w:val="00A526A2"/>
    <w:rsid w:val="00A5281F"/>
    <w:rsid w:val="00A52D8C"/>
    <w:rsid w:val="00A537C3"/>
    <w:rsid w:val="00A5382A"/>
    <w:rsid w:val="00A53A4D"/>
    <w:rsid w:val="00A53B44"/>
    <w:rsid w:val="00A53CE9"/>
    <w:rsid w:val="00A53ED2"/>
    <w:rsid w:val="00A5460F"/>
    <w:rsid w:val="00A54EB4"/>
    <w:rsid w:val="00A554B4"/>
    <w:rsid w:val="00A558BC"/>
    <w:rsid w:val="00A5591A"/>
    <w:rsid w:val="00A56198"/>
    <w:rsid w:val="00A56C6F"/>
    <w:rsid w:val="00A60341"/>
    <w:rsid w:val="00A6072B"/>
    <w:rsid w:val="00A61201"/>
    <w:rsid w:val="00A6139F"/>
    <w:rsid w:val="00A619FC"/>
    <w:rsid w:val="00A61AB4"/>
    <w:rsid w:val="00A61E30"/>
    <w:rsid w:val="00A62085"/>
    <w:rsid w:val="00A62DED"/>
    <w:rsid w:val="00A6331C"/>
    <w:rsid w:val="00A641A5"/>
    <w:rsid w:val="00A64420"/>
    <w:rsid w:val="00A64ADE"/>
    <w:rsid w:val="00A64CFC"/>
    <w:rsid w:val="00A654DF"/>
    <w:rsid w:val="00A65605"/>
    <w:rsid w:val="00A656F9"/>
    <w:rsid w:val="00A65A07"/>
    <w:rsid w:val="00A65A1E"/>
    <w:rsid w:val="00A65D47"/>
    <w:rsid w:val="00A66601"/>
    <w:rsid w:val="00A66684"/>
    <w:rsid w:val="00A6695A"/>
    <w:rsid w:val="00A66FBB"/>
    <w:rsid w:val="00A67306"/>
    <w:rsid w:val="00A6789C"/>
    <w:rsid w:val="00A67F9B"/>
    <w:rsid w:val="00A715B7"/>
    <w:rsid w:val="00A71816"/>
    <w:rsid w:val="00A71D6C"/>
    <w:rsid w:val="00A71FC5"/>
    <w:rsid w:val="00A721D7"/>
    <w:rsid w:val="00A725BD"/>
    <w:rsid w:val="00A72612"/>
    <w:rsid w:val="00A72848"/>
    <w:rsid w:val="00A7311C"/>
    <w:rsid w:val="00A732D9"/>
    <w:rsid w:val="00A7350A"/>
    <w:rsid w:val="00A74170"/>
    <w:rsid w:val="00A744A3"/>
    <w:rsid w:val="00A7468B"/>
    <w:rsid w:val="00A74835"/>
    <w:rsid w:val="00A755A6"/>
    <w:rsid w:val="00A75FE0"/>
    <w:rsid w:val="00A760DD"/>
    <w:rsid w:val="00A764B4"/>
    <w:rsid w:val="00A765EE"/>
    <w:rsid w:val="00A76985"/>
    <w:rsid w:val="00A7755A"/>
    <w:rsid w:val="00A77B0C"/>
    <w:rsid w:val="00A77E14"/>
    <w:rsid w:val="00A77EEF"/>
    <w:rsid w:val="00A77F4F"/>
    <w:rsid w:val="00A800ED"/>
    <w:rsid w:val="00A80209"/>
    <w:rsid w:val="00A80999"/>
    <w:rsid w:val="00A81B0D"/>
    <w:rsid w:val="00A820C8"/>
    <w:rsid w:val="00A826E9"/>
    <w:rsid w:val="00A82C7A"/>
    <w:rsid w:val="00A82C89"/>
    <w:rsid w:val="00A83FC6"/>
    <w:rsid w:val="00A8410F"/>
    <w:rsid w:val="00A841B2"/>
    <w:rsid w:val="00A8561E"/>
    <w:rsid w:val="00A85775"/>
    <w:rsid w:val="00A85DFA"/>
    <w:rsid w:val="00A85EE8"/>
    <w:rsid w:val="00A861F8"/>
    <w:rsid w:val="00A862CF"/>
    <w:rsid w:val="00A86AAB"/>
    <w:rsid w:val="00A86F36"/>
    <w:rsid w:val="00A8761D"/>
    <w:rsid w:val="00A91077"/>
    <w:rsid w:val="00A9121D"/>
    <w:rsid w:val="00A91266"/>
    <w:rsid w:val="00A91CAE"/>
    <w:rsid w:val="00A92B70"/>
    <w:rsid w:val="00A93036"/>
    <w:rsid w:val="00A934CE"/>
    <w:rsid w:val="00A93E24"/>
    <w:rsid w:val="00A94106"/>
    <w:rsid w:val="00A94186"/>
    <w:rsid w:val="00A95E60"/>
    <w:rsid w:val="00A9630E"/>
    <w:rsid w:val="00A96976"/>
    <w:rsid w:val="00A96A4A"/>
    <w:rsid w:val="00A96AD8"/>
    <w:rsid w:val="00A97125"/>
    <w:rsid w:val="00A972C6"/>
    <w:rsid w:val="00A97F56"/>
    <w:rsid w:val="00AA1303"/>
    <w:rsid w:val="00AA143F"/>
    <w:rsid w:val="00AA1898"/>
    <w:rsid w:val="00AA1E75"/>
    <w:rsid w:val="00AA22CF"/>
    <w:rsid w:val="00AA2618"/>
    <w:rsid w:val="00AA2696"/>
    <w:rsid w:val="00AA2BA4"/>
    <w:rsid w:val="00AA315D"/>
    <w:rsid w:val="00AA3C4A"/>
    <w:rsid w:val="00AA423D"/>
    <w:rsid w:val="00AA44F5"/>
    <w:rsid w:val="00AA4599"/>
    <w:rsid w:val="00AA4B3D"/>
    <w:rsid w:val="00AA4D64"/>
    <w:rsid w:val="00AA5161"/>
    <w:rsid w:val="00AA536D"/>
    <w:rsid w:val="00AA54B7"/>
    <w:rsid w:val="00AA56D8"/>
    <w:rsid w:val="00AA5B39"/>
    <w:rsid w:val="00AA5F3F"/>
    <w:rsid w:val="00AA6577"/>
    <w:rsid w:val="00AA67E7"/>
    <w:rsid w:val="00AA6BFD"/>
    <w:rsid w:val="00AA70E7"/>
    <w:rsid w:val="00AA7745"/>
    <w:rsid w:val="00AA7C55"/>
    <w:rsid w:val="00AB076D"/>
    <w:rsid w:val="00AB0965"/>
    <w:rsid w:val="00AB117F"/>
    <w:rsid w:val="00AB14E3"/>
    <w:rsid w:val="00AB1C15"/>
    <w:rsid w:val="00AB2DCB"/>
    <w:rsid w:val="00AB3486"/>
    <w:rsid w:val="00AB4375"/>
    <w:rsid w:val="00AB4E6D"/>
    <w:rsid w:val="00AB504B"/>
    <w:rsid w:val="00AB521D"/>
    <w:rsid w:val="00AB5AD5"/>
    <w:rsid w:val="00AB63F6"/>
    <w:rsid w:val="00AB6472"/>
    <w:rsid w:val="00AB6E30"/>
    <w:rsid w:val="00AC0627"/>
    <w:rsid w:val="00AC1359"/>
    <w:rsid w:val="00AC1AB0"/>
    <w:rsid w:val="00AC1EC2"/>
    <w:rsid w:val="00AC263A"/>
    <w:rsid w:val="00AC33C5"/>
    <w:rsid w:val="00AC3777"/>
    <w:rsid w:val="00AC3DB3"/>
    <w:rsid w:val="00AC3F91"/>
    <w:rsid w:val="00AC4B6C"/>
    <w:rsid w:val="00AC4C8C"/>
    <w:rsid w:val="00AC4FC8"/>
    <w:rsid w:val="00AC586D"/>
    <w:rsid w:val="00AC5C38"/>
    <w:rsid w:val="00AC5CB6"/>
    <w:rsid w:val="00AC7910"/>
    <w:rsid w:val="00AC79A4"/>
    <w:rsid w:val="00AC7B64"/>
    <w:rsid w:val="00AC7B69"/>
    <w:rsid w:val="00AC7BB5"/>
    <w:rsid w:val="00AD014B"/>
    <w:rsid w:val="00AD0480"/>
    <w:rsid w:val="00AD0FBC"/>
    <w:rsid w:val="00AD1131"/>
    <w:rsid w:val="00AD115B"/>
    <w:rsid w:val="00AD1B5E"/>
    <w:rsid w:val="00AD21C1"/>
    <w:rsid w:val="00AD2630"/>
    <w:rsid w:val="00AD32E0"/>
    <w:rsid w:val="00AD36D5"/>
    <w:rsid w:val="00AD3B8C"/>
    <w:rsid w:val="00AD3CD2"/>
    <w:rsid w:val="00AD47AC"/>
    <w:rsid w:val="00AD4965"/>
    <w:rsid w:val="00AD4C35"/>
    <w:rsid w:val="00AD553A"/>
    <w:rsid w:val="00AD56F0"/>
    <w:rsid w:val="00AD5EB2"/>
    <w:rsid w:val="00AD6D53"/>
    <w:rsid w:val="00AD6F4F"/>
    <w:rsid w:val="00AD7846"/>
    <w:rsid w:val="00AD7E46"/>
    <w:rsid w:val="00AE00D0"/>
    <w:rsid w:val="00AE0D2B"/>
    <w:rsid w:val="00AE1088"/>
    <w:rsid w:val="00AE139A"/>
    <w:rsid w:val="00AE1A1C"/>
    <w:rsid w:val="00AE1EBC"/>
    <w:rsid w:val="00AE203C"/>
    <w:rsid w:val="00AE226C"/>
    <w:rsid w:val="00AE2F3B"/>
    <w:rsid w:val="00AE3DE3"/>
    <w:rsid w:val="00AE42EC"/>
    <w:rsid w:val="00AE4EF3"/>
    <w:rsid w:val="00AE59AB"/>
    <w:rsid w:val="00AE5C89"/>
    <w:rsid w:val="00AE5E3C"/>
    <w:rsid w:val="00AE5ECE"/>
    <w:rsid w:val="00AE651C"/>
    <w:rsid w:val="00AE72B7"/>
    <w:rsid w:val="00AE75A5"/>
    <w:rsid w:val="00AE769E"/>
    <w:rsid w:val="00AF01F9"/>
    <w:rsid w:val="00AF1058"/>
    <w:rsid w:val="00AF10E1"/>
    <w:rsid w:val="00AF111C"/>
    <w:rsid w:val="00AF120B"/>
    <w:rsid w:val="00AF12AB"/>
    <w:rsid w:val="00AF15CD"/>
    <w:rsid w:val="00AF1770"/>
    <w:rsid w:val="00AF258B"/>
    <w:rsid w:val="00AF332C"/>
    <w:rsid w:val="00AF387C"/>
    <w:rsid w:val="00AF3B62"/>
    <w:rsid w:val="00AF4738"/>
    <w:rsid w:val="00AF5194"/>
    <w:rsid w:val="00AF5334"/>
    <w:rsid w:val="00AF5AE0"/>
    <w:rsid w:val="00AF5BE8"/>
    <w:rsid w:val="00AF5D50"/>
    <w:rsid w:val="00AF6C2D"/>
    <w:rsid w:val="00AF70B6"/>
    <w:rsid w:val="00AF760A"/>
    <w:rsid w:val="00AF795A"/>
    <w:rsid w:val="00B00569"/>
    <w:rsid w:val="00B0110C"/>
    <w:rsid w:val="00B01663"/>
    <w:rsid w:val="00B01EDB"/>
    <w:rsid w:val="00B026EA"/>
    <w:rsid w:val="00B02A53"/>
    <w:rsid w:val="00B02A9C"/>
    <w:rsid w:val="00B03586"/>
    <w:rsid w:val="00B03612"/>
    <w:rsid w:val="00B0391B"/>
    <w:rsid w:val="00B03B26"/>
    <w:rsid w:val="00B03F6A"/>
    <w:rsid w:val="00B04719"/>
    <w:rsid w:val="00B04848"/>
    <w:rsid w:val="00B05BAF"/>
    <w:rsid w:val="00B062C6"/>
    <w:rsid w:val="00B07381"/>
    <w:rsid w:val="00B07E8B"/>
    <w:rsid w:val="00B100DC"/>
    <w:rsid w:val="00B11550"/>
    <w:rsid w:val="00B119AA"/>
    <w:rsid w:val="00B11FCB"/>
    <w:rsid w:val="00B12789"/>
    <w:rsid w:val="00B12B27"/>
    <w:rsid w:val="00B12FCE"/>
    <w:rsid w:val="00B133CD"/>
    <w:rsid w:val="00B1371A"/>
    <w:rsid w:val="00B13C0D"/>
    <w:rsid w:val="00B14ACB"/>
    <w:rsid w:val="00B14AD9"/>
    <w:rsid w:val="00B14B3A"/>
    <w:rsid w:val="00B14F64"/>
    <w:rsid w:val="00B151A0"/>
    <w:rsid w:val="00B15599"/>
    <w:rsid w:val="00B15C14"/>
    <w:rsid w:val="00B15ED4"/>
    <w:rsid w:val="00B16751"/>
    <w:rsid w:val="00B1682D"/>
    <w:rsid w:val="00B171C6"/>
    <w:rsid w:val="00B17839"/>
    <w:rsid w:val="00B2076C"/>
    <w:rsid w:val="00B20A73"/>
    <w:rsid w:val="00B20B55"/>
    <w:rsid w:val="00B21512"/>
    <w:rsid w:val="00B216DF"/>
    <w:rsid w:val="00B218CC"/>
    <w:rsid w:val="00B22430"/>
    <w:rsid w:val="00B22701"/>
    <w:rsid w:val="00B22FA6"/>
    <w:rsid w:val="00B22FED"/>
    <w:rsid w:val="00B23249"/>
    <w:rsid w:val="00B235B5"/>
    <w:rsid w:val="00B23696"/>
    <w:rsid w:val="00B23816"/>
    <w:rsid w:val="00B23DAA"/>
    <w:rsid w:val="00B24C09"/>
    <w:rsid w:val="00B24E21"/>
    <w:rsid w:val="00B24EC1"/>
    <w:rsid w:val="00B2532B"/>
    <w:rsid w:val="00B2587B"/>
    <w:rsid w:val="00B25CF3"/>
    <w:rsid w:val="00B25E23"/>
    <w:rsid w:val="00B26A52"/>
    <w:rsid w:val="00B26D94"/>
    <w:rsid w:val="00B2700C"/>
    <w:rsid w:val="00B27618"/>
    <w:rsid w:val="00B27A61"/>
    <w:rsid w:val="00B31B89"/>
    <w:rsid w:val="00B330D9"/>
    <w:rsid w:val="00B3400D"/>
    <w:rsid w:val="00B3411E"/>
    <w:rsid w:val="00B34B19"/>
    <w:rsid w:val="00B355E2"/>
    <w:rsid w:val="00B35B4C"/>
    <w:rsid w:val="00B35DE4"/>
    <w:rsid w:val="00B36C73"/>
    <w:rsid w:val="00B37032"/>
    <w:rsid w:val="00B37347"/>
    <w:rsid w:val="00B4100E"/>
    <w:rsid w:val="00B411D8"/>
    <w:rsid w:val="00B41494"/>
    <w:rsid w:val="00B41D93"/>
    <w:rsid w:val="00B42E79"/>
    <w:rsid w:val="00B431E6"/>
    <w:rsid w:val="00B43A60"/>
    <w:rsid w:val="00B446C4"/>
    <w:rsid w:val="00B4564A"/>
    <w:rsid w:val="00B458E0"/>
    <w:rsid w:val="00B45E7E"/>
    <w:rsid w:val="00B46E7A"/>
    <w:rsid w:val="00B4721D"/>
    <w:rsid w:val="00B47433"/>
    <w:rsid w:val="00B47A36"/>
    <w:rsid w:val="00B47EE2"/>
    <w:rsid w:val="00B47F71"/>
    <w:rsid w:val="00B50228"/>
    <w:rsid w:val="00B5098B"/>
    <w:rsid w:val="00B50E3D"/>
    <w:rsid w:val="00B50F8F"/>
    <w:rsid w:val="00B510B5"/>
    <w:rsid w:val="00B510D6"/>
    <w:rsid w:val="00B51601"/>
    <w:rsid w:val="00B51E1F"/>
    <w:rsid w:val="00B5200C"/>
    <w:rsid w:val="00B5269D"/>
    <w:rsid w:val="00B531C8"/>
    <w:rsid w:val="00B53D64"/>
    <w:rsid w:val="00B54FB7"/>
    <w:rsid w:val="00B55023"/>
    <w:rsid w:val="00B551FD"/>
    <w:rsid w:val="00B5615E"/>
    <w:rsid w:val="00B5617E"/>
    <w:rsid w:val="00B574BD"/>
    <w:rsid w:val="00B57B94"/>
    <w:rsid w:val="00B629FB"/>
    <w:rsid w:val="00B65266"/>
    <w:rsid w:val="00B65604"/>
    <w:rsid w:val="00B66C38"/>
    <w:rsid w:val="00B66F5F"/>
    <w:rsid w:val="00B67403"/>
    <w:rsid w:val="00B67769"/>
    <w:rsid w:val="00B679C9"/>
    <w:rsid w:val="00B67D0B"/>
    <w:rsid w:val="00B67DB7"/>
    <w:rsid w:val="00B67FE7"/>
    <w:rsid w:val="00B7002A"/>
    <w:rsid w:val="00B70441"/>
    <w:rsid w:val="00B70E7B"/>
    <w:rsid w:val="00B71894"/>
    <w:rsid w:val="00B71B17"/>
    <w:rsid w:val="00B723F9"/>
    <w:rsid w:val="00B7251E"/>
    <w:rsid w:val="00B72973"/>
    <w:rsid w:val="00B72F5E"/>
    <w:rsid w:val="00B73098"/>
    <w:rsid w:val="00B731F3"/>
    <w:rsid w:val="00B732BC"/>
    <w:rsid w:val="00B73FA8"/>
    <w:rsid w:val="00B7475C"/>
    <w:rsid w:val="00B74E2F"/>
    <w:rsid w:val="00B7529C"/>
    <w:rsid w:val="00B75753"/>
    <w:rsid w:val="00B76059"/>
    <w:rsid w:val="00B767B2"/>
    <w:rsid w:val="00B76D3C"/>
    <w:rsid w:val="00B778F7"/>
    <w:rsid w:val="00B77FE9"/>
    <w:rsid w:val="00B80895"/>
    <w:rsid w:val="00B80AD8"/>
    <w:rsid w:val="00B811B1"/>
    <w:rsid w:val="00B82030"/>
    <w:rsid w:val="00B83920"/>
    <w:rsid w:val="00B83BFC"/>
    <w:rsid w:val="00B83F63"/>
    <w:rsid w:val="00B8459F"/>
    <w:rsid w:val="00B8488C"/>
    <w:rsid w:val="00B848E7"/>
    <w:rsid w:val="00B84D7B"/>
    <w:rsid w:val="00B85224"/>
    <w:rsid w:val="00B859C2"/>
    <w:rsid w:val="00B85E5C"/>
    <w:rsid w:val="00B86347"/>
    <w:rsid w:val="00B8724C"/>
    <w:rsid w:val="00B87258"/>
    <w:rsid w:val="00B873A7"/>
    <w:rsid w:val="00B8781D"/>
    <w:rsid w:val="00B87842"/>
    <w:rsid w:val="00B9016F"/>
    <w:rsid w:val="00B90BE9"/>
    <w:rsid w:val="00B91A0D"/>
    <w:rsid w:val="00B91DC2"/>
    <w:rsid w:val="00B91EF4"/>
    <w:rsid w:val="00B929A3"/>
    <w:rsid w:val="00B93556"/>
    <w:rsid w:val="00B937C2"/>
    <w:rsid w:val="00B93C49"/>
    <w:rsid w:val="00B93E3D"/>
    <w:rsid w:val="00B9458B"/>
    <w:rsid w:val="00B9461F"/>
    <w:rsid w:val="00B94B07"/>
    <w:rsid w:val="00B94D4A"/>
    <w:rsid w:val="00B95B1B"/>
    <w:rsid w:val="00B95E9B"/>
    <w:rsid w:val="00B9646A"/>
    <w:rsid w:val="00B967BC"/>
    <w:rsid w:val="00B96AE3"/>
    <w:rsid w:val="00B971E0"/>
    <w:rsid w:val="00B975F9"/>
    <w:rsid w:val="00B9761E"/>
    <w:rsid w:val="00B978E6"/>
    <w:rsid w:val="00B97A55"/>
    <w:rsid w:val="00BA068C"/>
    <w:rsid w:val="00BA07CF"/>
    <w:rsid w:val="00BA0AE7"/>
    <w:rsid w:val="00BA279D"/>
    <w:rsid w:val="00BA2F67"/>
    <w:rsid w:val="00BA3281"/>
    <w:rsid w:val="00BA3A79"/>
    <w:rsid w:val="00BA4569"/>
    <w:rsid w:val="00BA4624"/>
    <w:rsid w:val="00BA4EA6"/>
    <w:rsid w:val="00BA4EAC"/>
    <w:rsid w:val="00BA563B"/>
    <w:rsid w:val="00BA69D8"/>
    <w:rsid w:val="00BB007F"/>
    <w:rsid w:val="00BB08B2"/>
    <w:rsid w:val="00BB08D8"/>
    <w:rsid w:val="00BB16A5"/>
    <w:rsid w:val="00BB18F6"/>
    <w:rsid w:val="00BB2522"/>
    <w:rsid w:val="00BB261E"/>
    <w:rsid w:val="00BB274D"/>
    <w:rsid w:val="00BB2BCC"/>
    <w:rsid w:val="00BB39E1"/>
    <w:rsid w:val="00BB3F0A"/>
    <w:rsid w:val="00BB40DC"/>
    <w:rsid w:val="00BB44AB"/>
    <w:rsid w:val="00BB4C21"/>
    <w:rsid w:val="00BB5196"/>
    <w:rsid w:val="00BB5F45"/>
    <w:rsid w:val="00BB5FF0"/>
    <w:rsid w:val="00BB607C"/>
    <w:rsid w:val="00BB6263"/>
    <w:rsid w:val="00BB6681"/>
    <w:rsid w:val="00BB68B1"/>
    <w:rsid w:val="00BB72DB"/>
    <w:rsid w:val="00BB7970"/>
    <w:rsid w:val="00BC04A8"/>
    <w:rsid w:val="00BC080C"/>
    <w:rsid w:val="00BC0B9F"/>
    <w:rsid w:val="00BC0C5D"/>
    <w:rsid w:val="00BC114B"/>
    <w:rsid w:val="00BC1234"/>
    <w:rsid w:val="00BC14A1"/>
    <w:rsid w:val="00BC1B38"/>
    <w:rsid w:val="00BC248F"/>
    <w:rsid w:val="00BC277D"/>
    <w:rsid w:val="00BC297A"/>
    <w:rsid w:val="00BC2BEB"/>
    <w:rsid w:val="00BC2D07"/>
    <w:rsid w:val="00BC3026"/>
    <w:rsid w:val="00BC3219"/>
    <w:rsid w:val="00BC33E7"/>
    <w:rsid w:val="00BC3A7B"/>
    <w:rsid w:val="00BC3AFE"/>
    <w:rsid w:val="00BC3C04"/>
    <w:rsid w:val="00BC409A"/>
    <w:rsid w:val="00BC417D"/>
    <w:rsid w:val="00BC432A"/>
    <w:rsid w:val="00BC46D6"/>
    <w:rsid w:val="00BC511D"/>
    <w:rsid w:val="00BC5563"/>
    <w:rsid w:val="00BC5AC3"/>
    <w:rsid w:val="00BC644B"/>
    <w:rsid w:val="00BC649D"/>
    <w:rsid w:val="00BC68DC"/>
    <w:rsid w:val="00BC6BEE"/>
    <w:rsid w:val="00BC6DEB"/>
    <w:rsid w:val="00BC6F20"/>
    <w:rsid w:val="00BC7686"/>
    <w:rsid w:val="00BC7879"/>
    <w:rsid w:val="00BC7AF3"/>
    <w:rsid w:val="00BC7B4C"/>
    <w:rsid w:val="00BC7EA8"/>
    <w:rsid w:val="00BD02F0"/>
    <w:rsid w:val="00BD0DAA"/>
    <w:rsid w:val="00BD11E4"/>
    <w:rsid w:val="00BD1CDF"/>
    <w:rsid w:val="00BD241B"/>
    <w:rsid w:val="00BD256D"/>
    <w:rsid w:val="00BD2E50"/>
    <w:rsid w:val="00BD3339"/>
    <w:rsid w:val="00BD39D9"/>
    <w:rsid w:val="00BD416C"/>
    <w:rsid w:val="00BD4C82"/>
    <w:rsid w:val="00BD5524"/>
    <w:rsid w:val="00BD5562"/>
    <w:rsid w:val="00BD5E5B"/>
    <w:rsid w:val="00BD675C"/>
    <w:rsid w:val="00BD69C6"/>
    <w:rsid w:val="00BE00AD"/>
    <w:rsid w:val="00BE00B9"/>
    <w:rsid w:val="00BE0255"/>
    <w:rsid w:val="00BE09B1"/>
    <w:rsid w:val="00BE0D99"/>
    <w:rsid w:val="00BE0F67"/>
    <w:rsid w:val="00BE1C78"/>
    <w:rsid w:val="00BE2382"/>
    <w:rsid w:val="00BE2912"/>
    <w:rsid w:val="00BE319A"/>
    <w:rsid w:val="00BE3499"/>
    <w:rsid w:val="00BE3673"/>
    <w:rsid w:val="00BE389A"/>
    <w:rsid w:val="00BE421E"/>
    <w:rsid w:val="00BE47AB"/>
    <w:rsid w:val="00BE485C"/>
    <w:rsid w:val="00BE49D2"/>
    <w:rsid w:val="00BE4F44"/>
    <w:rsid w:val="00BE4F59"/>
    <w:rsid w:val="00BE4FB6"/>
    <w:rsid w:val="00BE680E"/>
    <w:rsid w:val="00BE69E2"/>
    <w:rsid w:val="00BE6EC4"/>
    <w:rsid w:val="00BE705B"/>
    <w:rsid w:val="00BF058D"/>
    <w:rsid w:val="00BF11F1"/>
    <w:rsid w:val="00BF1B75"/>
    <w:rsid w:val="00BF1D7C"/>
    <w:rsid w:val="00BF1D92"/>
    <w:rsid w:val="00BF2373"/>
    <w:rsid w:val="00BF2F7E"/>
    <w:rsid w:val="00BF3181"/>
    <w:rsid w:val="00BF3BDC"/>
    <w:rsid w:val="00BF4787"/>
    <w:rsid w:val="00BF564D"/>
    <w:rsid w:val="00BF61C4"/>
    <w:rsid w:val="00BF61DB"/>
    <w:rsid w:val="00BF6B3B"/>
    <w:rsid w:val="00BF6C4F"/>
    <w:rsid w:val="00BF7252"/>
    <w:rsid w:val="00BF77E7"/>
    <w:rsid w:val="00BF7D08"/>
    <w:rsid w:val="00C01742"/>
    <w:rsid w:val="00C01BE7"/>
    <w:rsid w:val="00C01F12"/>
    <w:rsid w:val="00C022CE"/>
    <w:rsid w:val="00C02B22"/>
    <w:rsid w:val="00C0388F"/>
    <w:rsid w:val="00C03A76"/>
    <w:rsid w:val="00C03A91"/>
    <w:rsid w:val="00C041D9"/>
    <w:rsid w:val="00C04384"/>
    <w:rsid w:val="00C04F04"/>
    <w:rsid w:val="00C0570C"/>
    <w:rsid w:val="00C06295"/>
    <w:rsid w:val="00C06E78"/>
    <w:rsid w:val="00C07163"/>
    <w:rsid w:val="00C07814"/>
    <w:rsid w:val="00C07C1F"/>
    <w:rsid w:val="00C10035"/>
    <w:rsid w:val="00C103C5"/>
    <w:rsid w:val="00C10D73"/>
    <w:rsid w:val="00C10D9C"/>
    <w:rsid w:val="00C1153A"/>
    <w:rsid w:val="00C11CAD"/>
    <w:rsid w:val="00C127ED"/>
    <w:rsid w:val="00C1340A"/>
    <w:rsid w:val="00C13504"/>
    <w:rsid w:val="00C1387B"/>
    <w:rsid w:val="00C1430D"/>
    <w:rsid w:val="00C14372"/>
    <w:rsid w:val="00C147BD"/>
    <w:rsid w:val="00C148F1"/>
    <w:rsid w:val="00C16BA0"/>
    <w:rsid w:val="00C16BB3"/>
    <w:rsid w:val="00C16F95"/>
    <w:rsid w:val="00C1715E"/>
    <w:rsid w:val="00C17BD5"/>
    <w:rsid w:val="00C201E4"/>
    <w:rsid w:val="00C218AE"/>
    <w:rsid w:val="00C224E9"/>
    <w:rsid w:val="00C225AF"/>
    <w:rsid w:val="00C22A4A"/>
    <w:rsid w:val="00C22C51"/>
    <w:rsid w:val="00C23D3F"/>
    <w:rsid w:val="00C23EB7"/>
    <w:rsid w:val="00C24076"/>
    <w:rsid w:val="00C241EA"/>
    <w:rsid w:val="00C24860"/>
    <w:rsid w:val="00C24AC0"/>
    <w:rsid w:val="00C2522C"/>
    <w:rsid w:val="00C2551A"/>
    <w:rsid w:val="00C260C2"/>
    <w:rsid w:val="00C260E6"/>
    <w:rsid w:val="00C26180"/>
    <w:rsid w:val="00C2629E"/>
    <w:rsid w:val="00C267D4"/>
    <w:rsid w:val="00C26BA7"/>
    <w:rsid w:val="00C26CAB"/>
    <w:rsid w:val="00C2739C"/>
    <w:rsid w:val="00C30446"/>
    <w:rsid w:val="00C30D1D"/>
    <w:rsid w:val="00C30FCD"/>
    <w:rsid w:val="00C31746"/>
    <w:rsid w:val="00C319EE"/>
    <w:rsid w:val="00C323B3"/>
    <w:rsid w:val="00C3277B"/>
    <w:rsid w:val="00C33484"/>
    <w:rsid w:val="00C335AA"/>
    <w:rsid w:val="00C343C3"/>
    <w:rsid w:val="00C34CD3"/>
    <w:rsid w:val="00C3516C"/>
    <w:rsid w:val="00C3529D"/>
    <w:rsid w:val="00C354F8"/>
    <w:rsid w:val="00C36512"/>
    <w:rsid w:val="00C3657E"/>
    <w:rsid w:val="00C371E0"/>
    <w:rsid w:val="00C37E2B"/>
    <w:rsid w:val="00C404C2"/>
    <w:rsid w:val="00C40866"/>
    <w:rsid w:val="00C418E8"/>
    <w:rsid w:val="00C41BC2"/>
    <w:rsid w:val="00C43A7A"/>
    <w:rsid w:val="00C44585"/>
    <w:rsid w:val="00C4462C"/>
    <w:rsid w:val="00C44DAD"/>
    <w:rsid w:val="00C44F33"/>
    <w:rsid w:val="00C4512C"/>
    <w:rsid w:val="00C45C45"/>
    <w:rsid w:val="00C45CE5"/>
    <w:rsid w:val="00C45D08"/>
    <w:rsid w:val="00C46D30"/>
    <w:rsid w:val="00C47D50"/>
    <w:rsid w:val="00C47EBD"/>
    <w:rsid w:val="00C505BB"/>
    <w:rsid w:val="00C50F2A"/>
    <w:rsid w:val="00C5110D"/>
    <w:rsid w:val="00C5242C"/>
    <w:rsid w:val="00C52436"/>
    <w:rsid w:val="00C529E9"/>
    <w:rsid w:val="00C52CE0"/>
    <w:rsid w:val="00C53409"/>
    <w:rsid w:val="00C539CF"/>
    <w:rsid w:val="00C54347"/>
    <w:rsid w:val="00C550FF"/>
    <w:rsid w:val="00C55A96"/>
    <w:rsid w:val="00C55B75"/>
    <w:rsid w:val="00C56092"/>
    <w:rsid w:val="00C561F5"/>
    <w:rsid w:val="00C563C3"/>
    <w:rsid w:val="00C56ABA"/>
    <w:rsid w:val="00C56AE7"/>
    <w:rsid w:val="00C56E0E"/>
    <w:rsid w:val="00C57017"/>
    <w:rsid w:val="00C5722F"/>
    <w:rsid w:val="00C578B3"/>
    <w:rsid w:val="00C600BE"/>
    <w:rsid w:val="00C60210"/>
    <w:rsid w:val="00C6157A"/>
    <w:rsid w:val="00C61B42"/>
    <w:rsid w:val="00C61F03"/>
    <w:rsid w:val="00C620CD"/>
    <w:rsid w:val="00C627A3"/>
    <w:rsid w:val="00C62B75"/>
    <w:rsid w:val="00C62E85"/>
    <w:rsid w:val="00C62EB2"/>
    <w:rsid w:val="00C62F6A"/>
    <w:rsid w:val="00C63633"/>
    <w:rsid w:val="00C6388D"/>
    <w:rsid w:val="00C63C91"/>
    <w:rsid w:val="00C63DA8"/>
    <w:rsid w:val="00C640DB"/>
    <w:rsid w:val="00C64D96"/>
    <w:rsid w:val="00C64DE6"/>
    <w:rsid w:val="00C650DF"/>
    <w:rsid w:val="00C65293"/>
    <w:rsid w:val="00C65A40"/>
    <w:rsid w:val="00C65B57"/>
    <w:rsid w:val="00C65D16"/>
    <w:rsid w:val="00C65F5A"/>
    <w:rsid w:val="00C6605B"/>
    <w:rsid w:val="00C66302"/>
    <w:rsid w:val="00C664CF"/>
    <w:rsid w:val="00C665B7"/>
    <w:rsid w:val="00C66D9A"/>
    <w:rsid w:val="00C67262"/>
    <w:rsid w:val="00C677EE"/>
    <w:rsid w:val="00C708C4"/>
    <w:rsid w:val="00C71235"/>
    <w:rsid w:val="00C7132D"/>
    <w:rsid w:val="00C718A3"/>
    <w:rsid w:val="00C71F6F"/>
    <w:rsid w:val="00C722BD"/>
    <w:rsid w:val="00C724C8"/>
    <w:rsid w:val="00C72A8F"/>
    <w:rsid w:val="00C72B2A"/>
    <w:rsid w:val="00C7306E"/>
    <w:rsid w:val="00C734A8"/>
    <w:rsid w:val="00C73535"/>
    <w:rsid w:val="00C7386B"/>
    <w:rsid w:val="00C73CBC"/>
    <w:rsid w:val="00C73E3F"/>
    <w:rsid w:val="00C73F77"/>
    <w:rsid w:val="00C74464"/>
    <w:rsid w:val="00C74B41"/>
    <w:rsid w:val="00C74D9E"/>
    <w:rsid w:val="00C75781"/>
    <w:rsid w:val="00C75B85"/>
    <w:rsid w:val="00C76333"/>
    <w:rsid w:val="00C765BC"/>
    <w:rsid w:val="00C767D0"/>
    <w:rsid w:val="00C76E8F"/>
    <w:rsid w:val="00C77910"/>
    <w:rsid w:val="00C77CCE"/>
    <w:rsid w:val="00C80448"/>
    <w:rsid w:val="00C80B1E"/>
    <w:rsid w:val="00C8123D"/>
    <w:rsid w:val="00C8195A"/>
    <w:rsid w:val="00C823A5"/>
    <w:rsid w:val="00C823B7"/>
    <w:rsid w:val="00C82876"/>
    <w:rsid w:val="00C829BF"/>
    <w:rsid w:val="00C831D7"/>
    <w:rsid w:val="00C83430"/>
    <w:rsid w:val="00C8450E"/>
    <w:rsid w:val="00C8474B"/>
    <w:rsid w:val="00C84AA1"/>
    <w:rsid w:val="00C856A6"/>
    <w:rsid w:val="00C85B3C"/>
    <w:rsid w:val="00C86455"/>
    <w:rsid w:val="00C864ED"/>
    <w:rsid w:val="00C86A84"/>
    <w:rsid w:val="00C86AC4"/>
    <w:rsid w:val="00C86EC4"/>
    <w:rsid w:val="00C86F51"/>
    <w:rsid w:val="00C87648"/>
    <w:rsid w:val="00C87678"/>
    <w:rsid w:val="00C87AB6"/>
    <w:rsid w:val="00C87B22"/>
    <w:rsid w:val="00C906FD"/>
    <w:rsid w:val="00C90AC6"/>
    <w:rsid w:val="00C924D6"/>
    <w:rsid w:val="00C92645"/>
    <w:rsid w:val="00C926CB"/>
    <w:rsid w:val="00C92AEC"/>
    <w:rsid w:val="00C93119"/>
    <w:rsid w:val="00C93A18"/>
    <w:rsid w:val="00C93A62"/>
    <w:rsid w:val="00C93C49"/>
    <w:rsid w:val="00C94038"/>
    <w:rsid w:val="00C94772"/>
    <w:rsid w:val="00C94C6B"/>
    <w:rsid w:val="00C94CA6"/>
    <w:rsid w:val="00C958C4"/>
    <w:rsid w:val="00C95A14"/>
    <w:rsid w:val="00C95B4D"/>
    <w:rsid w:val="00C95D73"/>
    <w:rsid w:val="00C9609B"/>
    <w:rsid w:val="00C963F9"/>
    <w:rsid w:val="00C9669B"/>
    <w:rsid w:val="00C968B2"/>
    <w:rsid w:val="00C96F1E"/>
    <w:rsid w:val="00C972F3"/>
    <w:rsid w:val="00C9745E"/>
    <w:rsid w:val="00C9781C"/>
    <w:rsid w:val="00C97951"/>
    <w:rsid w:val="00CA00D7"/>
    <w:rsid w:val="00CA0650"/>
    <w:rsid w:val="00CA0CE0"/>
    <w:rsid w:val="00CA1A88"/>
    <w:rsid w:val="00CA238C"/>
    <w:rsid w:val="00CA2E84"/>
    <w:rsid w:val="00CA30DC"/>
    <w:rsid w:val="00CA3732"/>
    <w:rsid w:val="00CA3909"/>
    <w:rsid w:val="00CA3DCD"/>
    <w:rsid w:val="00CA3F5E"/>
    <w:rsid w:val="00CA410F"/>
    <w:rsid w:val="00CA52E6"/>
    <w:rsid w:val="00CA591E"/>
    <w:rsid w:val="00CA5C3F"/>
    <w:rsid w:val="00CA6419"/>
    <w:rsid w:val="00CA6B68"/>
    <w:rsid w:val="00CA6E66"/>
    <w:rsid w:val="00CA6E80"/>
    <w:rsid w:val="00CB1C53"/>
    <w:rsid w:val="00CB20D3"/>
    <w:rsid w:val="00CB24A4"/>
    <w:rsid w:val="00CB2A8F"/>
    <w:rsid w:val="00CB2D56"/>
    <w:rsid w:val="00CB2DA9"/>
    <w:rsid w:val="00CB370E"/>
    <w:rsid w:val="00CB57D9"/>
    <w:rsid w:val="00CB58F7"/>
    <w:rsid w:val="00CB5CD6"/>
    <w:rsid w:val="00CB5F18"/>
    <w:rsid w:val="00CB60DA"/>
    <w:rsid w:val="00CB6142"/>
    <w:rsid w:val="00CB6570"/>
    <w:rsid w:val="00CB687B"/>
    <w:rsid w:val="00CB747F"/>
    <w:rsid w:val="00CB790B"/>
    <w:rsid w:val="00CB7ADB"/>
    <w:rsid w:val="00CC0307"/>
    <w:rsid w:val="00CC1345"/>
    <w:rsid w:val="00CC1813"/>
    <w:rsid w:val="00CC1872"/>
    <w:rsid w:val="00CC188B"/>
    <w:rsid w:val="00CC2114"/>
    <w:rsid w:val="00CC2DC6"/>
    <w:rsid w:val="00CC2E98"/>
    <w:rsid w:val="00CC4137"/>
    <w:rsid w:val="00CC47F7"/>
    <w:rsid w:val="00CC4C01"/>
    <w:rsid w:val="00CC5052"/>
    <w:rsid w:val="00CC55AD"/>
    <w:rsid w:val="00CC58AA"/>
    <w:rsid w:val="00CC6BF8"/>
    <w:rsid w:val="00CC7215"/>
    <w:rsid w:val="00CC7623"/>
    <w:rsid w:val="00CC7BCD"/>
    <w:rsid w:val="00CC7FF2"/>
    <w:rsid w:val="00CD0BBD"/>
    <w:rsid w:val="00CD141D"/>
    <w:rsid w:val="00CD145B"/>
    <w:rsid w:val="00CD1BE2"/>
    <w:rsid w:val="00CD2836"/>
    <w:rsid w:val="00CD287D"/>
    <w:rsid w:val="00CD28FF"/>
    <w:rsid w:val="00CD3117"/>
    <w:rsid w:val="00CD3148"/>
    <w:rsid w:val="00CD3191"/>
    <w:rsid w:val="00CD34BA"/>
    <w:rsid w:val="00CD3A02"/>
    <w:rsid w:val="00CD427B"/>
    <w:rsid w:val="00CD491A"/>
    <w:rsid w:val="00CD4E41"/>
    <w:rsid w:val="00CD4F64"/>
    <w:rsid w:val="00CD5213"/>
    <w:rsid w:val="00CD57A8"/>
    <w:rsid w:val="00CD5846"/>
    <w:rsid w:val="00CD6238"/>
    <w:rsid w:val="00CD6245"/>
    <w:rsid w:val="00CD68B6"/>
    <w:rsid w:val="00CD6AE3"/>
    <w:rsid w:val="00CD7589"/>
    <w:rsid w:val="00CD75FA"/>
    <w:rsid w:val="00CD7784"/>
    <w:rsid w:val="00CD7A65"/>
    <w:rsid w:val="00CD7A8A"/>
    <w:rsid w:val="00CD7B60"/>
    <w:rsid w:val="00CE097B"/>
    <w:rsid w:val="00CE0D45"/>
    <w:rsid w:val="00CE11AF"/>
    <w:rsid w:val="00CE11D9"/>
    <w:rsid w:val="00CE13B9"/>
    <w:rsid w:val="00CE161A"/>
    <w:rsid w:val="00CE1630"/>
    <w:rsid w:val="00CE1C3B"/>
    <w:rsid w:val="00CE1F82"/>
    <w:rsid w:val="00CE2375"/>
    <w:rsid w:val="00CE2939"/>
    <w:rsid w:val="00CE2D5A"/>
    <w:rsid w:val="00CE3E38"/>
    <w:rsid w:val="00CE433D"/>
    <w:rsid w:val="00CE45EF"/>
    <w:rsid w:val="00CE4735"/>
    <w:rsid w:val="00CE4C22"/>
    <w:rsid w:val="00CE4D6A"/>
    <w:rsid w:val="00CE548C"/>
    <w:rsid w:val="00CE5F62"/>
    <w:rsid w:val="00CE62A1"/>
    <w:rsid w:val="00CE69D5"/>
    <w:rsid w:val="00CE7588"/>
    <w:rsid w:val="00CE76FE"/>
    <w:rsid w:val="00CF0C7D"/>
    <w:rsid w:val="00CF1465"/>
    <w:rsid w:val="00CF2454"/>
    <w:rsid w:val="00CF278E"/>
    <w:rsid w:val="00CF2CDA"/>
    <w:rsid w:val="00CF3A7C"/>
    <w:rsid w:val="00CF3AC6"/>
    <w:rsid w:val="00CF40E7"/>
    <w:rsid w:val="00CF40F0"/>
    <w:rsid w:val="00CF410C"/>
    <w:rsid w:val="00CF44A6"/>
    <w:rsid w:val="00CF4636"/>
    <w:rsid w:val="00CF477F"/>
    <w:rsid w:val="00CF4BD0"/>
    <w:rsid w:val="00CF5177"/>
    <w:rsid w:val="00CF547D"/>
    <w:rsid w:val="00CF59D3"/>
    <w:rsid w:val="00CF5E49"/>
    <w:rsid w:val="00CF5F8B"/>
    <w:rsid w:val="00CF6FB8"/>
    <w:rsid w:val="00CF7521"/>
    <w:rsid w:val="00CF7A6B"/>
    <w:rsid w:val="00CF7C58"/>
    <w:rsid w:val="00CF7FD7"/>
    <w:rsid w:val="00D005B4"/>
    <w:rsid w:val="00D00707"/>
    <w:rsid w:val="00D009F2"/>
    <w:rsid w:val="00D00DAD"/>
    <w:rsid w:val="00D01093"/>
    <w:rsid w:val="00D01814"/>
    <w:rsid w:val="00D01B60"/>
    <w:rsid w:val="00D038E0"/>
    <w:rsid w:val="00D04129"/>
    <w:rsid w:val="00D04AF9"/>
    <w:rsid w:val="00D055EF"/>
    <w:rsid w:val="00D05BBC"/>
    <w:rsid w:val="00D05C4E"/>
    <w:rsid w:val="00D05F71"/>
    <w:rsid w:val="00D06256"/>
    <w:rsid w:val="00D06CCA"/>
    <w:rsid w:val="00D07EA5"/>
    <w:rsid w:val="00D101EC"/>
    <w:rsid w:val="00D10A8B"/>
    <w:rsid w:val="00D10CB5"/>
    <w:rsid w:val="00D10DA9"/>
    <w:rsid w:val="00D112DE"/>
    <w:rsid w:val="00D118F1"/>
    <w:rsid w:val="00D11977"/>
    <w:rsid w:val="00D119BE"/>
    <w:rsid w:val="00D12134"/>
    <w:rsid w:val="00D12763"/>
    <w:rsid w:val="00D12A18"/>
    <w:rsid w:val="00D13873"/>
    <w:rsid w:val="00D144F3"/>
    <w:rsid w:val="00D14604"/>
    <w:rsid w:val="00D146BE"/>
    <w:rsid w:val="00D148AD"/>
    <w:rsid w:val="00D14D53"/>
    <w:rsid w:val="00D168B8"/>
    <w:rsid w:val="00D1692B"/>
    <w:rsid w:val="00D1760D"/>
    <w:rsid w:val="00D17AA0"/>
    <w:rsid w:val="00D17B31"/>
    <w:rsid w:val="00D17BB1"/>
    <w:rsid w:val="00D17DBC"/>
    <w:rsid w:val="00D209AC"/>
    <w:rsid w:val="00D2181A"/>
    <w:rsid w:val="00D21CE8"/>
    <w:rsid w:val="00D22366"/>
    <w:rsid w:val="00D2264C"/>
    <w:rsid w:val="00D22B3C"/>
    <w:rsid w:val="00D22F61"/>
    <w:rsid w:val="00D24752"/>
    <w:rsid w:val="00D247B3"/>
    <w:rsid w:val="00D251F0"/>
    <w:rsid w:val="00D25C48"/>
    <w:rsid w:val="00D266E9"/>
    <w:rsid w:val="00D2686D"/>
    <w:rsid w:val="00D27077"/>
    <w:rsid w:val="00D27AB0"/>
    <w:rsid w:val="00D27D21"/>
    <w:rsid w:val="00D27E8B"/>
    <w:rsid w:val="00D30D02"/>
    <w:rsid w:val="00D30DA8"/>
    <w:rsid w:val="00D311B5"/>
    <w:rsid w:val="00D3148A"/>
    <w:rsid w:val="00D319CB"/>
    <w:rsid w:val="00D31F57"/>
    <w:rsid w:val="00D32087"/>
    <w:rsid w:val="00D32689"/>
    <w:rsid w:val="00D327A8"/>
    <w:rsid w:val="00D328ED"/>
    <w:rsid w:val="00D32B0B"/>
    <w:rsid w:val="00D32BE9"/>
    <w:rsid w:val="00D32D8A"/>
    <w:rsid w:val="00D32DC2"/>
    <w:rsid w:val="00D32F11"/>
    <w:rsid w:val="00D3339A"/>
    <w:rsid w:val="00D33405"/>
    <w:rsid w:val="00D33CCF"/>
    <w:rsid w:val="00D348BF"/>
    <w:rsid w:val="00D3593F"/>
    <w:rsid w:val="00D35B38"/>
    <w:rsid w:val="00D3747F"/>
    <w:rsid w:val="00D374C6"/>
    <w:rsid w:val="00D375C1"/>
    <w:rsid w:val="00D37D2A"/>
    <w:rsid w:val="00D37E07"/>
    <w:rsid w:val="00D40A34"/>
    <w:rsid w:val="00D425F4"/>
    <w:rsid w:val="00D43EE7"/>
    <w:rsid w:val="00D43FDB"/>
    <w:rsid w:val="00D44476"/>
    <w:rsid w:val="00D44658"/>
    <w:rsid w:val="00D4476C"/>
    <w:rsid w:val="00D44A68"/>
    <w:rsid w:val="00D451A9"/>
    <w:rsid w:val="00D45A08"/>
    <w:rsid w:val="00D45C5D"/>
    <w:rsid w:val="00D45C78"/>
    <w:rsid w:val="00D45E6F"/>
    <w:rsid w:val="00D4607E"/>
    <w:rsid w:val="00D4652A"/>
    <w:rsid w:val="00D469DA"/>
    <w:rsid w:val="00D46AE2"/>
    <w:rsid w:val="00D46D01"/>
    <w:rsid w:val="00D47022"/>
    <w:rsid w:val="00D475C1"/>
    <w:rsid w:val="00D503EA"/>
    <w:rsid w:val="00D510CA"/>
    <w:rsid w:val="00D5143A"/>
    <w:rsid w:val="00D51511"/>
    <w:rsid w:val="00D51789"/>
    <w:rsid w:val="00D5179C"/>
    <w:rsid w:val="00D51B15"/>
    <w:rsid w:val="00D52332"/>
    <w:rsid w:val="00D52834"/>
    <w:rsid w:val="00D52873"/>
    <w:rsid w:val="00D52D38"/>
    <w:rsid w:val="00D533A4"/>
    <w:rsid w:val="00D547BD"/>
    <w:rsid w:val="00D549D4"/>
    <w:rsid w:val="00D54C91"/>
    <w:rsid w:val="00D55121"/>
    <w:rsid w:val="00D55575"/>
    <w:rsid w:val="00D55F1B"/>
    <w:rsid w:val="00D567EA"/>
    <w:rsid w:val="00D56869"/>
    <w:rsid w:val="00D56C15"/>
    <w:rsid w:val="00D56EF0"/>
    <w:rsid w:val="00D572B5"/>
    <w:rsid w:val="00D6036D"/>
    <w:rsid w:val="00D605D0"/>
    <w:rsid w:val="00D61097"/>
    <w:rsid w:val="00D61B30"/>
    <w:rsid w:val="00D623F9"/>
    <w:rsid w:val="00D62508"/>
    <w:rsid w:val="00D62F6C"/>
    <w:rsid w:val="00D630FC"/>
    <w:rsid w:val="00D63446"/>
    <w:rsid w:val="00D642E9"/>
    <w:rsid w:val="00D643E0"/>
    <w:rsid w:val="00D645BC"/>
    <w:rsid w:val="00D6544C"/>
    <w:rsid w:val="00D65505"/>
    <w:rsid w:val="00D657A9"/>
    <w:rsid w:val="00D65800"/>
    <w:rsid w:val="00D66921"/>
    <w:rsid w:val="00D66DF1"/>
    <w:rsid w:val="00D66E0E"/>
    <w:rsid w:val="00D67371"/>
    <w:rsid w:val="00D67FEE"/>
    <w:rsid w:val="00D70AFE"/>
    <w:rsid w:val="00D70BA6"/>
    <w:rsid w:val="00D71AA4"/>
    <w:rsid w:val="00D71B36"/>
    <w:rsid w:val="00D71C08"/>
    <w:rsid w:val="00D72560"/>
    <w:rsid w:val="00D729A8"/>
    <w:rsid w:val="00D73077"/>
    <w:rsid w:val="00D733DC"/>
    <w:rsid w:val="00D73571"/>
    <w:rsid w:val="00D735CD"/>
    <w:rsid w:val="00D744C5"/>
    <w:rsid w:val="00D74ACD"/>
    <w:rsid w:val="00D75848"/>
    <w:rsid w:val="00D758FD"/>
    <w:rsid w:val="00D7602F"/>
    <w:rsid w:val="00D760C5"/>
    <w:rsid w:val="00D762A3"/>
    <w:rsid w:val="00D763A7"/>
    <w:rsid w:val="00D76C70"/>
    <w:rsid w:val="00D77806"/>
    <w:rsid w:val="00D778C1"/>
    <w:rsid w:val="00D803EE"/>
    <w:rsid w:val="00D808AD"/>
    <w:rsid w:val="00D80B80"/>
    <w:rsid w:val="00D815CF"/>
    <w:rsid w:val="00D831CB"/>
    <w:rsid w:val="00D839ED"/>
    <w:rsid w:val="00D83A5B"/>
    <w:rsid w:val="00D83F43"/>
    <w:rsid w:val="00D84E94"/>
    <w:rsid w:val="00D84F5E"/>
    <w:rsid w:val="00D852AC"/>
    <w:rsid w:val="00D856A3"/>
    <w:rsid w:val="00D86B98"/>
    <w:rsid w:val="00D86F48"/>
    <w:rsid w:val="00D8708B"/>
    <w:rsid w:val="00D87C92"/>
    <w:rsid w:val="00D90212"/>
    <w:rsid w:val="00D91242"/>
    <w:rsid w:val="00D92E9B"/>
    <w:rsid w:val="00D92F40"/>
    <w:rsid w:val="00D9312F"/>
    <w:rsid w:val="00D93F10"/>
    <w:rsid w:val="00D943A8"/>
    <w:rsid w:val="00D9486F"/>
    <w:rsid w:val="00D9545D"/>
    <w:rsid w:val="00D9577C"/>
    <w:rsid w:val="00D971D2"/>
    <w:rsid w:val="00DA0816"/>
    <w:rsid w:val="00DA0D2C"/>
    <w:rsid w:val="00DA0FAF"/>
    <w:rsid w:val="00DA120D"/>
    <w:rsid w:val="00DA1218"/>
    <w:rsid w:val="00DA1322"/>
    <w:rsid w:val="00DA1983"/>
    <w:rsid w:val="00DA1C58"/>
    <w:rsid w:val="00DA22F6"/>
    <w:rsid w:val="00DA272C"/>
    <w:rsid w:val="00DA2A6C"/>
    <w:rsid w:val="00DA2F9C"/>
    <w:rsid w:val="00DA39A8"/>
    <w:rsid w:val="00DA4108"/>
    <w:rsid w:val="00DA474E"/>
    <w:rsid w:val="00DA4896"/>
    <w:rsid w:val="00DA49F9"/>
    <w:rsid w:val="00DA4D5C"/>
    <w:rsid w:val="00DA5A66"/>
    <w:rsid w:val="00DA6620"/>
    <w:rsid w:val="00DA6AF3"/>
    <w:rsid w:val="00DA6B00"/>
    <w:rsid w:val="00DA72EC"/>
    <w:rsid w:val="00DA7861"/>
    <w:rsid w:val="00DA7A76"/>
    <w:rsid w:val="00DB0116"/>
    <w:rsid w:val="00DB0469"/>
    <w:rsid w:val="00DB054B"/>
    <w:rsid w:val="00DB0629"/>
    <w:rsid w:val="00DB0B67"/>
    <w:rsid w:val="00DB0C50"/>
    <w:rsid w:val="00DB0F03"/>
    <w:rsid w:val="00DB0F3F"/>
    <w:rsid w:val="00DB1179"/>
    <w:rsid w:val="00DB23D4"/>
    <w:rsid w:val="00DB2600"/>
    <w:rsid w:val="00DB261A"/>
    <w:rsid w:val="00DB2E93"/>
    <w:rsid w:val="00DB304B"/>
    <w:rsid w:val="00DB31BA"/>
    <w:rsid w:val="00DB323C"/>
    <w:rsid w:val="00DB3549"/>
    <w:rsid w:val="00DB36E9"/>
    <w:rsid w:val="00DB3BEB"/>
    <w:rsid w:val="00DB3C88"/>
    <w:rsid w:val="00DB48E3"/>
    <w:rsid w:val="00DB6943"/>
    <w:rsid w:val="00DB6D71"/>
    <w:rsid w:val="00DB6EF5"/>
    <w:rsid w:val="00DB6FB5"/>
    <w:rsid w:val="00DB703E"/>
    <w:rsid w:val="00DB734D"/>
    <w:rsid w:val="00DB75E4"/>
    <w:rsid w:val="00DC0019"/>
    <w:rsid w:val="00DC0B96"/>
    <w:rsid w:val="00DC0BAD"/>
    <w:rsid w:val="00DC22E3"/>
    <w:rsid w:val="00DC3327"/>
    <w:rsid w:val="00DC3921"/>
    <w:rsid w:val="00DC3CCF"/>
    <w:rsid w:val="00DC42AE"/>
    <w:rsid w:val="00DC4594"/>
    <w:rsid w:val="00DC5F65"/>
    <w:rsid w:val="00DC5F70"/>
    <w:rsid w:val="00DC610E"/>
    <w:rsid w:val="00DC659E"/>
    <w:rsid w:val="00DC65D9"/>
    <w:rsid w:val="00DC66A0"/>
    <w:rsid w:val="00DC6B8F"/>
    <w:rsid w:val="00DC7053"/>
    <w:rsid w:val="00DC77A7"/>
    <w:rsid w:val="00DD002A"/>
    <w:rsid w:val="00DD0108"/>
    <w:rsid w:val="00DD0DFF"/>
    <w:rsid w:val="00DD0EE1"/>
    <w:rsid w:val="00DD15FC"/>
    <w:rsid w:val="00DD2293"/>
    <w:rsid w:val="00DD25BE"/>
    <w:rsid w:val="00DD2637"/>
    <w:rsid w:val="00DD31A4"/>
    <w:rsid w:val="00DD366A"/>
    <w:rsid w:val="00DD420F"/>
    <w:rsid w:val="00DD46F6"/>
    <w:rsid w:val="00DD4796"/>
    <w:rsid w:val="00DD4D22"/>
    <w:rsid w:val="00DD5AAE"/>
    <w:rsid w:val="00DD5B54"/>
    <w:rsid w:val="00DD7450"/>
    <w:rsid w:val="00DE09BB"/>
    <w:rsid w:val="00DE0B69"/>
    <w:rsid w:val="00DE0CEE"/>
    <w:rsid w:val="00DE14EF"/>
    <w:rsid w:val="00DE16DC"/>
    <w:rsid w:val="00DE183F"/>
    <w:rsid w:val="00DE1A92"/>
    <w:rsid w:val="00DE1B8C"/>
    <w:rsid w:val="00DE1C87"/>
    <w:rsid w:val="00DE1ED9"/>
    <w:rsid w:val="00DE2121"/>
    <w:rsid w:val="00DE23E3"/>
    <w:rsid w:val="00DE2471"/>
    <w:rsid w:val="00DE26AE"/>
    <w:rsid w:val="00DE3086"/>
    <w:rsid w:val="00DE4138"/>
    <w:rsid w:val="00DE531A"/>
    <w:rsid w:val="00DE564D"/>
    <w:rsid w:val="00DE5834"/>
    <w:rsid w:val="00DE58DE"/>
    <w:rsid w:val="00DE618C"/>
    <w:rsid w:val="00DE672F"/>
    <w:rsid w:val="00DE69A1"/>
    <w:rsid w:val="00DE6D20"/>
    <w:rsid w:val="00DE6DBB"/>
    <w:rsid w:val="00DE6E38"/>
    <w:rsid w:val="00DE72FA"/>
    <w:rsid w:val="00DE7415"/>
    <w:rsid w:val="00DE7561"/>
    <w:rsid w:val="00DE7DD4"/>
    <w:rsid w:val="00DF0BB5"/>
    <w:rsid w:val="00DF0D5F"/>
    <w:rsid w:val="00DF19A4"/>
    <w:rsid w:val="00DF1B9F"/>
    <w:rsid w:val="00DF2154"/>
    <w:rsid w:val="00DF2506"/>
    <w:rsid w:val="00DF3991"/>
    <w:rsid w:val="00DF403E"/>
    <w:rsid w:val="00DF447C"/>
    <w:rsid w:val="00DF4CD2"/>
    <w:rsid w:val="00DF53AB"/>
    <w:rsid w:val="00DF597B"/>
    <w:rsid w:val="00DF5C2A"/>
    <w:rsid w:val="00DF618E"/>
    <w:rsid w:val="00DF6D31"/>
    <w:rsid w:val="00DF6F96"/>
    <w:rsid w:val="00DF71F7"/>
    <w:rsid w:val="00DF7260"/>
    <w:rsid w:val="00DF7454"/>
    <w:rsid w:val="00DF7B08"/>
    <w:rsid w:val="00DF7EC6"/>
    <w:rsid w:val="00DF7F24"/>
    <w:rsid w:val="00E00169"/>
    <w:rsid w:val="00E00254"/>
    <w:rsid w:val="00E00958"/>
    <w:rsid w:val="00E0097F"/>
    <w:rsid w:val="00E00E13"/>
    <w:rsid w:val="00E013BE"/>
    <w:rsid w:val="00E01A39"/>
    <w:rsid w:val="00E029EB"/>
    <w:rsid w:val="00E02FB5"/>
    <w:rsid w:val="00E03472"/>
    <w:rsid w:val="00E03A56"/>
    <w:rsid w:val="00E03E60"/>
    <w:rsid w:val="00E0449A"/>
    <w:rsid w:val="00E044A9"/>
    <w:rsid w:val="00E0458D"/>
    <w:rsid w:val="00E045BA"/>
    <w:rsid w:val="00E04B4F"/>
    <w:rsid w:val="00E05104"/>
    <w:rsid w:val="00E057FE"/>
    <w:rsid w:val="00E07158"/>
    <w:rsid w:val="00E07424"/>
    <w:rsid w:val="00E07483"/>
    <w:rsid w:val="00E078A7"/>
    <w:rsid w:val="00E0790C"/>
    <w:rsid w:val="00E07EF2"/>
    <w:rsid w:val="00E10575"/>
    <w:rsid w:val="00E1064A"/>
    <w:rsid w:val="00E10924"/>
    <w:rsid w:val="00E10A68"/>
    <w:rsid w:val="00E10E9D"/>
    <w:rsid w:val="00E1186C"/>
    <w:rsid w:val="00E119D5"/>
    <w:rsid w:val="00E12669"/>
    <w:rsid w:val="00E12803"/>
    <w:rsid w:val="00E1314E"/>
    <w:rsid w:val="00E13AD7"/>
    <w:rsid w:val="00E13B91"/>
    <w:rsid w:val="00E14517"/>
    <w:rsid w:val="00E14B78"/>
    <w:rsid w:val="00E14F61"/>
    <w:rsid w:val="00E1505C"/>
    <w:rsid w:val="00E159A2"/>
    <w:rsid w:val="00E16328"/>
    <w:rsid w:val="00E1662C"/>
    <w:rsid w:val="00E166C8"/>
    <w:rsid w:val="00E16801"/>
    <w:rsid w:val="00E16D28"/>
    <w:rsid w:val="00E17555"/>
    <w:rsid w:val="00E176D0"/>
    <w:rsid w:val="00E214AC"/>
    <w:rsid w:val="00E2173A"/>
    <w:rsid w:val="00E21CD2"/>
    <w:rsid w:val="00E22BB3"/>
    <w:rsid w:val="00E22BCD"/>
    <w:rsid w:val="00E232A8"/>
    <w:rsid w:val="00E24CB6"/>
    <w:rsid w:val="00E24E62"/>
    <w:rsid w:val="00E259A4"/>
    <w:rsid w:val="00E25C5E"/>
    <w:rsid w:val="00E25F52"/>
    <w:rsid w:val="00E264BD"/>
    <w:rsid w:val="00E26775"/>
    <w:rsid w:val="00E2691B"/>
    <w:rsid w:val="00E26AEC"/>
    <w:rsid w:val="00E26D75"/>
    <w:rsid w:val="00E2794B"/>
    <w:rsid w:val="00E279C3"/>
    <w:rsid w:val="00E27D2F"/>
    <w:rsid w:val="00E27E68"/>
    <w:rsid w:val="00E307B4"/>
    <w:rsid w:val="00E3113A"/>
    <w:rsid w:val="00E311EF"/>
    <w:rsid w:val="00E313A4"/>
    <w:rsid w:val="00E31B39"/>
    <w:rsid w:val="00E31DEC"/>
    <w:rsid w:val="00E32325"/>
    <w:rsid w:val="00E32431"/>
    <w:rsid w:val="00E3271E"/>
    <w:rsid w:val="00E329C4"/>
    <w:rsid w:val="00E32C54"/>
    <w:rsid w:val="00E32CDD"/>
    <w:rsid w:val="00E32E5A"/>
    <w:rsid w:val="00E330CE"/>
    <w:rsid w:val="00E330EE"/>
    <w:rsid w:val="00E33413"/>
    <w:rsid w:val="00E335BC"/>
    <w:rsid w:val="00E33600"/>
    <w:rsid w:val="00E33731"/>
    <w:rsid w:val="00E33B13"/>
    <w:rsid w:val="00E33B4F"/>
    <w:rsid w:val="00E33CFE"/>
    <w:rsid w:val="00E33D3E"/>
    <w:rsid w:val="00E33E50"/>
    <w:rsid w:val="00E346C0"/>
    <w:rsid w:val="00E34954"/>
    <w:rsid w:val="00E34988"/>
    <w:rsid w:val="00E34D27"/>
    <w:rsid w:val="00E35038"/>
    <w:rsid w:val="00E35244"/>
    <w:rsid w:val="00E35605"/>
    <w:rsid w:val="00E35F6A"/>
    <w:rsid w:val="00E36B21"/>
    <w:rsid w:val="00E36EA3"/>
    <w:rsid w:val="00E36F33"/>
    <w:rsid w:val="00E37BC6"/>
    <w:rsid w:val="00E40870"/>
    <w:rsid w:val="00E40F80"/>
    <w:rsid w:val="00E410E8"/>
    <w:rsid w:val="00E41D24"/>
    <w:rsid w:val="00E42210"/>
    <w:rsid w:val="00E42722"/>
    <w:rsid w:val="00E4290E"/>
    <w:rsid w:val="00E42B03"/>
    <w:rsid w:val="00E436D4"/>
    <w:rsid w:val="00E43995"/>
    <w:rsid w:val="00E43B36"/>
    <w:rsid w:val="00E4428B"/>
    <w:rsid w:val="00E44420"/>
    <w:rsid w:val="00E4468B"/>
    <w:rsid w:val="00E44D85"/>
    <w:rsid w:val="00E45A20"/>
    <w:rsid w:val="00E45AE4"/>
    <w:rsid w:val="00E46108"/>
    <w:rsid w:val="00E46323"/>
    <w:rsid w:val="00E46C3D"/>
    <w:rsid w:val="00E46C4D"/>
    <w:rsid w:val="00E47020"/>
    <w:rsid w:val="00E47C24"/>
    <w:rsid w:val="00E47C38"/>
    <w:rsid w:val="00E47CC1"/>
    <w:rsid w:val="00E50607"/>
    <w:rsid w:val="00E50A2C"/>
    <w:rsid w:val="00E5106D"/>
    <w:rsid w:val="00E511EF"/>
    <w:rsid w:val="00E513EB"/>
    <w:rsid w:val="00E514F8"/>
    <w:rsid w:val="00E51779"/>
    <w:rsid w:val="00E519F9"/>
    <w:rsid w:val="00E51C55"/>
    <w:rsid w:val="00E52039"/>
    <w:rsid w:val="00E52576"/>
    <w:rsid w:val="00E525CB"/>
    <w:rsid w:val="00E52FBC"/>
    <w:rsid w:val="00E534E5"/>
    <w:rsid w:val="00E53931"/>
    <w:rsid w:val="00E54059"/>
    <w:rsid w:val="00E54121"/>
    <w:rsid w:val="00E54AC8"/>
    <w:rsid w:val="00E569A6"/>
    <w:rsid w:val="00E5738F"/>
    <w:rsid w:val="00E57558"/>
    <w:rsid w:val="00E578BF"/>
    <w:rsid w:val="00E600AC"/>
    <w:rsid w:val="00E60391"/>
    <w:rsid w:val="00E60CC0"/>
    <w:rsid w:val="00E61374"/>
    <w:rsid w:val="00E6161E"/>
    <w:rsid w:val="00E61A4F"/>
    <w:rsid w:val="00E61AFF"/>
    <w:rsid w:val="00E61BAC"/>
    <w:rsid w:val="00E61F2F"/>
    <w:rsid w:val="00E62C64"/>
    <w:rsid w:val="00E630CD"/>
    <w:rsid w:val="00E63123"/>
    <w:rsid w:val="00E64376"/>
    <w:rsid w:val="00E64551"/>
    <w:rsid w:val="00E648F2"/>
    <w:rsid w:val="00E64982"/>
    <w:rsid w:val="00E649EA"/>
    <w:rsid w:val="00E64CA5"/>
    <w:rsid w:val="00E65224"/>
    <w:rsid w:val="00E65387"/>
    <w:rsid w:val="00E655A4"/>
    <w:rsid w:val="00E6583F"/>
    <w:rsid w:val="00E65F52"/>
    <w:rsid w:val="00E66B33"/>
    <w:rsid w:val="00E6758F"/>
    <w:rsid w:val="00E6796C"/>
    <w:rsid w:val="00E67ADE"/>
    <w:rsid w:val="00E67B33"/>
    <w:rsid w:val="00E67D59"/>
    <w:rsid w:val="00E67FEF"/>
    <w:rsid w:val="00E700CB"/>
    <w:rsid w:val="00E7012B"/>
    <w:rsid w:val="00E70692"/>
    <w:rsid w:val="00E70AAB"/>
    <w:rsid w:val="00E70DF4"/>
    <w:rsid w:val="00E70E3E"/>
    <w:rsid w:val="00E710D9"/>
    <w:rsid w:val="00E71247"/>
    <w:rsid w:val="00E71344"/>
    <w:rsid w:val="00E714E8"/>
    <w:rsid w:val="00E71871"/>
    <w:rsid w:val="00E71A46"/>
    <w:rsid w:val="00E72971"/>
    <w:rsid w:val="00E72AA6"/>
    <w:rsid w:val="00E72C36"/>
    <w:rsid w:val="00E72EFA"/>
    <w:rsid w:val="00E73162"/>
    <w:rsid w:val="00E73D76"/>
    <w:rsid w:val="00E740C6"/>
    <w:rsid w:val="00E74AA5"/>
    <w:rsid w:val="00E74E32"/>
    <w:rsid w:val="00E74FEB"/>
    <w:rsid w:val="00E760F9"/>
    <w:rsid w:val="00E764B2"/>
    <w:rsid w:val="00E77598"/>
    <w:rsid w:val="00E77634"/>
    <w:rsid w:val="00E77B26"/>
    <w:rsid w:val="00E77F3E"/>
    <w:rsid w:val="00E80214"/>
    <w:rsid w:val="00E805E2"/>
    <w:rsid w:val="00E8099A"/>
    <w:rsid w:val="00E819F3"/>
    <w:rsid w:val="00E81C86"/>
    <w:rsid w:val="00E81EF0"/>
    <w:rsid w:val="00E822DA"/>
    <w:rsid w:val="00E822E0"/>
    <w:rsid w:val="00E82E6A"/>
    <w:rsid w:val="00E82E97"/>
    <w:rsid w:val="00E83807"/>
    <w:rsid w:val="00E839E1"/>
    <w:rsid w:val="00E83A85"/>
    <w:rsid w:val="00E83FB7"/>
    <w:rsid w:val="00E84280"/>
    <w:rsid w:val="00E8443F"/>
    <w:rsid w:val="00E846BC"/>
    <w:rsid w:val="00E84813"/>
    <w:rsid w:val="00E8486C"/>
    <w:rsid w:val="00E84EF6"/>
    <w:rsid w:val="00E85897"/>
    <w:rsid w:val="00E85D51"/>
    <w:rsid w:val="00E85E56"/>
    <w:rsid w:val="00E8649E"/>
    <w:rsid w:val="00E871C4"/>
    <w:rsid w:val="00E90BF2"/>
    <w:rsid w:val="00E90FE1"/>
    <w:rsid w:val="00E911F5"/>
    <w:rsid w:val="00E91FD4"/>
    <w:rsid w:val="00E921D3"/>
    <w:rsid w:val="00E9220D"/>
    <w:rsid w:val="00E92395"/>
    <w:rsid w:val="00E92D92"/>
    <w:rsid w:val="00E92FA3"/>
    <w:rsid w:val="00E93511"/>
    <w:rsid w:val="00E93787"/>
    <w:rsid w:val="00E938EB"/>
    <w:rsid w:val="00E93A3C"/>
    <w:rsid w:val="00E944D2"/>
    <w:rsid w:val="00E94AA3"/>
    <w:rsid w:val="00E94B40"/>
    <w:rsid w:val="00E94B9B"/>
    <w:rsid w:val="00E94E26"/>
    <w:rsid w:val="00E95364"/>
    <w:rsid w:val="00E95C1A"/>
    <w:rsid w:val="00E9615F"/>
    <w:rsid w:val="00E96372"/>
    <w:rsid w:val="00E96904"/>
    <w:rsid w:val="00E969BC"/>
    <w:rsid w:val="00E96A00"/>
    <w:rsid w:val="00E96AE5"/>
    <w:rsid w:val="00E96EAE"/>
    <w:rsid w:val="00E9708B"/>
    <w:rsid w:val="00EA061B"/>
    <w:rsid w:val="00EA0936"/>
    <w:rsid w:val="00EA09E8"/>
    <w:rsid w:val="00EA0C7B"/>
    <w:rsid w:val="00EA1E98"/>
    <w:rsid w:val="00EA1F28"/>
    <w:rsid w:val="00EA2E54"/>
    <w:rsid w:val="00EA3174"/>
    <w:rsid w:val="00EA31C8"/>
    <w:rsid w:val="00EA31D4"/>
    <w:rsid w:val="00EA3801"/>
    <w:rsid w:val="00EA3AB5"/>
    <w:rsid w:val="00EA417E"/>
    <w:rsid w:val="00EA4333"/>
    <w:rsid w:val="00EA4ECC"/>
    <w:rsid w:val="00EA5276"/>
    <w:rsid w:val="00EA53AE"/>
    <w:rsid w:val="00EA5B4C"/>
    <w:rsid w:val="00EA618F"/>
    <w:rsid w:val="00EA61C9"/>
    <w:rsid w:val="00EA6C7C"/>
    <w:rsid w:val="00EA6F1D"/>
    <w:rsid w:val="00EA7010"/>
    <w:rsid w:val="00EA7500"/>
    <w:rsid w:val="00EA7B56"/>
    <w:rsid w:val="00EB0334"/>
    <w:rsid w:val="00EB0557"/>
    <w:rsid w:val="00EB135D"/>
    <w:rsid w:val="00EB139E"/>
    <w:rsid w:val="00EB18C8"/>
    <w:rsid w:val="00EB18DA"/>
    <w:rsid w:val="00EB4576"/>
    <w:rsid w:val="00EB4782"/>
    <w:rsid w:val="00EB4DBD"/>
    <w:rsid w:val="00EB4F87"/>
    <w:rsid w:val="00EB5F2F"/>
    <w:rsid w:val="00EB60C5"/>
    <w:rsid w:val="00EB67EE"/>
    <w:rsid w:val="00EB6BFB"/>
    <w:rsid w:val="00EC04FE"/>
    <w:rsid w:val="00EC0AF3"/>
    <w:rsid w:val="00EC1009"/>
    <w:rsid w:val="00EC12D2"/>
    <w:rsid w:val="00EC15D2"/>
    <w:rsid w:val="00EC180B"/>
    <w:rsid w:val="00EC1CCA"/>
    <w:rsid w:val="00EC2C69"/>
    <w:rsid w:val="00EC2D08"/>
    <w:rsid w:val="00EC3314"/>
    <w:rsid w:val="00EC3470"/>
    <w:rsid w:val="00EC376D"/>
    <w:rsid w:val="00EC393C"/>
    <w:rsid w:val="00EC3C29"/>
    <w:rsid w:val="00EC3E8B"/>
    <w:rsid w:val="00EC40BD"/>
    <w:rsid w:val="00EC4644"/>
    <w:rsid w:val="00EC4B00"/>
    <w:rsid w:val="00EC4D00"/>
    <w:rsid w:val="00EC4E92"/>
    <w:rsid w:val="00EC5232"/>
    <w:rsid w:val="00EC68D8"/>
    <w:rsid w:val="00EC7859"/>
    <w:rsid w:val="00ED0166"/>
    <w:rsid w:val="00ED0C92"/>
    <w:rsid w:val="00ED0D05"/>
    <w:rsid w:val="00ED12B5"/>
    <w:rsid w:val="00ED13BA"/>
    <w:rsid w:val="00ED1492"/>
    <w:rsid w:val="00ED1C93"/>
    <w:rsid w:val="00ED1FAA"/>
    <w:rsid w:val="00ED26B5"/>
    <w:rsid w:val="00ED39BD"/>
    <w:rsid w:val="00ED428C"/>
    <w:rsid w:val="00ED4323"/>
    <w:rsid w:val="00ED46A4"/>
    <w:rsid w:val="00ED4E6B"/>
    <w:rsid w:val="00ED56A5"/>
    <w:rsid w:val="00ED62B5"/>
    <w:rsid w:val="00ED6763"/>
    <w:rsid w:val="00ED6F0A"/>
    <w:rsid w:val="00ED7A42"/>
    <w:rsid w:val="00ED7B6E"/>
    <w:rsid w:val="00EE04A9"/>
    <w:rsid w:val="00EE0AD3"/>
    <w:rsid w:val="00EE0D16"/>
    <w:rsid w:val="00EE0FBC"/>
    <w:rsid w:val="00EE29D7"/>
    <w:rsid w:val="00EE2F1D"/>
    <w:rsid w:val="00EE2FFE"/>
    <w:rsid w:val="00EE3074"/>
    <w:rsid w:val="00EE3148"/>
    <w:rsid w:val="00EE32B5"/>
    <w:rsid w:val="00EE37D0"/>
    <w:rsid w:val="00EE3EE1"/>
    <w:rsid w:val="00EE4497"/>
    <w:rsid w:val="00EE4F8F"/>
    <w:rsid w:val="00EE56D1"/>
    <w:rsid w:val="00EE670C"/>
    <w:rsid w:val="00EE6C07"/>
    <w:rsid w:val="00EE6F43"/>
    <w:rsid w:val="00EE752E"/>
    <w:rsid w:val="00EE79BE"/>
    <w:rsid w:val="00EF0715"/>
    <w:rsid w:val="00EF1233"/>
    <w:rsid w:val="00EF16EC"/>
    <w:rsid w:val="00EF1831"/>
    <w:rsid w:val="00EF25E7"/>
    <w:rsid w:val="00EF26DC"/>
    <w:rsid w:val="00EF26E3"/>
    <w:rsid w:val="00EF27ED"/>
    <w:rsid w:val="00EF2AA2"/>
    <w:rsid w:val="00EF3072"/>
    <w:rsid w:val="00EF3479"/>
    <w:rsid w:val="00EF3596"/>
    <w:rsid w:val="00EF427F"/>
    <w:rsid w:val="00EF43B2"/>
    <w:rsid w:val="00EF464A"/>
    <w:rsid w:val="00EF49C9"/>
    <w:rsid w:val="00EF4C3B"/>
    <w:rsid w:val="00EF5E6F"/>
    <w:rsid w:val="00EF605F"/>
    <w:rsid w:val="00EF6488"/>
    <w:rsid w:val="00EF6888"/>
    <w:rsid w:val="00EF74D8"/>
    <w:rsid w:val="00EF793C"/>
    <w:rsid w:val="00EF7AFE"/>
    <w:rsid w:val="00EF7E20"/>
    <w:rsid w:val="00F00012"/>
    <w:rsid w:val="00F00186"/>
    <w:rsid w:val="00F00348"/>
    <w:rsid w:val="00F00350"/>
    <w:rsid w:val="00F00B00"/>
    <w:rsid w:val="00F01029"/>
    <w:rsid w:val="00F01906"/>
    <w:rsid w:val="00F01E40"/>
    <w:rsid w:val="00F03861"/>
    <w:rsid w:val="00F039AD"/>
    <w:rsid w:val="00F0446C"/>
    <w:rsid w:val="00F04B9E"/>
    <w:rsid w:val="00F050CD"/>
    <w:rsid w:val="00F059CA"/>
    <w:rsid w:val="00F05E3B"/>
    <w:rsid w:val="00F061F9"/>
    <w:rsid w:val="00F066BC"/>
    <w:rsid w:val="00F072A4"/>
    <w:rsid w:val="00F10021"/>
    <w:rsid w:val="00F10369"/>
    <w:rsid w:val="00F10E83"/>
    <w:rsid w:val="00F10F4D"/>
    <w:rsid w:val="00F11837"/>
    <w:rsid w:val="00F1227B"/>
    <w:rsid w:val="00F1253D"/>
    <w:rsid w:val="00F126E3"/>
    <w:rsid w:val="00F12B05"/>
    <w:rsid w:val="00F13915"/>
    <w:rsid w:val="00F13A19"/>
    <w:rsid w:val="00F13B46"/>
    <w:rsid w:val="00F13B78"/>
    <w:rsid w:val="00F13EF5"/>
    <w:rsid w:val="00F14273"/>
    <w:rsid w:val="00F14398"/>
    <w:rsid w:val="00F14492"/>
    <w:rsid w:val="00F14A6D"/>
    <w:rsid w:val="00F15343"/>
    <w:rsid w:val="00F1597B"/>
    <w:rsid w:val="00F15B9F"/>
    <w:rsid w:val="00F16364"/>
    <w:rsid w:val="00F20213"/>
    <w:rsid w:val="00F204AF"/>
    <w:rsid w:val="00F2081B"/>
    <w:rsid w:val="00F20A84"/>
    <w:rsid w:val="00F218A2"/>
    <w:rsid w:val="00F219DB"/>
    <w:rsid w:val="00F219F2"/>
    <w:rsid w:val="00F21CF4"/>
    <w:rsid w:val="00F22113"/>
    <w:rsid w:val="00F2260F"/>
    <w:rsid w:val="00F2325F"/>
    <w:rsid w:val="00F2330F"/>
    <w:rsid w:val="00F238C3"/>
    <w:rsid w:val="00F2686D"/>
    <w:rsid w:val="00F2734C"/>
    <w:rsid w:val="00F276E6"/>
    <w:rsid w:val="00F27FA2"/>
    <w:rsid w:val="00F30886"/>
    <w:rsid w:val="00F308F9"/>
    <w:rsid w:val="00F30B2A"/>
    <w:rsid w:val="00F30BDD"/>
    <w:rsid w:val="00F311F5"/>
    <w:rsid w:val="00F31AEA"/>
    <w:rsid w:val="00F3249A"/>
    <w:rsid w:val="00F32BDB"/>
    <w:rsid w:val="00F32C2E"/>
    <w:rsid w:val="00F32CBD"/>
    <w:rsid w:val="00F32EAE"/>
    <w:rsid w:val="00F33F26"/>
    <w:rsid w:val="00F340F8"/>
    <w:rsid w:val="00F3411D"/>
    <w:rsid w:val="00F3453F"/>
    <w:rsid w:val="00F34A50"/>
    <w:rsid w:val="00F34CCC"/>
    <w:rsid w:val="00F34DF1"/>
    <w:rsid w:val="00F34E4C"/>
    <w:rsid w:val="00F350AD"/>
    <w:rsid w:val="00F35AD2"/>
    <w:rsid w:val="00F35F05"/>
    <w:rsid w:val="00F36197"/>
    <w:rsid w:val="00F37CEE"/>
    <w:rsid w:val="00F37E6A"/>
    <w:rsid w:val="00F4063F"/>
    <w:rsid w:val="00F406F2"/>
    <w:rsid w:val="00F40FBE"/>
    <w:rsid w:val="00F41517"/>
    <w:rsid w:val="00F417E4"/>
    <w:rsid w:val="00F42616"/>
    <w:rsid w:val="00F42B38"/>
    <w:rsid w:val="00F42DE9"/>
    <w:rsid w:val="00F43405"/>
    <w:rsid w:val="00F44967"/>
    <w:rsid w:val="00F44B9E"/>
    <w:rsid w:val="00F44CDA"/>
    <w:rsid w:val="00F44DBC"/>
    <w:rsid w:val="00F44FFC"/>
    <w:rsid w:val="00F450B0"/>
    <w:rsid w:val="00F45D9E"/>
    <w:rsid w:val="00F46429"/>
    <w:rsid w:val="00F4691E"/>
    <w:rsid w:val="00F46DB5"/>
    <w:rsid w:val="00F46E43"/>
    <w:rsid w:val="00F500C4"/>
    <w:rsid w:val="00F50935"/>
    <w:rsid w:val="00F50BF7"/>
    <w:rsid w:val="00F51295"/>
    <w:rsid w:val="00F523B7"/>
    <w:rsid w:val="00F526A7"/>
    <w:rsid w:val="00F52897"/>
    <w:rsid w:val="00F52CA3"/>
    <w:rsid w:val="00F52D9B"/>
    <w:rsid w:val="00F52E56"/>
    <w:rsid w:val="00F5349F"/>
    <w:rsid w:val="00F546EE"/>
    <w:rsid w:val="00F54824"/>
    <w:rsid w:val="00F548C1"/>
    <w:rsid w:val="00F54ED2"/>
    <w:rsid w:val="00F54F96"/>
    <w:rsid w:val="00F55988"/>
    <w:rsid w:val="00F5603E"/>
    <w:rsid w:val="00F561E4"/>
    <w:rsid w:val="00F5651C"/>
    <w:rsid w:val="00F5653D"/>
    <w:rsid w:val="00F56874"/>
    <w:rsid w:val="00F56967"/>
    <w:rsid w:val="00F56AAF"/>
    <w:rsid w:val="00F56C0F"/>
    <w:rsid w:val="00F57135"/>
    <w:rsid w:val="00F579B7"/>
    <w:rsid w:val="00F57B82"/>
    <w:rsid w:val="00F57C15"/>
    <w:rsid w:val="00F57C47"/>
    <w:rsid w:val="00F60219"/>
    <w:rsid w:val="00F60AFC"/>
    <w:rsid w:val="00F6112D"/>
    <w:rsid w:val="00F61577"/>
    <w:rsid w:val="00F61C17"/>
    <w:rsid w:val="00F62EA7"/>
    <w:rsid w:val="00F62F2C"/>
    <w:rsid w:val="00F62F47"/>
    <w:rsid w:val="00F6318A"/>
    <w:rsid w:val="00F634D7"/>
    <w:rsid w:val="00F635E7"/>
    <w:rsid w:val="00F63882"/>
    <w:rsid w:val="00F63E86"/>
    <w:rsid w:val="00F647BB"/>
    <w:rsid w:val="00F64813"/>
    <w:rsid w:val="00F64862"/>
    <w:rsid w:val="00F64C33"/>
    <w:rsid w:val="00F64E2A"/>
    <w:rsid w:val="00F64E94"/>
    <w:rsid w:val="00F656EF"/>
    <w:rsid w:val="00F65C49"/>
    <w:rsid w:val="00F65D13"/>
    <w:rsid w:val="00F65FCC"/>
    <w:rsid w:val="00F668C4"/>
    <w:rsid w:val="00F66996"/>
    <w:rsid w:val="00F66C94"/>
    <w:rsid w:val="00F70449"/>
    <w:rsid w:val="00F70932"/>
    <w:rsid w:val="00F70B75"/>
    <w:rsid w:val="00F713DC"/>
    <w:rsid w:val="00F71F40"/>
    <w:rsid w:val="00F71FAE"/>
    <w:rsid w:val="00F72E68"/>
    <w:rsid w:val="00F73298"/>
    <w:rsid w:val="00F733B3"/>
    <w:rsid w:val="00F738E1"/>
    <w:rsid w:val="00F749F8"/>
    <w:rsid w:val="00F74AD6"/>
    <w:rsid w:val="00F750F4"/>
    <w:rsid w:val="00F75311"/>
    <w:rsid w:val="00F75B84"/>
    <w:rsid w:val="00F75BF9"/>
    <w:rsid w:val="00F75F89"/>
    <w:rsid w:val="00F768F4"/>
    <w:rsid w:val="00F76CDA"/>
    <w:rsid w:val="00F7713E"/>
    <w:rsid w:val="00F77527"/>
    <w:rsid w:val="00F77751"/>
    <w:rsid w:val="00F778ED"/>
    <w:rsid w:val="00F77B6B"/>
    <w:rsid w:val="00F806F3"/>
    <w:rsid w:val="00F80A97"/>
    <w:rsid w:val="00F80CAA"/>
    <w:rsid w:val="00F81379"/>
    <w:rsid w:val="00F8173D"/>
    <w:rsid w:val="00F818CC"/>
    <w:rsid w:val="00F81CA9"/>
    <w:rsid w:val="00F82051"/>
    <w:rsid w:val="00F8245D"/>
    <w:rsid w:val="00F8256C"/>
    <w:rsid w:val="00F829DB"/>
    <w:rsid w:val="00F82BDB"/>
    <w:rsid w:val="00F82D96"/>
    <w:rsid w:val="00F83142"/>
    <w:rsid w:val="00F83614"/>
    <w:rsid w:val="00F839AC"/>
    <w:rsid w:val="00F84801"/>
    <w:rsid w:val="00F85F4D"/>
    <w:rsid w:val="00F86510"/>
    <w:rsid w:val="00F87866"/>
    <w:rsid w:val="00F87F1F"/>
    <w:rsid w:val="00F90ADF"/>
    <w:rsid w:val="00F91BB8"/>
    <w:rsid w:val="00F92096"/>
    <w:rsid w:val="00F92A3D"/>
    <w:rsid w:val="00F934C8"/>
    <w:rsid w:val="00F93529"/>
    <w:rsid w:val="00F93AA8"/>
    <w:rsid w:val="00F93D81"/>
    <w:rsid w:val="00F944E7"/>
    <w:rsid w:val="00F94773"/>
    <w:rsid w:val="00F955C8"/>
    <w:rsid w:val="00F95AC3"/>
    <w:rsid w:val="00F95BBB"/>
    <w:rsid w:val="00F96431"/>
    <w:rsid w:val="00F96AA0"/>
    <w:rsid w:val="00FA049E"/>
    <w:rsid w:val="00FA05A6"/>
    <w:rsid w:val="00FA1124"/>
    <w:rsid w:val="00FA11F5"/>
    <w:rsid w:val="00FA1CE9"/>
    <w:rsid w:val="00FA3330"/>
    <w:rsid w:val="00FA3D14"/>
    <w:rsid w:val="00FA42A5"/>
    <w:rsid w:val="00FA4E64"/>
    <w:rsid w:val="00FA56E8"/>
    <w:rsid w:val="00FA5E6F"/>
    <w:rsid w:val="00FA68CE"/>
    <w:rsid w:val="00FA6C12"/>
    <w:rsid w:val="00FA6C29"/>
    <w:rsid w:val="00FA6CC6"/>
    <w:rsid w:val="00FA7A7C"/>
    <w:rsid w:val="00FA7AF9"/>
    <w:rsid w:val="00FA7E17"/>
    <w:rsid w:val="00FB1CCB"/>
    <w:rsid w:val="00FB2222"/>
    <w:rsid w:val="00FB273C"/>
    <w:rsid w:val="00FB2C03"/>
    <w:rsid w:val="00FB2CFF"/>
    <w:rsid w:val="00FB38E8"/>
    <w:rsid w:val="00FB40E0"/>
    <w:rsid w:val="00FB43E3"/>
    <w:rsid w:val="00FB477A"/>
    <w:rsid w:val="00FB4CA4"/>
    <w:rsid w:val="00FB4EC4"/>
    <w:rsid w:val="00FB5164"/>
    <w:rsid w:val="00FB5307"/>
    <w:rsid w:val="00FB5379"/>
    <w:rsid w:val="00FB56B0"/>
    <w:rsid w:val="00FB5D02"/>
    <w:rsid w:val="00FB5D96"/>
    <w:rsid w:val="00FB63DA"/>
    <w:rsid w:val="00FB7102"/>
    <w:rsid w:val="00FB7488"/>
    <w:rsid w:val="00FB7545"/>
    <w:rsid w:val="00FB7729"/>
    <w:rsid w:val="00FB7737"/>
    <w:rsid w:val="00FB7799"/>
    <w:rsid w:val="00FB7848"/>
    <w:rsid w:val="00FB7A30"/>
    <w:rsid w:val="00FC0713"/>
    <w:rsid w:val="00FC074A"/>
    <w:rsid w:val="00FC0758"/>
    <w:rsid w:val="00FC10BC"/>
    <w:rsid w:val="00FC13F8"/>
    <w:rsid w:val="00FC154C"/>
    <w:rsid w:val="00FC19CC"/>
    <w:rsid w:val="00FC1FDE"/>
    <w:rsid w:val="00FC2642"/>
    <w:rsid w:val="00FC26CD"/>
    <w:rsid w:val="00FC2F31"/>
    <w:rsid w:val="00FC30A8"/>
    <w:rsid w:val="00FC3262"/>
    <w:rsid w:val="00FC3403"/>
    <w:rsid w:val="00FC36F7"/>
    <w:rsid w:val="00FC3FB3"/>
    <w:rsid w:val="00FC4067"/>
    <w:rsid w:val="00FC40AE"/>
    <w:rsid w:val="00FC46BD"/>
    <w:rsid w:val="00FC4A53"/>
    <w:rsid w:val="00FC4C9D"/>
    <w:rsid w:val="00FC53F6"/>
    <w:rsid w:val="00FC5614"/>
    <w:rsid w:val="00FC5C3D"/>
    <w:rsid w:val="00FC5C8D"/>
    <w:rsid w:val="00FC5FC9"/>
    <w:rsid w:val="00FC6074"/>
    <w:rsid w:val="00FC6655"/>
    <w:rsid w:val="00FC6935"/>
    <w:rsid w:val="00FC7922"/>
    <w:rsid w:val="00FC7978"/>
    <w:rsid w:val="00FC7CE1"/>
    <w:rsid w:val="00FD04CD"/>
    <w:rsid w:val="00FD096C"/>
    <w:rsid w:val="00FD0A68"/>
    <w:rsid w:val="00FD148E"/>
    <w:rsid w:val="00FD150F"/>
    <w:rsid w:val="00FD296F"/>
    <w:rsid w:val="00FD2CA0"/>
    <w:rsid w:val="00FD3DB7"/>
    <w:rsid w:val="00FD42E2"/>
    <w:rsid w:val="00FD4540"/>
    <w:rsid w:val="00FD473B"/>
    <w:rsid w:val="00FD4C91"/>
    <w:rsid w:val="00FD4CD4"/>
    <w:rsid w:val="00FD4F8C"/>
    <w:rsid w:val="00FD5115"/>
    <w:rsid w:val="00FD523A"/>
    <w:rsid w:val="00FD5EC0"/>
    <w:rsid w:val="00FD6E71"/>
    <w:rsid w:val="00FD748C"/>
    <w:rsid w:val="00FE02BB"/>
    <w:rsid w:val="00FE04C4"/>
    <w:rsid w:val="00FE04D3"/>
    <w:rsid w:val="00FE15CE"/>
    <w:rsid w:val="00FE16EF"/>
    <w:rsid w:val="00FE1D8F"/>
    <w:rsid w:val="00FE2739"/>
    <w:rsid w:val="00FE2AD2"/>
    <w:rsid w:val="00FE2B65"/>
    <w:rsid w:val="00FE2E1C"/>
    <w:rsid w:val="00FE339A"/>
    <w:rsid w:val="00FE33B7"/>
    <w:rsid w:val="00FE39C4"/>
    <w:rsid w:val="00FE3A60"/>
    <w:rsid w:val="00FE497C"/>
    <w:rsid w:val="00FE4C3E"/>
    <w:rsid w:val="00FE52E0"/>
    <w:rsid w:val="00FE64E5"/>
    <w:rsid w:val="00FE66D5"/>
    <w:rsid w:val="00FE675C"/>
    <w:rsid w:val="00FE69EA"/>
    <w:rsid w:val="00FE6D91"/>
    <w:rsid w:val="00FE6F44"/>
    <w:rsid w:val="00FE79F0"/>
    <w:rsid w:val="00FF0439"/>
    <w:rsid w:val="00FF0CA0"/>
    <w:rsid w:val="00FF141A"/>
    <w:rsid w:val="00FF1441"/>
    <w:rsid w:val="00FF1BE0"/>
    <w:rsid w:val="00FF27FA"/>
    <w:rsid w:val="00FF3320"/>
    <w:rsid w:val="00FF3399"/>
    <w:rsid w:val="00FF3964"/>
    <w:rsid w:val="00FF3DE6"/>
    <w:rsid w:val="00FF4C78"/>
    <w:rsid w:val="00FF4CB2"/>
    <w:rsid w:val="00FF5174"/>
    <w:rsid w:val="00FF52D3"/>
    <w:rsid w:val="00FF60D5"/>
    <w:rsid w:val="00FF67D8"/>
    <w:rsid w:val="00FF6D83"/>
    <w:rsid w:val="00FF6EB3"/>
    <w:rsid w:val="00FF6EC5"/>
    <w:rsid w:val="00FF6F18"/>
    <w:rsid w:val="00FF790A"/>
    <w:rsid w:val="00FF7D2B"/>
    <w:rsid w:val="00FF7F00"/>
    <w:rsid w:val="0115271F"/>
    <w:rsid w:val="013C18C8"/>
    <w:rsid w:val="01BB2C38"/>
    <w:rsid w:val="02235B22"/>
    <w:rsid w:val="022C2B30"/>
    <w:rsid w:val="02521EB3"/>
    <w:rsid w:val="0271589A"/>
    <w:rsid w:val="029F6342"/>
    <w:rsid w:val="02B01AF2"/>
    <w:rsid w:val="030D04C9"/>
    <w:rsid w:val="03651777"/>
    <w:rsid w:val="03677071"/>
    <w:rsid w:val="036864C0"/>
    <w:rsid w:val="03B804CE"/>
    <w:rsid w:val="03D43AEB"/>
    <w:rsid w:val="040A01E9"/>
    <w:rsid w:val="04267CAC"/>
    <w:rsid w:val="04454F84"/>
    <w:rsid w:val="047F3707"/>
    <w:rsid w:val="04A171B4"/>
    <w:rsid w:val="04D962EF"/>
    <w:rsid w:val="05DE61E6"/>
    <w:rsid w:val="06BD404D"/>
    <w:rsid w:val="06F1685A"/>
    <w:rsid w:val="071D2895"/>
    <w:rsid w:val="07D1251D"/>
    <w:rsid w:val="0828199A"/>
    <w:rsid w:val="082A5950"/>
    <w:rsid w:val="088E3F19"/>
    <w:rsid w:val="08FF0807"/>
    <w:rsid w:val="09035ACC"/>
    <w:rsid w:val="096B3CA2"/>
    <w:rsid w:val="09954E0D"/>
    <w:rsid w:val="0A6B75FC"/>
    <w:rsid w:val="0AAD79DB"/>
    <w:rsid w:val="0ACD697F"/>
    <w:rsid w:val="0AFD00A7"/>
    <w:rsid w:val="0B4E1717"/>
    <w:rsid w:val="0B4E2FC3"/>
    <w:rsid w:val="0C566AD6"/>
    <w:rsid w:val="0CDA7793"/>
    <w:rsid w:val="0D0230E3"/>
    <w:rsid w:val="0D0A27DE"/>
    <w:rsid w:val="0D18022F"/>
    <w:rsid w:val="0D591AE3"/>
    <w:rsid w:val="0D750EA4"/>
    <w:rsid w:val="0D995D7A"/>
    <w:rsid w:val="0DD979BE"/>
    <w:rsid w:val="0E0C6E19"/>
    <w:rsid w:val="0E411AF2"/>
    <w:rsid w:val="0E516288"/>
    <w:rsid w:val="0E552DBD"/>
    <w:rsid w:val="0E8D7100"/>
    <w:rsid w:val="0EE06B2A"/>
    <w:rsid w:val="0F0A3BA7"/>
    <w:rsid w:val="0F2031F8"/>
    <w:rsid w:val="0F283D96"/>
    <w:rsid w:val="0F3D5590"/>
    <w:rsid w:val="0F4A3E67"/>
    <w:rsid w:val="0F803E6A"/>
    <w:rsid w:val="0FA0595B"/>
    <w:rsid w:val="10112529"/>
    <w:rsid w:val="102C1BB9"/>
    <w:rsid w:val="103F5AD3"/>
    <w:rsid w:val="105E7042"/>
    <w:rsid w:val="106B23FC"/>
    <w:rsid w:val="10BE733F"/>
    <w:rsid w:val="10C72127"/>
    <w:rsid w:val="10D60D02"/>
    <w:rsid w:val="10FA7A75"/>
    <w:rsid w:val="11566C8C"/>
    <w:rsid w:val="11C712D0"/>
    <w:rsid w:val="11C97D4A"/>
    <w:rsid w:val="11FD3D8B"/>
    <w:rsid w:val="1233430D"/>
    <w:rsid w:val="129A331F"/>
    <w:rsid w:val="12B91B6C"/>
    <w:rsid w:val="12B97339"/>
    <w:rsid w:val="12E56E05"/>
    <w:rsid w:val="1302191C"/>
    <w:rsid w:val="13070199"/>
    <w:rsid w:val="13246209"/>
    <w:rsid w:val="13717E20"/>
    <w:rsid w:val="13B4323D"/>
    <w:rsid w:val="13E64BE3"/>
    <w:rsid w:val="14382F65"/>
    <w:rsid w:val="14634486"/>
    <w:rsid w:val="15093E3A"/>
    <w:rsid w:val="152710DE"/>
    <w:rsid w:val="15894EFC"/>
    <w:rsid w:val="15B912F9"/>
    <w:rsid w:val="161226C3"/>
    <w:rsid w:val="17045380"/>
    <w:rsid w:val="17DB0868"/>
    <w:rsid w:val="18721A3A"/>
    <w:rsid w:val="18BD7EDC"/>
    <w:rsid w:val="18DF49E0"/>
    <w:rsid w:val="1965563C"/>
    <w:rsid w:val="19693EF6"/>
    <w:rsid w:val="19F75C2D"/>
    <w:rsid w:val="1A651406"/>
    <w:rsid w:val="1A6F1FEC"/>
    <w:rsid w:val="1A9E2B3B"/>
    <w:rsid w:val="1AF24BE0"/>
    <w:rsid w:val="1B6C00C4"/>
    <w:rsid w:val="1B937B48"/>
    <w:rsid w:val="1BB67D84"/>
    <w:rsid w:val="1C0E2142"/>
    <w:rsid w:val="1C2A7770"/>
    <w:rsid w:val="1C370C37"/>
    <w:rsid w:val="1D4666F2"/>
    <w:rsid w:val="1D4B5AB7"/>
    <w:rsid w:val="1D861D9D"/>
    <w:rsid w:val="1DB83A1E"/>
    <w:rsid w:val="1DED4ED9"/>
    <w:rsid w:val="1E7F010E"/>
    <w:rsid w:val="1E937238"/>
    <w:rsid w:val="1EB2002F"/>
    <w:rsid w:val="1EC16654"/>
    <w:rsid w:val="1EE04FE4"/>
    <w:rsid w:val="1EFA3C38"/>
    <w:rsid w:val="1F57027B"/>
    <w:rsid w:val="1F707FB6"/>
    <w:rsid w:val="1FE82F99"/>
    <w:rsid w:val="204D48CE"/>
    <w:rsid w:val="20DF6074"/>
    <w:rsid w:val="214033A0"/>
    <w:rsid w:val="21426520"/>
    <w:rsid w:val="218310E9"/>
    <w:rsid w:val="220426D8"/>
    <w:rsid w:val="229E75D3"/>
    <w:rsid w:val="22CC1448"/>
    <w:rsid w:val="23140F9B"/>
    <w:rsid w:val="233D0598"/>
    <w:rsid w:val="2381420E"/>
    <w:rsid w:val="23827DBB"/>
    <w:rsid w:val="238E6718"/>
    <w:rsid w:val="24003F9A"/>
    <w:rsid w:val="24C745BD"/>
    <w:rsid w:val="255B7946"/>
    <w:rsid w:val="25C666AE"/>
    <w:rsid w:val="25FC0BA2"/>
    <w:rsid w:val="26187A96"/>
    <w:rsid w:val="26405AAC"/>
    <w:rsid w:val="26844E74"/>
    <w:rsid w:val="270E5857"/>
    <w:rsid w:val="277976C4"/>
    <w:rsid w:val="27D72D69"/>
    <w:rsid w:val="283341FE"/>
    <w:rsid w:val="28D10C1C"/>
    <w:rsid w:val="28D1598C"/>
    <w:rsid w:val="291E6775"/>
    <w:rsid w:val="297C3DE6"/>
    <w:rsid w:val="29A22ED3"/>
    <w:rsid w:val="2AE61515"/>
    <w:rsid w:val="2AF75E4C"/>
    <w:rsid w:val="2B20324F"/>
    <w:rsid w:val="2B8A6B60"/>
    <w:rsid w:val="2B957EC3"/>
    <w:rsid w:val="2B960710"/>
    <w:rsid w:val="2B970F1A"/>
    <w:rsid w:val="2BEF49DC"/>
    <w:rsid w:val="2C14155E"/>
    <w:rsid w:val="2C244D24"/>
    <w:rsid w:val="2C5B6E48"/>
    <w:rsid w:val="2CAE2083"/>
    <w:rsid w:val="2CF46CAB"/>
    <w:rsid w:val="2D4820DC"/>
    <w:rsid w:val="2D5E35E4"/>
    <w:rsid w:val="2D8111E2"/>
    <w:rsid w:val="2DFB0E33"/>
    <w:rsid w:val="2E552D91"/>
    <w:rsid w:val="2E6C3ADF"/>
    <w:rsid w:val="2E7D64D4"/>
    <w:rsid w:val="2F7E4ECF"/>
    <w:rsid w:val="2FB36E05"/>
    <w:rsid w:val="2FEF5000"/>
    <w:rsid w:val="303206A9"/>
    <w:rsid w:val="30E072A6"/>
    <w:rsid w:val="30F276FC"/>
    <w:rsid w:val="310C5ADB"/>
    <w:rsid w:val="317F4321"/>
    <w:rsid w:val="320A148D"/>
    <w:rsid w:val="321D57FF"/>
    <w:rsid w:val="32291AE6"/>
    <w:rsid w:val="322B60F3"/>
    <w:rsid w:val="32493B06"/>
    <w:rsid w:val="325E52FA"/>
    <w:rsid w:val="32A001FB"/>
    <w:rsid w:val="32A22F3B"/>
    <w:rsid w:val="334B0167"/>
    <w:rsid w:val="33590AD6"/>
    <w:rsid w:val="342B3D52"/>
    <w:rsid w:val="34311A53"/>
    <w:rsid w:val="34592D57"/>
    <w:rsid w:val="34692F9B"/>
    <w:rsid w:val="347B4B3A"/>
    <w:rsid w:val="348E3CBF"/>
    <w:rsid w:val="34AD3BB4"/>
    <w:rsid w:val="34C507EF"/>
    <w:rsid w:val="35040F15"/>
    <w:rsid w:val="359D0A22"/>
    <w:rsid w:val="359D0C08"/>
    <w:rsid w:val="35DE14D4"/>
    <w:rsid w:val="364C0EFB"/>
    <w:rsid w:val="36707B7E"/>
    <w:rsid w:val="36B9188B"/>
    <w:rsid w:val="36D73248"/>
    <w:rsid w:val="373D2A5F"/>
    <w:rsid w:val="37704640"/>
    <w:rsid w:val="38114D8C"/>
    <w:rsid w:val="38122AE3"/>
    <w:rsid w:val="384719E3"/>
    <w:rsid w:val="388B52EC"/>
    <w:rsid w:val="38FD5C8E"/>
    <w:rsid w:val="39477387"/>
    <w:rsid w:val="39537A40"/>
    <w:rsid w:val="3973697B"/>
    <w:rsid w:val="39793059"/>
    <w:rsid w:val="39B65046"/>
    <w:rsid w:val="39CE47E2"/>
    <w:rsid w:val="3A195161"/>
    <w:rsid w:val="3A4F7E7B"/>
    <w:rsid w:val="3A5D324F"/>
    <w:rsid w:val="3A667F7C"/>
    <w:rsid w:val="3A9647EE"/>
    <w:rsid w:val="3B026645"/>
    <w:rsid w:val="3B28712F"/>
    <w:rsid w:val="3BBA1B98"/>
    <w:rsid w:val="3BC32BE1"/>
    <w:rsid w:val="3BF45CEC"/>
    <w:rsid w:val="3C4B11D8"/>
    <w:rsid w:val="3C793F97"/>
    <w:rsid w:val="3D790375"/>
    <w:rsid w:val="3D946844"/>
    <w:rsid w:val="3DE774A2"/>
    <w:rsid w:val="3EBC6496"/>
    <w:rsid w:val="3EBE490B"/>
    <w:rsid w:val="3EE7052F"/>
    <w:rsid w:val="3F18735D"/>
    <w:rsid w:val="3F4D5963"/>
    <w:rsid w:val="3F620D12"/>
    <w:rsid w:val="3F794BDA"/>
    <w:rsid w:val="3F7A33EB"/>
    <w:rsid w:val="40004FD0"/>
    <w:rsid w:val="402842A2"/>
    <w:rsid w:val="40A73721"/>
    <w:rsid w:val="4113186C"/>
    <w:rsid w:val="41282D76"/>
    <w:rsid w:val="419B49AF"/>
    <w:rsid w:val="41A27781"/>
    <w:rsid w:val="41C31810"/>
    <w:rsid w:val="42AD609A"/>
    <w:rsid w:val="42BD5B38"/>
    <w:rsid w:val="42E3391B"/>
    <w:rsid w:val="43347C69"/>
    <w:rsid w:val="4392527B"/>
    <w:rsid w:val="43C64079"/>
    <w:rsid w:val="44052444"/>
    <w:rsid w:val="44236DBB"/>
    <w:rsid w:val="4437740C"/>
    <w:rsid w:val="44716B9D"/>
    <w:rsid w:val="44C157DB"/>
    <w:rsid w:val="44D426B2"/>
    <w:rsid w:val="450C508D"/>
    <w:rsid w:val="45961F4A"/>
    <w:rsid w:val="45E32481"/>
    <w:rsid w:val="463C0801"/>
    <w:rsid w:val="465313B5"/>
    <w:rsid w:val="4698326B"/>
    <w:rsid w:val="46AA65F3"/>
    <w:rsid w:val="46C35225"/>
    <w:rsid w:val="470B1C8F"/>
    <w:rsid w:val="472D1616"/>
    <w:rsid w:val="476E4379"/>
    <w:rsid w:val="47AF4916"/>
    <w:rsid w:val="480F2CC9"/>
    <w:rsid w:val="487B176D"/>
    <w:rsid w:val="48934475"/>
    <w:rsid w:val="48D33786"/>
    <w:rsid w:val="49534661"/>
    <w:rsid w:val="495A137C"/>
    <w:rsid w:val="496A5F78"/>
    <w:rsid w:val="497A3F01"/>
    <w:rsid w:val="499F66A5"/>
    <w:rsid w:val="4A9174E4"/>
    <w:rsid w:val="4B014DB7"/>
    <w:rsid w:val="4B3F5779"/>
    <w:rsid w:val="4B732A5F"/>
    <w:rsid w:val="4BC32B39"/>
    <w:rsid w:val="4BC6625C"/>
    <w:rsid w:val="4BD56D10"/>
    <w:rsid w:val="4C325706"/>
    <w:rsid w:val="4C3D4FA2"/>
    <w:rsid w:val="4C7E73A7"/>
    <w:rsid w:val="4C8E267B"/>
    <w:rsid w:val="4C9A533B"/>
    <w:rsid w:val="4CC30E12"/>
    <w:rsid w:val="4CEC60BF"/>
    <w:rsid w:val="4D206899"/>
    <w:rsid w:val="4E232079"/>
    <w:rsid w:val="4E3605DF"/>
    <w:rsid w:val="4E501797"/>
    <w:rsid w:val="4E8011B5"/>
    <w:rsid w:val="4EBB712C"/>
    <w:rsid w:val="4EEC05F8"/>
    <w:rsid w:val="4F1E3499"/>
    <w:rsid w:val="4F974D24"/>
    <w:rsid w:val="4FE57021"/>
    <w:rsid w:val="4FF731C2"/>
    <w:rsid w:val="50113369"/>
    <w:rsid w:val="50572C95"/>
    <w:rsid w:val="50962F12"/>
    <w:rsid w:val="50EF617E"/>
    <w:rsid w:val="512C7D0E"/>
    <w:rsid w:val="513A3D57"/>
    <w:rsid w:val="51A3027C"/>
    <w:rsid w:val="51F71168"/>
    <w:rsid w:val="51FD18BA"/>
    <w:rsid w:val="526302BF"/>
    <w:rsid w:val="52982BD1"/>
    <w:rsid w:val="529A446A"/>
    <w:rsid w:val="52AD27C0"/>
    <w:rsid w:val="53000485"/>
    <w:rsid w:val="53335E7F"/>
    <w:rsid w:val="53586648"/>
    <w:rsid w:val="537A08C9"/>
    <w:rsid w:val="53ED0E1F"/>
    <w:rsid w:val="54495ADD"/>
    <w:rsid w:val="54547005"/>
    <w:rsid w:val="54613DA6"/>
    <w:rsid w:val="5520724E"/>
    <w:rsid w:val="558E065B"/>
    <w:rsid w:val="55C62214"/>
    <w:rsid w:val="55CF7B9E"/>
    <w:rsid w:val="563E2235"/>
    <w:rsid w:val="568A2DC4"/>
    <w:rsid w:val="56E46059"/>
    <w:rsid w:val="57267B3A"/>
    <w:rsid w:val="574014E1"/>
    <w:rsid w:val="57497744"/>
    <w:rsid w:val="57596A47"/>
    <w:rsid w:val="57657665"/>
    <w:rsid w:val="57913D66"/>
    <w:rsid w:val="57CA6432"/>
    <w:rsid w:val="57D93AB1"/>
    <w:rsid w:val="581A1CA6"/>
    <w:rsid w:val="58803ECD"/>
    <w:rsid w:val="59253085"/>
    <w:rsid w:val="592D3CE7"/>
    <w:rsid w:val="59663B81"/>
    <w:rsid w:val="59FC3381"/>
    <w:rsid w:val="5A0F3CCD"/>
    <w:rsid w:val="5AB32912"/>
    <w:rsid w:val="5B4B66A7"/>
    <w:rsid w:val="5B7D4360"/>
    <w:rsid w:val="5BC008DF"/>
    <w:rsid w:val="5BD13050"/>
    <w:rsid w:val="5BD40D92"/>
    <w:rsid w:val="5BF548CF"/>
    <w:rsid w:val="5BFF1E2F"/>
    <w:rsid w:val="5CA85A91"/>
    <w:rsid w:val="5D5C7C44"/>
    <w:rsid w:val="5D8A795A"/>
    <w:rsid w:val="5DA675CB"/>
    <w:rsid w:val="5DD5516E"/>
    <w:rsid w:val="5DDC5A0A"/>
    <w:rsid w:val="5E0D06D7"/>
    <w:rsid w:val="5E236693"/>
    <w:rsid w:val="5E4E7BBB"/>
    <w:rsid w:val="5F1F1842"/>
    <w:rsid w:val="5FF61656"/>
    <w:rsid w:val="603718EF"/>
    <w:rsid w:val="60BE0144"/>
    <w:rsid w:val="60DA0C72"/>
    <w:rsid w:val="61026EA9"/>
    <w:rsid w:val="61277B74"/>
    <w:rsid w:val="612B1493"/>
    <w:rsid w:val="613E7799"/>
    <w:rsid w:val="617B022B"/>
    <w:rsid w:val="620B3E49"/>
    <w:rsid w:val="622E01E7"/>
    <w:rsid w:val="627E3463"/>
    <w:rsid w:val="62AA476A"/>
    <w:rsid w:val="62B15989"/>
    <w:rsid w:val="62E34B34"/>
    <w:rsid w:val="63294C3E"/>
    <w:rsid w:val="63AA4467"/>
    <w:rsid w:val="63B84AF5"/>
    <w:rsid w:val="64E813EE"/>
    <w:rsid w:val="6516562F"/>
    <w:rsid w:val="652421F6"/>
    <w:rsid w:val="65365F70"/>
    <w:rsid w:val="658D32AB"/>
    <w:rsid w:val="65AB6FD8"/>
    <w:rsid w:val="65DF7493"/>
    <w:rsid w:val="65F20A51"/>
    <w:rsid w:val="669859A2"/>
    <w:rsid w:val="680C6597"/>
    <w:rsid w:val="682C5EFD"/>
    <w:rsid w:val="684C4348"/>
    <w:rsid w:val="68C317EB"/>
    <w:rsid w:val="69201240"/>
    <w:rsid w:val="69432F0E"/>
    <w:rsid w:val="69C51AA0"/>
    <w:rsid w:val="69E403F2"/>
    <w:rsid w:val="69F97B76"/>
    <w:rsid w:val="6A8A46FA"/>
    <w:rsid w:val="6AC233DC"/>
    <w:rsid w:val="6B1F06CE"/>
    <w:rsid w:val="6BBB571F"/>
    <w:rsid w:val="6BC1724C"/>
    <w:rsid w:val="6BE6397C"/>
    <w:rsid w:val="6BE83512"/>
    <w:rsid w:val="6C005EAC"/>
    <w:rsid w:val="6C332D06"/>
    <w:rsid w:val="6C597151"/>
    <w:rsid w:val="6C7F5126"/>
    <w:rsid w:val="6C866D48"/>
    <w:rsid w:val="6D861361"/>
    <w:rsid w:val="6D9510D7"/>
    <w:rsid w:val="6E092E8C"/>
    <w:rsid w:val="6E755BDC"/>
    <w:rsid w:val="6E9E2359"/>
    <w:rsid w:val="6EDE2C6C"/>
    <w:rsid w:val="6F257EE0"/>
    <w:rsid w:val="6F7A5CC4"/>
    <w:rsid w:val="6F863CF9"/>
    <w:rsid w:val="6FB65DB2"/>
    <w:rsid w:val="70577E91"/>
    <w:rsid w:val="716A5647"/>
    <w:rsid w:val="71E73594"/>
    <w:rsid w:val="729C0B15"/>
    <w:rsid w:val="72C806E0"/>
    <w:rsid w:val="72F65D2C"/>
    <w:rsid w:val="72F67F2A"/>
    <w:rsid w:val="73185EE0"/>
    <w:rsid w:val="733C1517"/>
    <w:rsid w:val="73904C43"/>
    <w:rsid w:val="73BD53D5"/>
    <w:rsid w:val="73C671BC"/>
    <w:rsid w:val="73F94DAE"/>
    <w:rsid w:val="74123DAE"/>
    <w:rsid w:val="747D2421"/>
    <w:rsid w:val="74CF1255"/>
    <w:rsid w:val="74DF4D44"/>
    <w:rsid w:val="7513602F"/>
    <w:rsid w:val="752E7228"/>
    <w:rsid w:val="75643B58"/>
    <w:rsid w:val="758E3B34"/>
    <w:rsid w:val="767F5A29"/>
    <w:rsid w:val="76CD21B1"/>
    <w:rsid w:val="76DB492B"/>
    <w:rsid w:val="76F37EC6"/>
    <w:rsid w:val="77240332"/>
    <w:rsid w:val="773A43A6"/>
    <w:rsid w:val="776F6FC2"/>
    <w:rsid w:val="77BE410E"/>
    <w:rsid w:val="77E007BC"/>
    <w:rsid w:val="781E1FF3"/>
    <w:rsid w:val="787723BE"/>
    <w:rsid w:val="79B23B36"/>
    <w:rsid w:val="79C57617"/>
    <w:rsid w:val="79FD55A8"/>
    <w:rsid w:val="7A3644D3"/>
    <w:rsid w:val="7A373D8F"/>
    <w:rsid w:val="7A603AC5"/>
    <w:rsid w:val="7A996FD7"/>
    <w:rsid w:val="7A9F4B33"/>
    <w:rsid w:val="7AF67294"/>
    <w:rsid w:val="7AFB559C"/>
    <w:rsid w:val="7B7378D0"/>
    <w:rsid w:val="7BA67B98"/>
    <w:rsid w:val="7BB86445"/>
    <w:rsid w:val="7BCA42D3"/>
    <w:rsid w:val="7C002AA5"/>
    <w:rsid w:val="7C5331B5"/>
    <w:rsid w:val="7C8554FF"/>
    <w:rsid w:val="7D78086B"/>
    <w:rsid w:val="7DB55A23"/>
    <w:rsid w:val="7DE35AAA"/>
    <w:rsid w:val="7E0879CA"/>
    <w:rsid w:val="7E4D229F"/>
    <w:rsid w:val="7E933D3D"/>
    <w:rsid w:val="7F2822B2"/>
    <w:rsid w:val="7F565496"/>
    <w:rsid w:val="7F5B5569"/>
    <w:rsid w:val="7F743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28"/>
    <w:qFormat/>
    <w:uiPriority w:val="0"/>
    <w:pPr>
      <w:keepNext/>
      <w:keepLines/>
      <w:spacing w:before="260" w:after="260" w:line="416" w:lineRule="auto"/>
      <w:outlineLvl w:val="2"/>
    </w:pPr>
    <w:rPr>
      <w:b/>
      <w:bCs/>
      <w:sz w:val="32"/>
      <w:szCs w:val="32"/>
    </w:rPr>
  </w:style>
  <w:style w:type="paragraph" w:styleId="4">
    <w:name w:val="heading 4"/>
    <w:basedOn w:val="1"/>
    <w:next w:val="1"/>
    <w:link w:val="2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58"/>
    <w:semiHidden/>
    <w:qFormat/>
    <w:uiPriority w:val="0"/>
    <w:pPr>
      <w:shd w:val="clear" w:color="auto" w:fill="000080"/>
    </w:pPr>
  </w:style>
  <w:style w:type="paragraph" w:styleId="6">
    <w:name w:val="annotation text"/>
    <w:basedOn w:val="1"/>
    <w:link w:val="60"/>
    <w:qFormat/>
    <w:uiPriority w:val="0"/>
    <w:pPr>
      <w:jc w:val="left"/>
    </w:pPr>
  </w:style>
  <w:style w:type="paragraph" w:styleId="7">
    <w:name w:val="Body Text 3"/>
    <w:basedOn w:val="1"/>
    <w:link w:val="56"/>
    <w:qFormat/>
    <w:uiPriority w:val="0"/>
    <w:pPr>
      <w:spacing w:before="100" w:after="20" w:line="440" w:lineRule="exact"/>
    </w:pPr>
    <w:rPr>
      <w:rFonts w:ascii="楷体_GB2312" w:eastAsia="楷体_GB2312"/>
      <w:color w:val="000000"/>
      <w:sz w:val="24"/>
      <w:szCs w:val="22"/>
    </w:rPr>
  </w:style>
  <w:style w:type="paragraph" w:styleId="8">
    <w:name w:val="Body Text"/>
    <w:basedOn w:val="1"/>
    <w:link w:val="30"/>
    <w:qFormat/>
    <w:uiPriority w:val="0"/>
    <w:pPr>
      <w:adjustRightInd w:val="0"/>
      <w:spacing w:line="300" w:lineRule="auto"/>
      <w:textAlignment w:val="baseline"/>
    </w:pPr>
    <w:rPr>
      <w:rFonts w:ascii="仿宋_GB2312" w:hAnsi="MS Sans Serif" w:eastAsia="仿宋_GB2312"/>
      <w:kern w:val="0"/>
      <w:sz w:val="28"/>
    </w:rPr>
  </w:style>
  <w:style w:type="paragraph" w:styleId="9">
    <w:name w:val="Body Text Indent"/>
    <w:basedOn w:val="1"/>
    <w:link w:val="51"/>
    <w:qFormat/>
    <w:uiPriority w:val="0"/>
    <w:pPr>
      <w:adjustRightInd w:val="0"/>
      <w:spacing w:line="300" w:lineRule="auto"/>
      <w:ind w:left="898" w:firstLine="2"/>
      <w:jc w:val="left"/>
      <w:textAlignment w:val="baseline"/>
    </w:pPr>
    <w:rPr>
      <w:rFonts w:ascii="仿宋_GB2312" w:hAnsi="MS Sans Serif" w:eastAsia="仿宋_GB2312"/>
      <w:kern w:val="0"/>
      <w:sz w:val="28"/>
    </w:rPr>
  </w:style>
  <w:style w:type="paragraph" w:styleId="10">
    <w:name w:val="Plain Text"/>
    <w:basedOn w:val="1"/>
    <w:link w:val="57"/>
    <w:qFormat/>
    <w:uiPriority w:val="0"/>
    <w:rPr>
      <w:rFonts w:ascii="宋体" w:hAnsi="Courier New" w:cs="Courier New"/>
      <w:szCs w:val="21"/>
    </w:rPr>
  </w:style>
  <w:style w:type="paragraph" w:styleId="11">
    <w:name w:val="Date"/>
    <w:basedOn w:val="1"/>
    <w:next w:val="1"/>
    <w:link w:val="49"/>
    <w:qFormat/>
    <w:uiPriority w:val="0"/>
  </w:style>
  <w:style w:type="paragraph" w:styleId="12">
    <w:name w:val="Body Text Indent 2"/>
    <w:basedOn w:val="1"/>
    <w:link w:val="50"/>
    <w:qFormat/>
    <w:uiPriority w:val="0"/>
    <w:pPr>
      <w:adjustRightInd w:val="0"/>
      <w:spacing w:line="360" w:lineRule="auto"/>
      <w:ind w:firstLine="540"/>
      <w:textAlignment w:val="baseline"/>
    </w:pPr>
    <w:rPr>
      <w:rFonts w:ascii="仿宋_GB2312" w:eastAsia="仿宋_GB2312"/>
      <w:kern w:val="0"/>
      <w:sz w:val="24"/>
    </w:rPr>
  </w:style>
  <w:style w:type="paragraph" w:styleId="13">
    <w:name w:val="Balloon Text"/>
    <w:basedOn w:val="1"/>
    <w:link w:val="54"/>
    <w:semiHidden/>
    <w:qFormat/>
    <w:uiPriority w:val="0"/>
    <w:rPr>
      <w:sz w:val="18"/>
      <w:szCs w:val="18"/>
    </w:rPr>
  </w:style>
  <w:style w:type="paragraph" w:styleId="14">
    <w:name w:val="footer"/>
    <w:basedOn w:val="1"/>
    <w:link w:val="41"/>
    <w:qFormat/>
    <w:uiPriority w:val="0"/>
    <w:pPr>
      <w:tabs>
        <w:tab w:val="center" w:pos="4153"/>
        <w:tab w:val="right" w:pos="8306"/>
      </w:tabs>
      <w:snapToGrid w:val="0"/>
      <w:jc w:val="left"/>
    </w:pPr>
    <w:rPr>
      <w:sz w:val="18"/>
    </w:rPr>
  </w:style>
  <w:style w:type="paragraph" w:styleId="15">
    <w:name w:val="header"/>
    <w:basedOn w:val="1"/>
    <w:link w:val="52"/>
    <w:qFormat/>
    <w:uiPriority w:val="0"/>
    <w:pPr>
      <w:pBdr>
        <w:bottom w:val="single" w:color="auto" w:sz="6" w:space="1"/>
      </w:pBdr>
      <w:tabs>
        <w:tab w:val="center" w:pos="4153"/>
        <w:tab w:val="right" w:pos="8306"/>
      </w:tabs>
      <w:snapToGrid w:val="0"/>
      <w:jc w:val="center"/>
    </w:pPr>
    <w:rPr>
      <w:sz w:val="18"/>
    </w:rPr>
  </w:style>
  <w:style w:type="paragraph" w:styleId="16">
    <w:name w:val="Body Text Indent 3"/>
    <w:basedOn w:val="1"/>
    <w:link w:val="53"/>
    <w:qFormat/>
    <w:uiPriority w:val="0"/>
    <w:pPr>
      <w:spacing w:line="180" w:lineRule="atLeast"/>
      <w:ind w:firstLine="538" w:firstLineChars="192"/>
    </w:pPr>
    <w:rPr>
      <w:rFonts w:ascii="楷体_GB2312" w:eastAsia="楷体_GB2312"/>
      <w:sz w:val="28"/>
    </w:rPr>
  </w:style>
  <w:style w:type="paragraph" w:styleId="17">
    <w:name w:val="Body Text 2"/>
    <w:basedOn w:val="1"/>
    <w:link w:val="55"/>
    <w:qFormat/>
    <w:uiPriority w:val="0"/>
    <w:pPr>
      <w:tabs>
        <w:tab w:val="left" w:pos="9000"/>
      </w:tabs>
      <w:spacing w:before="100" w:after="20" w:line="440" w:lineRule="exact"/>
      <w:ind w:right="-176"/>
    </w:pPr>
    <w:rPr>
      <w:rFonts w:ascii="楷体_GB2312" w:eastAsia="楷体_GB2312"/>
      <w:sz w:val="28"/>
    </w:rPr>
  </w:style>
  <w:style w:type="paragraph" w:styleId="18">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9">
    <w:name w:val="annotation subject"/>
    <w:basedOn w:val="6"/>
    <w:next w:val="6"/>
    <w:link w:val="61"/>
    <w:semiHidden/>
    <w:qFormat/>
    <w:uiPriority w:val="0"/>
    <w:rPr>
      <w:b/>
      <w:bCs/>
    </w:rPr>
  </w:style>
  <w:style w:type="table" w:styleId="21">
    <w:name w:val="Table Grid"/>
    <w:basedOn w:val="2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0"/>
    <w:rPr>
      <w:b/>
      <w:bCs/>
    </w:rPr>
  </w:style>
  <w:style w:type="character" w:styleId="24">
    <w:name w:val="page number"/>
    <w:basedOn w:val="22"/>
    <w:qFormat/>
    <w:uiPriority w:val="0"/>
  </w:style>
  <w:style w:type="character" w:styleId="25">
    <w:name w:val="Hyperlink"/>
    <w:qFormat/>
    <w:uiPriority w:val="0"/>
    <w:rPr>
      <w:color w:val="0000FF"/>
      <w:u w:val="none"/>
    </w:rPr>
  </w:style>
  <w:style w:type="character" w:styleId="26">
    <w:name w:val="annotation reference"/>
    <w:semiHidden/>
    <w:qFormat/>
    <w:uiPriority w:val="0"/>
    <w:rPr>
      <w:sz w:val="21"/>
      <w:szCs w:val="21"/>
    </w:rPr>
  </w:style>
  <w:style w:type="character" w:customStyle="1" w:styleId="27">
    <w:name w:val="标题 1 字符"/>
    <w:basedOn w:val="22"/>
    <w:link w:val="2"/>
    <w:qFormat/>
    <w:uiPriority w:val="0"/>
    <w:rPr>
      <w:b/>
      <w:bCs/>
      <w:kern w:val="44"/>
      <w:sz w:val="44"/>
      <w:szCs w:val="44"/>
    </w:rPr>
  </w:style>
  <w:style w:type="character" w:customStyle="1" w:styleId="28">
    <w:name w:val="标题 3 字符"/>
    <w:link w:val="3"/>
    <w:qFormat/>
    <w:uiPriority w:val="0"/>
    <w:rPr>
      <w:rFonts w:eastAsia="宋体"/>
      <w:b/>
      <w:bCs/>
      <w:kern w:val="2"/>
      <w:sz w:val="32"/>
      <w:szCs w:val="32"/>
      <w:lang w:val="en-US" w:eastAsia="zh-CN" w:bidi="ar-SA"/>
    </w:rPr>
  </w:style>
  <w:style w:type="character" w:customStyle="1" w:styleId="29">
    <w:name w:val="标题 4 字符"/>
    <w:basedOn w:val="22"/>
    <w:link w:val="4"/>
    <w:semiHidden/>
    <w:qFormat/>
    <w:uiPriority w:val="0"/>
    <w:rPr>
      <w:rFonts w:asciiTheme="majorHAnsi" w:hAnsiTheme="majorHAnsi" w:eastAsiaTheme="majorEastAsia" w:cstheme="majorBidi"/>
      <w:b/>
      <w:bCs/>
      <w:kern w:val="2"/>
      <w:sz w:val="28"/>
      <w:szCs w:val="28"/>
    </w:rPr>
  </w:style>
  <w:style w:type="character" w:customStyle="1" w:styleId="30">
    <w:name w:val="正文文本 字符"/>
    <w:basedOn w:val="22"/>
    <w:link w:val="8"/>
    <w:qFormat/>
    <w:uiPriority w:val="0"/>
    <w:rPr>
      <w:rFonts w:ascii="仿宋_GB2312" w:hAnsi="MS Sans Serif" w:eastAsia="仿宋_GB2312"/>
      <w:sz w:val="28"/>
    </w:rPr>
  </w:style>
  <w:style w:type="paragraph" w:customStyle="1" w:styleId="31">
    <w:name w:val="Char Char Char Char Char Char Char Char Char Char Char Char Char"/>
    <w:basedOn w:val="1"/>
    <w:qFormat/>
    <w:uiPriority w:val="0"/>
    <w:pPr>
      <w:snapToGrid w:val="0"/>
      <w:spacing w:line="360" w:lineRule="auto"/>
      <w:ind w:firstLine="200" w:firstLineChars="200"/>
    </w:pPr>
    <w:rPr>
      <w:rFonts w:eastAsia="仿宋_GB2312"/>
      <w:sz w:val="24"/>
      <w:szCs w:val="24"/>
    </w:rPr>
  </w:style>
  <w:style w:type="paragraph" w:customStyle="1" w:styleId="32">
    <w:name w:val="标准"/>
    <w:basedOn w:val="1"/>
    <w:qFormat/>
    <w:uiPriority w:val="0"/>
    <w:pPr>
      <w:adjustRightInd w:val="0"/>
      <w:spacing w:line="360" w:lineRule="auto"/>
      <w:jc w:val="center"/>
      <w:textAlignment w:val="baseline"/>
    </w:pPr>
    <w:rPr>
      <w:spacing w:val="28"/>
      <w:kern w:val="0"/>
      <w:sz w:val="72"/>
    </w:rPr>
  </w:style>
  <w:style w:type="character" w:customStyle="1" w:styleId="33">
    <w:name w:val="font14 line-height"/>
    <w:basedOn w:val="22"/>
    <w:qFormat/>
    <w:uiPriority w:val="0"/>
  </w:style>
  <w:style w:type="character" w:customStyle="1" w:styleId="34">
    <w:name w:val="msoins"/>
    <w:basedOn w:val="22"/>
    <w:qFormat/>
    <w:uiPriority w:val="0"/>
  </w:style>
  <w:style w:type="paragraph" w:customStyle="1" w:styleId="35">
    <w:name w:val="Default"/>
    <w:qFormat/>
    <w:uiPriority w:val="0"/>
    <w:pPr>
      <w:widowControl w:val="0"/>
      <w:autoSpaceDE w:val="0"/>
      <w:autoSpaceDN w:val="0"/>
      <w:adjustRightInd w:val="0"/>
    </w:pPr>
    <w:rPr>
      <w:rFonts w:ascii="华文中宋" w:hAnsi="Times New Roman" w:eastAsia="华文中宋" w:cs="Times New Roman"/>
      <w:color w:val="000000"/>
      <w:sz w:val="24"/>
      <w:szCs w:val="24"/>
      <w:lang w:val="en-US" w:eastAsia="zh-CN" w:bidi="ar-SA"/>
    </w:rPr>
  </w:style>
  <w:style w:type="paragraph" w:customStyle="1" w:styleId="36">
    <w:name w:val="1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37">
    <w:name w:val="Body Single"/>
    <w:qFormat/>
    <w:uiPriority w:val="0"/>
    <w:pPr>
      <w:widowControl w:val="0"/>
      <w:tabs>
        <w:tab w:val="left" w:pos="705"/>
        <w:tab w:val="left" w:pos="1440"/>
        <w:tab w:val="left" w:pos="2304"/>
        <w:tab w:val="right" w:pos="10425"/>
      </w:tabs>
      <w:jc w:val="both"/>
    </w:pPr>
    <w:rPr>
      <w:rFonts w:ascii="Times New Roman" w:hAnsi="Times New Roman" w:eastAsia="宋体" w:cs="Times New Roman"/>
      <w:snapToGrid w:val="0"/>
      <w:color w:val="000000"/>
      <w:sz w:val="24"/>
      <w:lang w:val="en-US" w:eastAsia="en-US" w:bidi="ar-SA"/>
    </w:rPr>
  </w:style>
  <w:style w:type="paragraph" w:customStyle="1" w:styleId="38">
    <w:name w:val="font8"/>
    <w:basedOn w:val="1"/>
    <w:qFormat/>
    <w:uiPriority w:val="0"/>
    <w:pPr>
      <w:widowControl/>
      <w:spacing w:before="100" w:beforeAutospacing="1" w:after="100" w:afterAutospacing="1"/>
      <w:jc w:val="left"/>
    </w:pPr>
    <w:rPr>
      <w:rFonts w:hint="eastAsia" w:ascii="宋体" w:hAnsi="宋体" w:cs="Arial Unicode MS"/>
      <w:b/>
      <w:bCs/>
      <w:kern w:val="0"/>
      <w:sz w:val="24"/>
      <w:szCs w:val="24"/>
    </w:rPr>
  </w:style>
  <w:style w:type="paragraph" w:customStyle="1" w:styleId="39">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4"/>
      <w:szCs w:val="24"/>
    </w:rPr>
  </w:style>
  <w:style w:type="paragraph" w:customStyle="1" w:styleId="40">
    <w:name w:val="Char Char Char Char Char Char1 Char Char Char"/>
    <w:basedOn w:val="1"/>
    <w:qFormat/>
    <w:uiPriority w:val="0"/>
    <w:pPr>
      <w:autoSpaceDE w:val="0"/>
      <w:autoSpaceDN w:val="0"/>
      <w:adjustRightInd w:val="0"/>
      <w:jc w:val="left"/>
      <w:textAlignment w:val="baseline"/>
    </w:pPr>
    <w:rPr>
      <w:rFonts w:eastAsia="方正仿宋简体"/>
      <w:sz w:val="32"/>
    </w:rPr>
  </w:style>
  <w:style w:type="character" w:customStyle="1" w:styleId="41">
    <w:name w:val="页脚 字符"/>
    <w:link w:val="14"/>
    <w:qFormat/>
    <w:locked/>
    <w:uiPriority w:val="0"/>
    <w:rPr>
      <w:rFonts w:eastAsia="宋体"/>
      <w:kern w:val="2"/>
      <w:sz w:val="18"/>
      <w:lang w:val="en-US" w:eastAsia="zh-CN" w:bidi="ar-SA"/>
    </w:rPr>
  </w:style>
  <w:style w:type="character" w:customStyle="1" w:styleId="42">
    <w:name w:val="Char Char4"/>
    <w:qFormat/>
    <w:uiPriority w:val="0"/>
    <w:rPr>
      <w:b/>
      <w:bCs/>
      <w:sz w:val="32"/>
      <w:szCs w:val="32"/>
    </w:rPr>
  </w:style>
  <w:style w:type="character" w:customStyle="1" w:styleId="43">
    <w:name w:val="cap"/>
    <w:basedOn w:val="22"/>
    <w:qFormat/>
    <w:uiPriority w:val="0"/>
  </w:style>
  <w:style w:type="paragraph" w:customStyle="1" w:styleId="44">
    <w:name w:val="默认段落字体 Para Char Char Char Char Char Char Char"/>
    <w:basedOn w:val="1"/>
    <w:qFormat/>
    <w:uiPriority w:val="0"/>
    <w:rPr>
      <w:rFonts w:ascii="Tahoma" w:hAnsi="Tahoma"/>
      <w:sz w:val="24"/>
    </w:rPr>
  </w:style>
  <w:style w:type="paragraph" w:customStyle="1" w:styleId="45">
    <w:name w:val="修订1"/>
    <w:hidden/>
    <w:semiHidden/>
    <w:qFormat/>
    <w:uiPriority w:val="99"/>
    <w:rPr>
      <w:rFonts w:ascii="Times New Roman" w:hAnsi="Times New Roman" w:eastAsia="宋体" w:cs="Times New Roman"/>
      <w:kern w:val="2"/>
      <w:sz w:val="21"/>
      <w:lang w:val="en-US" w:eastAsia="zh-CN" w:bidi="ar-SA"/>
    </w:rPr>
  </w:style>
  <w:style w:type="character" w:customStyle="1" w:styleId="46">
    <w:name w:val="Body Text Char"/>
    <w:link w:val="47"/>
    <w:qFormat/>
    <w:uiPriority w:val="0"/>
    <w:rPr>
      <w:rFonts w:ascii="Georgia"/>
    </w:rPr>
  </w:style>
  <w:style w:type="paragraph" w:customStyle="1" w:styleId="47">
    <w:name w:val="Body Text1"/>
    <w:basedOn w:val="1"/>
    <w:link w:val="46"/>
    <w:qFormat/>
    <w:uiPriority w:val="0"/>
    <w:rPr>
      <w:rFonts w:ascii="Georgia"/>
      <w:kern w:val="0"/>
      <w:sz w:val="20"/>
    </w:rPr>
  </w:style>
  <w:style w:type="paragraph" w:customStyle="1" w:styleId="48">
    <w:name w:val="Char Char Char Char Char Char Char Char Char Char Char Char Char2"/>
    <w:basedOn w:val="1"/>
    <w:qFormat/>
    <w:uiPriority w:val="0"/>
    <w:pPr>
      <w:snapToGrid w:val="0"/>
      <w:spacing w:line="360" w:lineRule="auto"/>
      <w:ind w:firstLine="200" w:firstLineChars="200"/>
    </w:pPr>
    <w:rPr>
      <w:rFonts w:eastAsia="仿宋_GB2312"/>
      <w:sz w:val="24"/>
      <w:szCs w:val="24"/>
    </w:rPr>
  </w:style>
  <w:style w:type="character" w:customStyle="1" w:styleId="49">
    <w:name w:val="日期 字符"/>
    <w:basedOn w:val="22"/>
    <w:link w:val="11"/>
    <w:qFormat/>
    <w:uiPriority w:val="0"/>
    <w:rPr>
      <w:kern w:val="2"/>
      <w:sz w:val="21"/>
    </w:rPr>
  </w:style>
  <w:style w:type="character" w:customStyle="1" w:styleId="50">
    <w:name w:val="正文文本缩进 2 字符"/>
    <w:basedOn w:val="22"/>
    <w:link w:val="12"/>
    <w:qFormat/>
    <w:uiPriority w:val="0"/>
    <w:rPr>
      <w:rFonts w:ascii="仿宋_GB2312" w:eastAsia="仿宋_GB2312"/>
      <w:sz w:val="24"/>
    </w:rPr>
  </w:style>
  <w:style w:type="character" w:customStyle="1" w:styleId="51">
    <w:name w:val="正文文本缩进 字符"/>
    <w:basedOn w:val="22"/>
    <w:link w:val="9"/>
    <w:qFormat/>
    <w:uiPriority w:val="0"/>
    <w:rPr>
      <w:rFonts w:ascii="仿宋_GB2312" w:hAnsi="MS Sans Serif" w:eastAsia="仿宋_GB2312"/>
      <w:sz w:val="28"/>
    </w:rPr>
  </w:style>
  <w:style w:type="character" w:customStyle="1" w:styleId="52">
    <w:name w:val="页眉 字符"/>
    <w:basedOn w:val="22"/>
    <w:link w:val="15"/>
    <w:qFormat/>
    <w:uiPriority w:val="0"/>
    <w:rPr>
      <w:kern w:val="2"/>
      <w:sz w:val="18"/>
    </w:rPr>
  </w:style>
  <w:style w:type="character" w:customStyle="1" w:styleId="53">
    <w:name w:val="正文文本缩进 3 字符"/>
    <w:basedOn w:val="22"/>
    <w:link w:val="16"/>
    <w:qFormat/>
    <w:uiPriority w:val="0"/>
    <w:rPr>
      <w:rFonts w:ascii="楷体_GB2312" w:eastAsia="楷体_GB2312"/>
      <w:kern w:val="2"/>
      <w:sz w:val="28"/>
    </w:rPr>
  </w:style>
  <w:style w:type="character" w:customStyle="1" w:styleId="54">
    <w:name w:val="批注框文本 字符"/>
    <w:basedOn w:val="22"/>
    <w:link w:val="13"/>
    <w:semiHidden/>
    <w:qFormat/>
    <w:uiPriority w:val="0"/>
    <w:rPr>
      <w:kern w:val="2"/>
      <w:sz w:val="18"/>
      <w:szCs w:val="18"/>
    </w:rPr>
  </w:style>
  <w:style w:type="character" w:customStyle="1" w:styleId="55">
    <w:name w:val="正文文本 2 字符"/>
    <w:basedOn w:val="22"/>
    <w:link w:val="17"/>
    <w:qFormat/>
    <w:uiPriority w:val="0"/>
    <w:rPr>
      <w:rFonts w:ascii="楷体_GB2312" w:eastAsia="楷体_GB2312"/>
      <w:kern w:val="2"/>
      <w:sz w:val="28"/>
    </w:rPr>
  </w:style>
  <w:style w:type="character" w:customStyle="1" w:styleId="56">
    <w:name w:val="正文文本 3 字符"/>
    <w:basedOn w:val="22"/>
    <w:link w:val="7"/>
    <w:qFormat/>
    <w:uiPriority w:val="0"/>
    <w:rPr>
      <w:rFonts w:ascii="楷体_GB2312" w:eastAsia="楷体_GB2312"/>
      <w:color w:val="000000"/>
      <w:kern w:val="2"/>
      <w:sz w:val="24"/>
      <w:szCs w:val="22"/>
    </w:rPr>
  </w:style>
  <w:style w:type="character" w:customStyle="1" w:styleId="57">
    <w:name w:val="纯文本 字符"/>
    <w:basedOn w:val="22"/>
    <w:link w:val="10"/>
    <w:qFormat/>
    <w:uiPriority w:val="0"/>
    <w:rPr>
      <w:rFonts w:ascii="宋体" w:hAnsi="Courier New" w:cs="Courier New"/>
      <w:kern w:val="2"/>
      <w:sz w:val="21"/>
      <w:szCs w:val="21"/>
    </w:rPr>
  </w:style>
  <w:style w:type="character" w:customStyle="1" w:styleId="58">
    <w:name w:val="文档结构图 字符"/>
    <w:basedOn w:val="22"/>
    <w:link w:val="5"/>
    <w:semiHidden/>
    <w:qFormat/>
    <w:uiPriority w:val="0"/>
    <w:rPr>
      <w:kern w:val="2"/>
      <w:sz w:val="21"/>
      <w:shd w:val="clear" w:color="auto" w:fill="000080"/>
    </w:rPr>
  </w:style>
  <w:style w:type="paragraph" w:customStyle="1" w:styleId="59">
    <w:name w:val="Char Char Char Char Char Char1 Char Char Char2"/>
    <w:basedOn w:val="1"/>
    <w:qFormat/>
    <w:uiPriority w:val="0"/>
    <w:pPr>
      <w:autoSpaceDE w:val="0"/>
      <w:autoSpaceDN w:val="0"/>
      <w:adjustRightInd w:val="0"/>
      <w:jc w:val="left"/>
      <w:textAlignment w:val="baseline"/>
    </w:pPr>
    <w:rPr>
      <w:rFonts w:eastAsia="方正仿宋简体"/>
      <w:sz w:val="32"/>
    </w:rPr>
  </w:style>
  <w:style w:type="character" w:customStyle="1" w:styleId="60">
    <w:name w:val="批注文字 字符"/>
    <w:basedOn w:val="22"/>
    <w:link w:val="6"/>
    <w:qFormat/>
    <w:uiPriority w:val="0"/>
    <w:rPr>
      <w:kern w:val="2"/>
      <w:sz w:val="21"/>
    </w:rPr>
  </w:style>
  <w:style w:type="character" w:customStyle="1" w:styleId="61">
    <w:name w:val="批注主题 字符"/>
    <w:basedOn w:val="60"/>
    <w:link w:val="19"/>
    <w:semiHidden/>
    <w:qFormat/>
    <w:uiPriority w:val="0"/>
    <w:rPr>
      <w:b/>
      <w:bCs/>
      <w:kern w:val="2"/>
      <w:sz w:val="21"/>
    </w:rPr>
  </w:style>
  <w:style w:type="character" w:customStyle="1" w:styleId="62">
    <w:name w:val="Char Char42"/>
    <w:qFormat/>
    <w:uiPriority w:val="0"/>
    <w:rPr>
      <w:b/>
      <w:bCs/>
      <w:sz w:val="32"/>
      <w:szCs w:val="32"/>
    </w:rPr>
  </w:style>
  <w:style w:type="paragraph" w:customStyle="1" w:styleId="63">
    <w:name w:val="Char Char Char Char Char Char Char Char Char Char Char Char Char1"/>
    <w:basedOn w:val="1"/>
    <w:qFormat/>
    <w:uiPriority w:val="0"/>
    <w:pPr>
      <w:snapToGrid w:val="0"/>
      <w:spacing w:line="360" w:lineRule="auto"/>
      <w:ind w:firstLine="200" w:firstLineChars="200"/>
    </w:pPr>
    <w:rPr>
      <w:rFonts w:eastAsia="仿宋_GB2312"/>
      <w:sz w:val="24"/>
      <w:szCs w:val="24"/>
    </w:rPr>
  </w:style>
  <w:style w:type="paragraph" w:customStyle="1" w:styleId="64">
    <w:name w:val="Char Char Char Char Char Char1 Char Char Char1"/>
    <w:basedOn w:val="1"/>
    <w:qFormat/>
    <w:uiPriority w:val="0"/>
    <w:pPr>
      <w:autoSpaceDE w:val="0"/>
      <w:autoSpaceDN w:val="0"/>
      <w:adjustRightInd w:val="0"/>
      <w:jc w:val="left"/>
      <w:textAlignment w:val="baseline"/>
    </w:pPr>
    <w:rPr>
      <w:rFonts w:eastAsia="方正仿宋简体"/>
      <w:sz w:val="32"/>
    </w:rPr>
  </w:style>
  <w:style w:type="character" w:customStyle="1" w:styleId="65">
    <w:name w:val="Char Char41"/>
    <w:qFormat/>
    <w:uiPriority w:val="0"/>
    <w:rPr>
      <w:b/>
      <w:bCs/>
      <w:sz w:val="32"/>
      <w:szCs w:val="32"/>
    </w:rPr>
  </w:style>
  <w:style w:type="paragraph" w:styleId="66">
    <w:name w:val="List Paragraph"/>
    <w:basedOn w:val="1"/>
    <w:qFormat/>
    <w:uiPriority w:val="34"/>
    <w:pPr>
      <w:ind w:firstLine="420" w:firstLineChars="200"/>
    </w:pPr>
  </w:style>
  <w:style w:type="paragraph" w:customStyle="1" w:styleId="67">
    <w:name w:val="附注二级正文"/>
    <w:basedOn w:val="1"/>
    <w:qFormat/>
    <w:uiPriority w:val="0"/>
    <w:pPr>
      <w:widowControl/>
      <w:adjustRightInd w:val="0"/>
      <w:snapToGrid w:val="0"/>
      <w:spacing w:line="400" w:lineRule="atLeast"/>
      <w:ind w:left="718" w:leftChars="342"/>
      <w:jc w:val="left"/>
    </w:pPr>
    <w:rPr>
      <w:rFonts w:ascii="宋体" w:hAnsi="宋体"/>
      <w:szCs w:val="21"/>
    </w:rPr>
  </w:style>
  <w:style w:type="paragraph" w:customStyle="1" w:styleId="68">
    <w:name w:val="附注三级正文"/>
    <w:basedOn w:val="1"/>
    <w:qFormat/>
    <w:uiPriority w:val="0"/>
    <w:pPr>
      <w:widowControl/>
      <w:tabs>
        <w:tab w:val="left" w:pos="630"/>
      </w:tabs>
      <w:adjustRightInd w:val="0"/>
      <w:snapToGrid w:val="0"/>
      <w:spacing w:line="400" w:lineRule="atLeast"/>
      <w:ind w:left="1260" w:leftChars="600"/>
      <w:jc w:val="left"/>
    </w:pPr>
    <w:rPr>
      <w:rFonts w:ascii="宋体" w:hAnsi="宋体"/>
      <w:szCs w:val="21"/>
    </w:rPr>
  </w:style>
  <w:style w:type="table" w:customStyle="1" w:styleId="69">
    <w:name w:val="网格型1"/>
    <w:basedOn w:val="20"/>
    <w:qFormat/>
    <w:uiPriority w:val="59"/>
    <w:rPr>
      <w:rFonts w:cs="Arial"/>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cf01"/>
    <w:basedOn w:val="22"/>
    <w:qFormat/>
    <w:uiPriority w:val="0"/>
    <w:rPr>
      <w:rFonts w:hint="eastAsia" w:ascii="Microsoft YaHei UI" w:hAnsi="Microsoft YaHei UI" w:eastAsia="Microsoft YaHei UI"/>
      <w:color w:val="FF0000"/>
      <w:sz w:val="18"/>
      <w:szCs w:val="18"/>
      <w:shd w:val="clear" w:color="auto" w:fill="FFFF00"/>
    </w:rPr>
  </w:style>
  <w:style w:type="paragraph" w:customStyle="1" w:styleId="71">
    <w:name w:val="Table Text"/>
    <w:basedOn w:val="1"/>
    <w:semiHidden/>
    <w:qFormat/>
    <w:uiPriority w:val="0"/>
    <w:pPr>
      <w:widowControl/>
      <w:kinsoku w:val="0"/>
      <w:autoSpaceDE w:val="0"/>
      <w:autoSpaceDN w:val="0"/>
      <w:adjustRightInd w:val="0"/>
      <w:snapToGrid w:val="0"/>
      <w:jc w:val="left"/>
    </w:pPr>
    <w:rPr>
      <w:rFonts w:ascii="Arial Narrow" w:hAnsi="Arial Narrow" w:eastAsia="Arial Narrow" w:cs="Arial Narrow"/>
      <w:color w:val="000000"/>
      <w:kern w:val="0"/>
      <w:sz w:val="16"/>
      <w:szCs w:val="16"/>
      <w:lang w:eastAsia="en-US"/>
    </w:rPr>
  </w:style>
  <w:style w:type="table" w:customStyle="1" w:styleId="72">
    <w:name w:val="Table Normal"/>
    <w:semiHidden/>
    <w:unhideWhenUsed/>
    <w:qFormat/>
    <w:uiPriority w:val="0"/>
    <w:rPr>
      <w:rFonts w:ascii="Arial" w:hAnsi="Arial" w:cs="Arial" w:eastAsiaTheme="minorEastAsia"/>
    </w:rPr>
    <w:tblPr>
      <w:tblCellMar>
        <w:top w:w="0" w:type="dxa"/>
        <w:left w:w="0" w:type="dxa"/>
        <w:bottom w:w="0" w:type="dxa"/>
        <w:right w:w="0" w:type="dxa"/>
      </w:tblCellMar>
    </w:tblPr>
  </w:style>
  <w:style w:type="character" w:customStyle="1" w:styleId="73">
    <w:name w:val="font11"/>
    <w:basedOn w:val="22"/>
    <w:qFormat/>
    <w:uiPriority w:val="0"/>
    <w:rPr>
      <w:rFonts w:hint="eastAsia" w:ascii="宋体" w:hAnsi="宋体" w:eastAsia="宋体" w:cs="宋体"/>
      <w:color w:val="000000"/>
      <w:sz w:val="21"/>
      <w:szCs w:val="21"/>
      <w:u w:val="none"/>
    </w:rPr>
  </w:style>
  <w:style w:type="character" w:customStyle="1" w:styleId="74">
    <w:name w:val="font31"/>
    <w:basedOn w:val="22"/>
    <w:qFormat/>
    <w:uiPriority w:val="0"/>
    <w:rPr>
      <w:rFonts w:hint="eastAsia" w:ascii="宋体" w:hAnsi="宋体" w:eastAsia="宋体" w:cs="宋体"/>
      <w:color w:val="000000"/>
      <w:sz w:val="21"/>
      <w:szCs w:val="21"/>
      <w:u w:val="none"/>
    </w:rPr>
  </w:style>
  <w:style w:type="character" w:customStyle="1" w:styleId="75">
    <w:name w:val="font21"/>
    <w:basedOn w:val="22"/>
    <w:qFormat/>
    <w:uiPriority w:val="0"/>
    <w:rPr>
      <w:rFonts w:hint="default" w:ascii="Arial Narrow" w:hAnsi="Arial Narrow" w:eastAsia="Arial Narrow" w:cs="Arial Narrow"/>
      <w:color w:val="000000"/>
      <w:sz w:val="21"/>
      <w:szCs w:val="21"/>
      <w:u w:val="none"/>
    </w:rPr>
  </w:style>
  <w:style w:type="character" w:customStyle="1" w:styleId="76">
    <w:name w:val="font71"/>
    <w:basedOn w:val="22"/>
    <w:qFormat/>
    <w:uiPriority w:val="0"/>
    <w:rPr>
      <w:rFonts w:hint="eastAsia" w:ascii="宋体" w:hAnsi="宋体" w:eastAsia="宋体" w:cs="宋体"/>
      <w:color w:val="000000"/>
      <w:sz w:val="21"/>
      <w:szCs w:val="21"/>
      <w:u w:val="none"/>
    </w:rPr>
  </w:style>
  <w:style w:type="character" w:customStyle="1" w:styleId="77">
    <w:name w:val="font81"/>
    <w:basedOn w:val="22"/>
    <w:qFormat/>
    <w:uiPriority w:val="0"/>
    <w:rPr>
      <w:rFonts w:hint="eastAsia" w:ascii="宋体" w:hAnsi="宋体" w:eastAsia="宋体" w:cs="宋体"/>
      <w:color w:val="000000"/>
      <w:sz w:val="18"/>
      <w:szCs w:val="18"/>
      <w:u w:val="none"/>
    </w:rPr>
  </w:style>
  <w:style w:type="character" w:customStyle="1" w:styleId="78">
    <w:name w:val="font61"/>
    <w:basedOn w:val="22"/>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 Id="rId11"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6BC6FC8-E328-4B30-9EF8-F4CCB4C5E959}">
  <ds:schemaRefs/>
</ds:datastoreItem>
</file>

<file path=docProps/app.xml><?xml version="1.0" encoding="utf-8"?>
<Properties xmlns="http://schemas.openxmlformats.org/officeDocument/2006/extended-properties" xmlns:vt="http://schemas.openxmlformats.org/officeDocument/2006/docPropsVTypes">
  <Template>Normal</Template>
  <Pages>79</Pages>
  <Words>10855</Words>
  <Characters>10937</Characters>
  <Lines>5496</Lines>
  <Paragraphs>4706</Paragraphs>
  <TotalTime>2</TotalTime>
  <ScaleCrop>false</ScaleCrop>
  <LinksUpToDate>false</LinksUpToDate>
  <CharactersWithSpaces>10938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2010-08-16T02:07:00Z</dcterms:created>
  <dc:creator>zhang</dc:creator>
  <cp:lastModifiedBy>吕香蕉</cp:lastModifiedBy>
  <cp:lastPrinted>2012-12-05T07:54:00Z</cp:lastPrinted>
  <dcterms:modified xsi:type="dcterms:W3CDTF">2026-04-29T02:03:04Z</dcterms:modified>
  <dc:subject>附注</dc:subject>
  <dc:title>XX股份有限公司</dc:title>
  <cp:revision>569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eyJoZGlkIjoiYzdmNjMxOTY4NGVmNjlhMWMxZmYxZmU3OGVmNzYyOWYiLCJ1c2VySWQiOiIyMzM1ODY3ODkifQ==</vt:lpwstr>
  </property>
  <property fmtid="{D5CDD505-2E9C-101B-9397-08002B2CF9AE}" pid="3" name="KSOProductBuildVer">
    <vt:lpwstr>2052-12.1.0.25225</vt:lpwstr>
  </property>
  <property fmtid="{D5CDD505-2E9C-101B-9397-08002B2CF9AE}" pid="4" name="ICV">
    <vt:lpwstr>DE35D3EB9B2043E0ABED6222B1A35EDE_13</vt:lpwstr>
  </property>
</Properties>
</file>